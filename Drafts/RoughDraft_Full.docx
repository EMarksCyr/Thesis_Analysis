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9400A1" w14:textId="77777777" w:rsidR="00DA25A3" w:rsidRPr="0089456A" w:rsidRDefault="00DA25A3" w:rsidP="009E695B">
      <w:pPr>
        <w:spacing w:line="480" w:lineRule="auto"/>
        <w:jc w:val="center"/>
        <w:rPr>
          <w:rFonts w:ascii="Times New Roman" w:hAnsi="Times New Roman" w:cs="Times New Roman"/>
          <w:sz w:val="24"/>
          <w:szCs w:val="24"/>
        </w:rPr>
      </w:pPr>
    </w:p>
    <w:p w14:paraId="424ADE12" w14:textId="77777777" w:rsidR="00DA25A3" w:rsidRPr="0089456A" w:rsidRDefault="00DA25A3" w:rsidP="009E695B">
      <w:pPr>
        <w:spacing w:line="480" w:lineRule="auto"/>
        <w:jc w:val="center"/>
        <w:rPr>
          <w:rFonts w:ascii="Times New Roman" w:hAnsi="Times New Roman" w:cs="Times New Roman"/>
          <w:sz w:val="24"/>
          <w:szCs w:val="24"/>
        </w:rPr>
      </w:pPr>
    </w:p>
    <w:p w14:paraId="31CD5535" w14:textId="69C476B7" w:rsidR="00DA25A3" w:rsidRDefault="00DA25A3" w:rsidP="009E695B">
      <w:pPr>
        <w:spacing w:line="480" w:lineRule="auto"/>
        <w:jc w:val="center"/>
        <w:rPr>
          <w:ins w:id="0" w:author="Elizabeth Marks" w:date="2021-04-28T19:55:00Z"/>
          <w:rFonts w:ascii="Times New Roman" w:hAnsi="Times New Roman" w:cs="Times New Roman"/>
          <w:sz w:val="24"/>
          <w:szCs w:val="24"/>
        </w:rPr>
      </w:pPr>
    </w:p>
    <w:p w14:paraId="310B3C4C" w14:textId="17150614" w:rsidR="00C61BE9" w:rsidRDefault="00C61BE9" w:rsidP="009E695B">
      <w:pPr>
        <w:spacing w:line="480" w:lineRule="auto"/>
        <w:jc w:val="center"/>
        <w:rPr>
          <w:ins w:id="1" w:author="Elizabeth Marks" w:date="2021-04-28T19:55:00Z"/>
          <w:rFonts w:ascii="Times New Roman" w:hAnsi="Times New Roman" w:cs="Times New Roman"/>
          <w:sz w:val="24"/>
          <w:szCs w:val="24"/>
        </w:rPr>
      </w:pPr>
    </w:p>
    <w:p w14:paraId="1C96F845" w14:textId="77777777" w:rsidR="00C61BE9" w:rsidRPr="0089456A" w:rsidRDefault="00C61BE9" w:rsidP="009E695B">
      <w:pPr>
        <w:spacing w:line="480" w:lineRule="auto"/>
        <w:jc w:val="center"/>
        <w:rPr>
          <w:rFonts w:ascii="Times New Roman" w:hAnsi="Times New Roman" w:cs="Times New Roman"/>
          <w:sz w:val="24"/>
          <w:szCs w:val="24"/>
        </w:rPr>
      </w:pPr>
    </w:p>
    <w:p w14:paraId="2F55EB2C" w14:textId="77777777" w:rsidR="00C61BE9" w:rsidRDefault="00C61BE9" w:rsidP="009E695B">
      <w:pPr>
        <w:spacing w:line="480" w:lineRule="auto"/>
        <w:jc w:val="center"/>
        <w:rPr>
          <w:ins w:id="2" w:author="Elizabeth Marks" w:date="2021-04-28T19:55:00Z"/>
          <w:rFonts w:ascii="Times New Roman" w:hAnsi="Times New Roman" w:cs="Times New Roman"/>
          <w:sz w:val="24"/>
          <w:szCs w:val="24"/>
        </w:rPr>
      </w:pPr>
      <w:commentRangeStart w:id="3"/>
      <w:ins w:id="4" w:author="Elizabeth Marks" w:date="2021-04-28T19:54:00Z">
        <w:r>
          <w:rPr>
            <w:rFonts w:ascii="Times New Roman" w:hAnsi="Times New Roman" w:cs="Times New Roman"/>
            <w:sz w:val="24"/>
            <w:szCs w:val="24"/>
          </w:rPr>
          <w:t xml:space="preserve">Employee </w:t>
        </w:r>
      </w:ins>
      <w:ins w:id="5" w:author="Elizabeth Marks" w:date="2021-04-28T19:55:00Z">
        <w:r>
          <w:rPr>
            <w:rFonts w:ascii="Times New Roman" w:hAnsi="Times New Roman" w:cs="Times New Roman"/>
            <w:sz w:val="24"/>
            <w:szCs w:val="24"/>
          </w:rPr>
          <w:t>Prioritization</w:t>
        </w:r>
      </w:ins>
      <w:ins w:id="6" w:author="Elizabeth Marks" w:date="2021-04-28T19:54:00Z">
        <w:r>
          <w:rPr>
            <w:rFonts w:ascii="Times New Roman" w:hAnsi="Times New Roman" w:cs="Times New Roman"/>
            <w:sz w:val="24"/>
            <w:szCs w:val="24"/>
          </w:rPr>
          <w:t xml:space="preserve"> or </w:t>
        </w:r>
      </w:ins>
      <w:ins w:id="7" w:author="Elizabeth Marks" w:date="2021-04-28T19:55:00Z">
        <w:r>
          <w:rPr>
            <w:rFonts w:ascii="Times New Roman" w:hAnsi="Times New Roman" w:cs="Times New Roman"/>
            <w:sz w:val="24"/>
            <w:szCs w:val="24"/>
          </w:rPr>
          <w:t>E</w:t>
        </w:r>
      </w:ins>
      <w:ins w:id="8" w:author="Elizabeth Marks" w:date="2021-04-28T19:54:00Z">
        <w:r>
          <w:rPr>
            <w:rFonts w:ascii="Times New Roman" w:hAnsi="Times New Roman" w:cs="Times New Roman"/>
            <w:sz w:val="24"/>
            <w:szCs w:val="24"/>
          </w:rPr>
          <w:t xml:space="preserve">xploitation? </w:t>
        </w:r>
      </w:ins>
    </w:p>
    <w:p w14:paraId="21FB85F3" w14:textId="4F111CB8" w:rsidR="00DA25A3" w:rsidRPr="0089456A" w:rsidRDefault="00A05792" w:rsidP="009E695B">
      <w:pPr>
        <w:spacing w:line="480" w:lineRule="auto"/>
        <w:jc w:val="center"/>
        <w:rPr>
          <w:rFonts w:ascii="Times New Roman" w:hAnsi="Times New Roman" w:cs="Times New Roman"/>
          <w:sz w:val="24"/>
          <w:szCs w:val="24"/>
        </w:rPr>
      </w:pPr>
      <w:ins w:id="9" w:author="Elizabeth Marks" w:date="2021-04-29T05:39:00Z">
        <w:r>
          <w:rPr>
            <w:rFonts w:ascii="Times New Roman" w:hAnsi="Times New Roman" w:cs="Times New Roman"/>
            <w:sz w:val="24"/>
            <w:szCs w:val="24"/>
          </w:rPr>
          <w:t>What Extravagant Perks Say About</w:t>
        </w:r>
      </w:ins>
      <w:ins w:id="10" w:author="Elizabeth Marks" w:date="2021-04-28T19:54:00Z">
        <w:r w:rsidR="00C61BE9">
          <w:rPr>
            <w:rFonts w:ascii="Times New Roman" w:hAnsi="Times New Roman" w:cs="Times New Roman"/>
            <w:sz w:val="24"/>
            <w:szCs w:val="24"/>
          </w:rPr>
          <w:t xml:space="preserve"> </w:t>
        </w:r>
      </w:ins>
      <w:ins w:id="11" w:author="Elizabeth Marks" w:date="2021-04-28T19:55:00Z">
        <w:r w:rsidR="00C61BE9">
          <w:rPr>
            <w:rFonts w:ascii="Times New Roman" w:hAnsi="Times New Roman" w:cs="Times New Roman"/>
            <w:sz w:val="24"/>
            <w:szCs w:val="24"/>
          </w:rPr>
          <w:t>O</w:t>
        </w:r>
      </w:ins>
      <w:ins w:id="12" w:author="Elizabeth Marks" w:date="2021-04-28T19:54:00Z">
        <w:r w:rsidR="00C61BE9">
          <w:rPr>
            <w:rFonts w:ascii="Times New Roman" w:hAnsi="Times New Roman" w:cs="Times New Roman"/>
            <w:sz w:val="24"/>
            <w:szCs w:val="24"/>
          </w:rPr>
          <w:t>rganizational</w:t>
        </w:r>
      </w:ins>
      <w:ins w:id="13" w:author="Elizabeth Marks" w:date="2021-04-28T19:55:00Z">
        <w:r w:rsidR="00C61BE9">
          <w:rPr>
            <w:rFonts w:ascii="Times New Roman" w:hAnsi="Times New Roman" w:cs="Times New Roman"/>
            <w:sz w:val="24"/>
            <w:szCs w:val="24"/>
          </w:rPr>
          <w:t xml:space="preserve"> C</w:t>
        </w:r>
      </w:ins>
      <w:ins w:id="14" w:author="Elizabeth Marks" w:date="2021-04-28T19:54:00Z">
        <w:r w:rsidR="00C61BE9">
          <w:rPr>
            <w:rFonts w:ascii="Times New Roman" w:hAnsi="Times New Roman" w:cs="Times New Roman"/>
            <w:sz w:val="24"/>
            <w:szCs w:val="24"/>
          </w:rPr>
          <w:t xml:space="preserve">ulture in the </w:t>
        </w:r>
      </w:ins>
      <w:ins w:id="15" w:author="Elizabeth Marks" w:date="2021-04-28T19:55:00Z">
        <w:r w:rsidR="00C61BE9">
          <w:rPr>
            <w:rFonts w:ascii="Times New Roman" w:hAnsi="Times New Roman" w:cs="Times New Roman"/>
            <w:sz w:val="24"/>
            <w:szCs w:val="24"/>
          </w:rPr>
          <w:t>M</w:t>
        </w:r>
      </w:ins>
      <w:ins w:id="16" w:author="Elizabeth Marks" w:date="2021-04-28T19:54:00Z">
        <w:r w:rsidR="00C61BE9">
          <w:rPr>
            <w:rFonts w:ascii="Times New Roman" w:hAnsi="Times New Roman" w:cs="Times New Roman"/>
            <w:sz w:val="24"/>
            <w:szCs w:val="24"/>
          </w:rPr>
          <w:t xml:space="preserve">odern </w:t>
        </w:r>
      </w:ins>
      <w:ins w:id="17" w:author="Elizabeth Marks" w:date="2021-04-28T19:55:00Z">
        <w:r w:rsidR="00C61BE9">
          <w:rPr>
            <w:rFonts w:ascii="Times New Roman" w:hAnsi="Times New Roman" w:cs="Times New Roman"/>
            <w:sz w:val="24"/>
            <w:szCs w:val="24"/>
          </w:rPr>
          <w:t>W</w:t>
        </w:r>
      </w:ins>
      <w:ins w:id="18" w:author="Elizabeth Marks" w:date="2021-04-28T19:54:00Z">
        <w:r w:rsidR="00C61BE9">
          <w:rPr>
            <w:rFonts w:ascii="Times New Roman" w:hAnsi="Times New Roman" w:cs="Times New Roman"/>
            <w:sz w:val="24"/>
            <w:szCs w:val="24"/>
          </w:rPr>
          <w:t>orkplace</w:t>
        </w:r>
      </w:ins>
      <w:commentRangeEnd w:id="3"/>
      <w:r w:rsidR="000031A7">
        <w:rPr>
          <w:rStyle w:val="CommentReference"/>
        </w:rPr>
        <w:commentReference w:id="3"/>
      </w:r>
    </w:p>
    <w:p w14:paraId="6220E698" w14:textId="6C8E8FD9" w:rsidR="00DA25A3" w:rsidRPr="0089456A" w:rsidDel="00C61BE9" w:rsidRDefault="00DA25A3" w:rsidP="009E695B">
      <w:pPr>
        <w:spacing w:line="480" w:lineRule="auto"/>
        <w:jc w:val="center"/>
        <w:rPr>
          <w:del w:id="19" w:author="Elizabeth Marks" w:date="2021-04-28T19:55:00Z"/>
          <w:rFonts w:ascii="Times New Roman" w:hAnsi="Times New Roman" w:cs="Times New Roman"/>
          <w:sz w:val="24"/>
          <w:szCs w:val="24"/>
        </w:rPr>
      </w:pPr>
    </w:p>
    <w:p w14:paraId="30B7220E" w14:textId="642E35B4" w:rsidR="00DA25A3" w:rsidRPr="0089456A" w:rsidDel="00C61BE9" w:rsidRDefault="00DA25A3" w:rsidP="009E695B">
      <w:pPr>
        <w:spacing w:line="480" w:lineRule="auto"/>
        <w:jc w:val="center"/>
        <w:rPr>
          <w:del w:id="20" w:author="Elizabeth Marks" w:date="2021-04-28T19:55:00Z"/>
          <w:rFonts w:ascii="Times New Roman" w:hAnsi="Times New Roman" w:cs="Times New Roman"/>
          <w:sz w:val="24"/>
          <w:szCs w:val="24"/>
        </w:rPr>
      </w:pPr>
    </w:p>
    <w:p w14:paraId="543DE186" w14:textId="7FFB60FB" w:rsidR="00DA25A3" w:rsidRPr="0089456A" w:rsidDel="00C61BE9" w:rsidRDefault="007066EC" w:rsidP="009E695B">
      <w:pPr>
        <w:spacing w:line="480" w:lineRule="auto"/>
        <w:jc w:val="center"/>
        <w:rPr>
          <w:del w:id="21" w:author="Elizabeth Marks" w:date="2021-04-28T19:55:00Z"/>
          <w:rFonts w:ascii="Times New Roman" w:hAnsi="Times New Roman" w:cs="Times New Roman"/>
          <w:sz w:val="24"/>
          <w:szCs w:val="24"/>
        </w:rPr>
      </w:pPr>
      <w:del w:id="22" w:author="Elizabeth Marks" w:date="2021-04-28T19:55:00Z">
        <w:r w:rsidRPr="0089456A" w:rsidDel="00C61BE9">
          <w:rPr>
            <w:rFonts w:ascii="Times New Roman" w:hAnsi="Times New Roman" w:cs="Times New Roman"/>
            <w:sz w:val="24"/>
            <w:szCs w:val="24"/>
          </w:rPr>
          <w:delText xml:space="preserve">Culture Signaling at Work: </w:delText>
        </w:r>
        <w:commentRangeStart w:id="23"/>
        <w:r w:rsidRPr="0089456A" w:rsidDel="00C61BE9">
          <w:rPr>
            <w:rFonts w:ascii="Times New Roman" w:hAnsi="Times New Roman" w:cs="Times New Roman"/>
            <w:sz w:val="24"/>
            <w:szCs w:val="24"/>
          </w:rPr>
          <w:delText>System Justification</w:delText>
        </w:r>
        <w:commentRangeEnd w:id="23"/>
        <w:r w:rsidR="000F4C0C" w:rsidDel="00C61BE9">
          <w:rPr>
            <w:rStyle w:val="CommentReference"/>
          </w:rPr>
          <w:commentReference w:id="23"/>
        </w:r>
        <w:r w:rsidRPr="0089456A" w:rsidDel="00C61BE9">
          <w:rPr>
            <w:rFonts w:ascii="Times New Roman" w:hAnsi="Times New Roman" w:cs="Times New Roman"/>
            <w:sz w:val="24"/>
            <w:szCs w:val="24"/>
          </w:rPr>
          <w:delText xml:space="preserve"> in High Tech</w:delText>
        </w:r>
      </w:del>
    </w:p>
    <w:p w14:paraId="740634B9" w14:textId="77777777" w:rsidR="00AA7703" w:rsidRPr="0089456A" w:rsidRDefault="00AA7703" w:rsidP="00AA7703">
      <w:pPr>
        <w:spacing w:line="480" w:lineRule="auto"/>
        <w:jc w:val="center"/>
        <w:rPr>
          <w:rFonts w:ascii="Times New Roman" w:hAnsi="Times New Roman" w:cs="Times New Roman"/>
          <w:sz w:val="24"/>
          <w:szCs w:val="24"/>
        </w:rPr>
      </w:pPr>
      <w:r w:rsidRPr="0089456A">
        <w:rPr>
          <w:rFonts w:ascii="Times New Roman" w:hAnsi="Times New Roman" w:cs="Times New Roman"/>
          <w:sz w:val="24"/>
          <w:szCs w:val="24"/>
        </w:rPr>
        <w:t>Brock University</w:t>
      </w:r>
    </w:p>
    <w:p w14:paraId="2D219D69" w14:textId="77777777" w:rsidR="00AA7703" w:rsidRPr="0089456A" w:rsidRDefault="00AA7703" w:rsidP="00AA7703">
      <w:pPr>
        <w:spacing w:line="480" w:lineRule="auto"/>
        <w:jc w:val="center"/>
        <w:rPr>
          <w:rFonts w:ascii="Times New Roman" w:hAnsi="Times New Roman" w:cs="Times New Roman"/>
          <w:sz w:val="24"/>
          <w:szCs w:val="24"/>
        </w:rPr>
      </w:pPr>
      <w:r w:rsidRPr="0089456A">
        <w:rPr>
          <w:rFonts w:ascii="Times New Roman" w:hAnsi="Times New Roman" w:cs="Times New Roman"/>
          <w:sz w:val="24"/>
          <w:szCs w:val="24"/>
        </w:rPr>
        <w:t>Undergraduate Empirical Research Thesis</w:t>
      </w:r>
    </w:p>
    <w:p w14:paraId="7DA096E3" w14:textId="77777777" w:rsidR="00AA7703" w:rsidRPr="0089456A" w:rsidRDefault="00AA7703" w:rsidP="00AA7703">
      <w:pPr>
        <w:spacing w:line="480" w:lineRule="auto"/>
        <w:jc w:val="center"/>
        <w:rPr>
          <w:rFonts w:ascii="Times New Roman" w:hAnsi="Times New Roman" w:cs="Times New Roman"/>
          <w:sz w:val="24"/>
          <w:szCs w:val="24"/>
        </w:rPr>
      </w:pPr>
      <w:r w:rsidRPr="0089456A">
        <w:rPr>
          <w:rFonts w:ascii="Times New Roman" w:hAnsi="Times New Roman" w:cs="Times New Roman"/>
          <w:sz w:val="24"/>
          <w:szCs w:val="24"/>
        </w:rPr>
        <w:t>4P91 &amp; 4P95</w:t>
      </w:r>
    </w:p>
    <w:p w14:paraId="2E2C20F5" w14:textId="7B1BECE9" w:rsidR="007066EC" w:rsidRPr="0089456A" w:rsidRDefault="00AA7703" w:rsidP="00AA7703">
      <w:pPr>
        <w:spacing w:line="480" w:lineRule="auto"/>
        <w:jc w:val="center"/>
        <w:rPr>
          <w:rFonts w:ascii="Times New Roman" w:hAnsi="Times New Roman" w:cs="Times New Roman"/>
          <w:sz w:val="24"/>
          <w:szCs w:val="24"/>
        </w:rPr>
      </w:pPr>
      <w:r w:rsidRPr="0089456A">
        <w:rPr>
          <w:rFonts w:ascii="Times New Roman" w:hAnsi="Times New Roman" w:cs="Times New Roman"/>
          <w:sz w:val="24"/>
          <w:szCs w:val="24"/>
        </w:rPr>
        <w:t>Supervisor: William Hall</w:t>
      </w:r>
    </w:p>
    <w:p w14:paraId="795C8E31" w14:textId="65D206BF" w:rsidR="00AA7703" w:rsidRPr="0089456A" w:rsidRDefault="00AA7703" w:rsidP="00AA7703">
      <w:pPr>
        <w:spacing w:line="480" w:lineRule="auto"/>
        <w:jc w:val="center"/>
        <w:rPr>
          <w:rFonts w:ascii="Times New Roman" w:hAnsi="Times New Roman" w:cs="Times New Roman"/>
          <w:sz w:val="24"/>
          <w:szCs w:val="24"/>
        </w:rPr>
      </w:pPr>
      <w:r w:rsidRPr="0089456A">
        <w:rPr>
          <w:rFonts w:ascii="Times New Roman" w:hAnsi="Times New Roman" w:cs="Times New Roman"/>
          <w:sz w:val="24"/>
          <w:szCs w:val="24"/>
        </w:rPr>
        <w:t>Thesis Student: Elizabeth Cyr</w:t>
      </w:r>
    </w:p>
    <w:p w14:paraId="434BB878" w14:textId="77777777" w:rsidR="00DA25A3" w:rsidRPr="0089456A" w:rsidRDefault="00DA25A3" w:rsidP="009E695B">
      <w:pPr>
        <w:spacing w:line="480" w:lineRule="auto"/>
        <w:jc w:val="center"/>
        <w:rPr>
          <w:rFonts w:ascii="Times New Roman" w:hAnsi="Times New Roman" w:cs="Times New Roman"/>
          <w:sz w:val="24"/>
          <w:szCs w:val="24"/>
        </w:rPr>
      </w:pPr>
    </w:p>
    <w:p w14:paraId="0F14C32C" w14:textId="77777777" w:rsidR="00DA25A3" w:rsidRPr="0089456A" w:rsidRDefault="00DA25A3" w:rsidP="009E695B">
      <w:pPr>
        <w:spacing w:line="480" w:lineRule="auto"/>
        <w:jc w:val="center"/>
        <w:rPr>
          <w:rFonts w:ascii="Times New Roman" w:hAnsi="Times New Roman" w:cs="Times New Roman"/>
          <w:sz w:val="24"/>
          <w:szCs w:val="24"/>
        </w:rPr>
      </w:pPr>
    </w:p>
    <w:p w14:paraId="7584262D" w14:textId="77777777" w:rsidR="00DA25A3" w:rsidRPr="0089456A" w:rsidRDefault="00DA25A3" w:rsidP="009E695B">
      <w:pPr>
        <w:spacing w:line="480" w:lineRule="auto"/>
        <w:jc w:val="center"/>
        <w:rPr>
          <w:rFonts w:ascii="Times New Roman" w:hAnsi="Times New Roman" w:cs="Times New Roman"/>
          <w:sz w:val="24"/>
          <w:szCs w:val="24"/>
        </w:rPr>
      </w:pPr>
    </w:p>
    <w:p w14:paraId="0C57E5BC" w14:textId="77777777" w:rsidR="00DA25A3" w:rsidRPr="0089456A" w:rsidRDefault="00DA25A3" w:rsidP="009E695B">
      <w:pPr>
        <w:spacing w:line="480" w:lineRule="auto"/>
        <w:jc w:val="center"/>
        <w:rPr>
          <w:rFonts w:ascii="Times New Roman" w:hAnsi="Times New Roman" w:cs="Times New Roman"/>
          <w:sz w:val="24"/>
          <w:szCs w:val="24"/>
        </w:rPr>
      </w:pPr>
    </w:p>
    <w:p w14:paraId="7AA1688E" w14:textId="77777777" w:rsidR="00DA25A3" w:rsidRPr="0089456A" w:rsidRDefault="00DA25A3" w:rsidP="009E695B">
      <w:pPr>
        <w:spacing w:line="480" w:lineRule="auto"/>
        <w:jc w:val="center"/>
        <w:rPr>
          <w:rFonts w:ascii="Times New Roman" w:hAnsi="Times New Roman" w:cs="Times New Roman"/>
          <w:sz w:val="24"/>
          <w:szCs w:val="24"/>
        </w:rPr>
      </w:pPr>
    </w:p>
    <w:p w14:paraId="390A44C6" w14:textId="77777777" w:rsidR="00DA25A3" w:rsidRPr="0089456A" w:rsidRDefault="00DA25A3" w:rsidP="00AA7703">
      <w:pPr>
        <w:spacing w:line="480" w:lineRule="auto"/>
        <w:rPr>
          <w:rFonts w:ascii="Times New Roman" w:hAnsi="Times New Roman" w:cs="Times New Roman"/>
          <w:sz w:val="24"/>
          <w:szCs w:val="24"/>
        </w:rPr>
      </w:pPr>
      <w:commentRangeStart w:id="24"/>
    </w:p>
    <w:p w14:paraId="05D570BE" w14:textId="2CD1560F" w:rsidR="009E695B" w:rsidRPr="0089456A" w:rsidRDefault="009E695B">
      <w:pPr>
        <w:spacing w:line="480" w:lineRule="auto"/>
        <w:ind w:firstLine="720"/>
        <w:rPr>
          <w:rFonts w:ascii="Times New Roman" w:hAnsi="Times New Roman" w:cs="Times New Roman"/>
          <w:sz w:val="24"/>
          <w:szCs w:val="24"/>
        </w:rPr>
        <w:pPrChange w:id="25" w:author="William Hall" w:date="2021-04-29T14:39:00Z">
          <w:pPr>
            <w:spacing w:line="480" w:lineRule="auto"/>
            <w:jc w:val="center"/>
          </w:pPr>
        </w:pPrChange>
      </w:pPr>
      <w:commentRangeStart w:id="26"/>
      <w:commentRangeStart w:id="27"/>
      <w:r w:rsidRPr="0089456A">
        <w:rPr>
          <w:rFonts w:ascii="Times New Roman" w:hAnsi="Times New Roman" w:cs="Times New Roman"/>
          <w:sz w:val="24"/>
          <w:szCs w:val="24"/>
        </w:rPr>
        <w:lastRenderedPageBreak/>
        <w:t xml:space="preserve">Looking at novel perks offered by technology </w:t>
      </w:r>
      <w:del w:id="28" w:author="Elizabeth Marks" w:date="2021-04-30T03:18:00Z">
        <w:r w:rsidRPr="0089456A" w:rsidDel="00D84DFE">
          <w:rPr>
            <w:rFonts w:ascii="Times New Roman" w:hAnsi="Times New Roman" w:cs="Times New Roman"/>
            <w:sz w:val="24"/>
            <w:szCs w:val="24"/>
          </w:rPr>
          <w:delText>organizations</w:delText>
        </w:r>
      </w:del>
      <w:ins w:id="29" w:author="Elizabeth Marks" w:date="2021-04-30T03:18:00Z">
        <w:r w:rsidR="00D84DFE">
          <w:rPr>
            <w:rFonts w:ascii="Times New Roman" w:hAnsi="Times New Roman" w:cs="Times New Roman"/>
            <w:sz w:val="24"/>
            <w:szCs w:val="24"/>
          </w:rPr>
          <w:t>companies</w:t>
        </w:r>
      </w:ins>
      <w:r w:rsidRPr="0089456A">
        <w:rPr>
          <w:rFonts w:ascii="Times New Roman" w:hAnsi="Times New Roman" w:cs="Times New Roman"/>
          <w:sz w:val="24"/>
          <w:szCs w:val="24"/>
        </w:rPr>
        <w:t xml:space="preserve">, we examined the role they play as signals of </w:t>
      </w:r>
      <w:r w:rsidR="00BB0A48">
        <w:rPr>
          <w:rFonts w:ascii="Times New Roman" w:hAnsi="Times New Roman" w:cs="Times New Roman"/>
          <w:sz w:val="24"/>
          <w:szCs w:val="24"/>
        </w:rPr>
        <w:t>organizational</w:t>
      </w:r>
      <w:r w:rsidRPr="0089456A">
        <w:rPr>
          <w:rFonts w:ascii="Times New Roman" w:hAnsi="Times New Roman" w:cs="Times New Roman"/>
          <w:sz w:val="24"/>
          <w:szCs w:val="24"/>
        </w:rPr>
        <w:t xml:space="preserve"> culture and how this may impact</w:t>
      </w:r>
      <w:r w:rsidR="002415AC">
        <w:rPr>
          <w:rFonts w:ascii="Times New Roman" w:hAnsi="Times New Roman" w:cs="Times New Roman"/>
          <w:sz w:val="24"/>
          <w:szCs w:val="24"/>
        </w:rPr>
        <w:t xml:space="preserve"> the</w:t>
      </w:r>
      <w:r w:rsidRPr="0089456A">
        <w:rPr>
          <w:rFonts w:ascii="Times New Roman" w:hAnsi="Times New Roman" w:cs="Times New Roman"/>
          <w:sz w:val="24"/>
          <w:szCs w:val="24"/>
        </w:rPr>
        <w:t xml:space="preserve"> justification of employee exploitation and mistreatment from a system justification theoretical perspective. To investigate this, we introduced a sample comprising of</w:t>
      </w:r>
      <w:r w:rsidR="00573B5F">
        <w:rPr>
          <w:rFonts w:ascii="Times New Roman" w:hAnsi="Times New Roman" w:cs="Times New Roman"/>
          <w:sz w:val="24"/>
          <w:szCs w:val="24"/>
        </w:rPr>
        <w:t xml:space="preserve"> </w:t>
      </w:r>
      <w:r w:rsidR="00573B5F" w:rsidRPr="0089456A">
        <w:rPr>
          <w:rFonts w:ascii="Times New Roman" w:hAnsi="Times New Roman" w:cs="Times New Roman"/>
          <w:sz w:val="24"/>
          <w:szCs w:val="24"/>
        </w:rPr>
        <w:t>291 university students (</w:t>
      </w:r>
      <w:r w:rsidR="00573B5F">
        <w:rPr>
          <w:rFonts w:ascii="Times New Roman" w:hAnsi="Times New Roman" w:cs="Times New Roman"/>
          <w:sz w:val="24"/>
          <w:szCs w:val="24"/>
        </w:rPr>
        <w:t xml:space="preserve">83.3% Female, </w:t>
      </w:r>
      <w:r w:rsidR="00573B5F" w:rsidRPr="0089456A">
        <w:rPr>
          <w:rFonts w:ascii="Times New Roman" w:hAnsi="Times New Roman" w:cs="Times New Roman"/>
          <w:i/>
          <w:iCs/>
          <w:sz w:val="24"/>
          <w:szCs w:val="24"/>
        </w:rPr>
        <w:t>M</w:t>
      </w:r>
      <w:r w:rsidR="00573B5F" w:rsidRPr="0089456A">
        <w:rPr>
          <w:rFonts w:ascii="Times New Roman" w:hAnsi="Times New Roman" w:cs="Times New Roman"/>
          <w:i/>
          <w:iCs/>
          <w:sz w:val="24"/>
          <w:szCs w:val="24"/>
          <w:vertAlign w:val="subscript"/>
        </w:rPr>
        <w:t xml:space="preserve">age </w:t>
      </w:r>
      <w:r w:rsidR="00573B5F" w:rsidRPr="0089456A">
        <w:rPr>
          <w:rFonts w:ascii="Times New Roman" w:hAnsi="Times New Roman" w:cs="Times New Roman"/>
          <w:sz w:val="24"/>
          <w:szCs w:val="24"/>
        </w:rPr>
        <w:t>= 19.35,</w:t>
      </w:r>
      <w:r w:rsidR="00573B5F" w:rsidRPr="0089456A">
        <w:rPr>
          <w:rFonts w:ascii="Times New Roman" w:hAnsi="Times New Roman" w:cs="Times New Roman"/>
          <w:i/>
          <w:iCs/>
          <w:sz w:val="24"/>
          <w:szCs w:val="24"/>
        </w:rPr>
        <w:t xml:space="preserve"> SD</w:t>
      </w:r>
      <w:r w:rsidR="00573B5F" w:rsidRPr="0089456A">
        <w:rPr>
          <w:rFonts w:ascii="Times New Roman" w:hAnsi="Times New Roman" w:cs="Times New Roman"/>
          <w:i/>
          <w:iCs/>
          <w:sz w:val="24"/>
          <w:szCs w:val="24"/>
          <w:vertAlign w:val="subscript"/>
        </w:rPr>
        <w:t>age</w:t>
      </w:r>
      <w:r w:rsidR="00573B5F" w:rsidRPr="0089456A">
        <w:rPr>
          <w:rFonts w:ascii="Times New Roman" w:hAnsi="Times New Roman" w:cs="Times New Roman"/>
          <w:i/>
          <w:iCs/>
          <w:sz w:val="24"/>
          <w:szCs w:val="24"/>
        </w:rPr>
        <w:t xml:space="preserve"> </w:t>
      </w:r>
      <w:r w:rsidR="00573B5F" w:rsidRPr="0089456A">
        <w:rPr>
          <w:rFonts w:ascii="Times New Roman" w:hAnsi="Times New Roman" w:cs="Times New Roman"/>
          <w:sz w:val="24"/>
          <w:szCs w:val="24"/>
        </w:rPr>
        <w:t xml:space="preserve">= 2.38) </w:t>
      </w:r>
      <w:r w:rsidRPr="0089456A">
        <w:rPr>
          <w:rFonts w:ascii="Times New Roman" w:hAnsi="Times New Roman" w:cs="Times New Roman"/>
          <w:sz w:val="24"/>
          <w:szCs w:val="24"/>
        </w:rPr>
        <w:t xml:space="preserve">to a fictitious </w:t>
      </w:r>
      <w:del w:id="30" w:author="Elizabeth Marks" w:date="2021-04-30T03:19:00Z">
        <w:r w:rsidRPr="0089456A" w:rsidDel="00D84DFE">
          <w:rPr>
            <w:rFonts w:ascii="Times New Roman" w:hAnsi="Times New Roman" w:cs="Times New Roman"/>
            <w:sz w:val="24"/>
            <w:szCs w:val="24"/>
          </w:rPr>
          <w:delText>technology company</w:delText>
        </w:r>
      </w:del>
      <w:ins w:id="31" w:author="Elizabeth Marks" w:date="2021-04-30T03:19:00Z">
        <w:r w:rsidR="00D84DFE">
          <w:rPr>
            <w:rFonts w:ascii="Times New Roman" w:hAnsi="Times New Roman" w:cs="Times New Roman"/>
            <w:sz w:val="24"/>
            <w:szCs w:val="24"/>
          </w:rPr>
          <w:t>software firm</w:t>
        </w:r>
      </w:ins>
      <w:r w:rsidRPr="0089456A">
        <w:rPr>
          <w:rFonts w:ascii="Times New Roman" w:hAnsi="Times New Roman" w:cs="Times New Roman"/>
          <w:sz w:val="24"/>
          <w:szCs w:val="24"/>
        </w:rPr>
        <w:t xml:space="preserve"> and one of its employees through promotional media and a series of vignettes. Measures of exploitation justification, interpersonal mistreatment justification, and expectations of perfectionism were taken from participants in two conditions, differentiated by the presence of novel perks offered by the organization</w:t>
      </w:r>
      <w:commentRangeStart w:id="32"/>
      <w:r w:rsidRPr="0089456A">
        <w:rPr>
          <w:rFonts w:ascii="Times New Roman" w:hAnsi="Times New Roman" w:cs="Times New Roman"/>
          <w:sz w:val="24"/>
          <w:szCs w:val="24"/>
        </w:rPr>
        <w:t xml:space="preserve">. Results from a series of </w:t>
      </w:r>
      <w:del w:id="33" w:author="Elizabeth Marks" w:date="2021-04-29T05:46:00Z">
        <w:r w:rsidRPr="0089456A" w:rsidDel="000C3C07">
          <w:rPr>
            <w:rFonts w:ascii="Times New Roman" w:hAnsi="Times New Roman" w:cs="Times New Roman"/>
            <w:sz w:val="24"/>
            <w:szCs w:val="24"/>
          </w:rPr>
          <w:delText>student</w:delText>
        </w:r>
        <w:r w:rsidR="00284CBD" w:rsidDel="000C3C07">
          <w:rPr>
            <w:rFonts w:ascii="Times New Roman" w:hAnsi="Times New Roman" w:cs="Times New Roman"/>
            <w:sz w:val="24"/>
            <w:szCs w:val="24"/>
          </w:rPr>
          <w:delText>'</w:delText>
        </w:r>
        <w:r w:rsidRPr="0089456A" w:rsidDel="000C3C07">
          <w:rPr>
            <w:rFonts w:ascii="Times New Roman" w:hAnsi="Times New Roman" w:cs="Times New Roman"/>
            <w:sz w:val="24"/>
            <w:szCs w:val="24"/>
          </w:rPr>
          <w:delText xml:space="preserve">s </w:delText>
        </w:r>
      </w:del>
      <w:ins w:id="34" w:author="Elizabeth Marks" w:date="2021-04-29T05:46:00Z">
        <w:r w:rsidR="000C3C07" w:rsidRPr="0089456A">
          <w:rPr>
            <w:rFonts w:ascii="Times New Roman" w:hAnsi="Times New Roman" w:cs="Times New Roman"/>
            <w:sz w:val="24"/>
            <w:szCs w:val="24"/>
          </w:rPr>
          <w:t>student</w:t>
        </w:r>
      </w:ins>
      <w:ins w:id="35" w:author="Elizabeth Marks" w:date="2021-04-30T05:35:00Z">
        <w:r w:rsidR="006B569A">
          <w:rPr>
            <w:rFonts w:ascii="Times New Roman" w:hAnsi="Times New Roman" w:cs="Times New Roman"/>
            <w:sz w:val="24"/>
            <w:szCs w:val="24"/>
          </w:rPr>
          <w:t>’</w:t>
        </w:r>
      </w:ins>
      <w:ins w:id="36" w:author="Elizabeth Marks" w:date="2021-04-29T05:46:00Z">
        <w:r w:rsidR="000C3C07" w:rsidRPr="0089456A">
          <w:rPr>
            <w:rFonts w:ascii="Times New Roman" w:hAnsi="Times New Roman" w:cs="Times New Roman"/>
            <w:sz w:val="24"/>
            <w:szCs w:val="24"/>
          </w:rPr>
          <w:t xml:space="preserve">s </w:t>
        </w:r>
      </w:ins>
      <w:r w:rsidRPr="0089456A">
        <w:rPr>
          <w:rFonts w:ascii="Times New Roman" w:hAnsi="Times New Roman" w:cs="Times New Roman"/>
          <w:sz w:val="24"/>
          <w:szCs w:val="24"/>
        </w:rPr>
        <w:t xml:space="preserve">t-tests </w:t>
      </w:r>
      <w:del w:id="37" w:author="Elizabeth Marks" w:date="2021-04-30T03:10:00Z">
        <w:r w:rsidRPr="0089456A" w:rsidDel="00D84DFE">
          <w:rPr>
            <w:rFonts w:ascii="Times New Roman" w:hAnsi="Times New Roman" w:cs="Times New Roman"/>
            <w:sz w:val="24"/>
            <w:szCs w:val="24"/>
          </w:rPr>
          <w:delText>are anticipated to show</w:delText>
        </w:r>
      </w:del>
      <w:ins w:id="38" w:author="Elizabeth Marks" w:date="2021-04-30T03:10:00Z">
        <w:r w:rsidR="00D84DFE">
          <w:rPr>
            <w:rFonts w:ascii="Times New Roman" w:hAnsi="Times New Roman" w:cs="Times New Roman"/>
            <w:sz w:val="24"/>
            <w:szCs w:val="24"/>
          </w:rPr>
          <w:t>provide</w:t>
        </w:r>
      </w:ins>
      <w:ins w:id="39" w:author="Elizabeth Marks" w:date="2021-04-30T03:11:00Z">
        <w:r w:rsidR="00D84DFE">
          <w:rPr>
            <w:rFonts w:ascii="Times New Roman" w:hAnsi="Times New Roman" w:cs="Times New Roman"/>
            <w:sz w:val="24"/>
            <w:szCs w:val="24"/>
          </w:rPr>
          <w:t xml:space="preserve">d no causal evidence to suggest the presence of </w:t>
        </w:r>
      </w:ins>
      <w:ins w:id="40" w:author="Elizabeth Marks" w:date="2021-04-30T03:12:00Z">
        <w:r w:rsidR="00D84DFE">
          <w:rPr>
            <w:rFonts w:ascii="Times New Roman" w:hAnsi="Times New Roman" w:cs="Times New Roman"/>
            <w:sz w:val="24"/>
            <w:szCs w:val="24"/>
          </w:rPr>
          <w:t>extravagant perks lead</w:t>
        </w:r>
      </w:ins>
      <w:ins w:id="41" w:author="Elizabeth Marks" w:date="2021-04-30T05:25:00Z">
        <w:r w:rsidR="006B569A">
          <w:rPr>
            <w:rFonts w:ascii="Times New Roman" w:hAnsi="Times New Roman" w:cs="Times New Roman"/>
            <w:sz w:val="24"/>
            <w:szCs w:val="24"/>
          </w:rPr>
          <w:t>s</w:t>
        </w:r>
      </w:ins>
      <w:ins w:id="42" w:author="Elizabeth Marks" w:date="2021-04-30T03:12:00Z">
        <w:r w:rsidR="00D84DFE">
          <w:rPr>
            <w:rFonts w:ascii="Times New Roman" w:hAnsi="Times New Roman" w:cs="Times New Roman"/>
            <w:sz w:val="24"/>
            <w:szCs w:val="24"/>
          </w:rPr>
          <w:t xml:space="preserve"> to</w:t>
        </w:r>
      </w:ins>
      <w:r w:rsidRPr="0089456A">
        <w:rPr>
          <w:rFonts w:ascii="Times New Roman" w:hAnsi="Times New Roman" w:cs="Times New Roman"/>
          <w:sz w:val="24"/>
          <w:szCs w:val="24"/>
        </w:rPr>
        <w:t xml:space="preserve"> greater justification of exploitation</w:t>
      </w:r>
      <w:ins w:id="43" w:author="Elizabeth Marks" w:date="2021-04-30T03:19:00Z">
        <w:r w:rsidR="00D84DFE">
          <w:rPr>
            <w:rFonts w:ascii="Times New Roman" w:hAnsi="Times New Roman" w:cs="Times New Roman"/>
            <w:sz w:val="24"/>
            <w:szCs w:val="24"/>
          </w:rPr>
          <w:t>,</w:t>
        </w:r>
      </w:ins>
      <w:del w:id="44" w:author="Elizabeth Marks" w:date="2021-04-30T03:19:00Z">
        <w:r w:rsidRPr="0089456A" w:rsidDel="00D84DFE">
          <w:rPr>
            <w:rFonts w:ascii="Times New Roman" w:hAnsi="Times New Roman" w:cs="Times New Roman"/>
            <w:sz w:val="24"/>
            <w:szCs w:val="24"/>
          </w:rPr>
          <w:delText xml:space="preserve"> and</w:delText>
        </w:r>
      </w:del>
      <w:r w:rsidRPr="0089456A">
        <w:rPr>
          <w:rFonts w:ascii="Times New Roman" w:hAnsi="Times New Roman" w:cs="Times New Roman"/>
          <w:sz w:val="24"/>
          <w:szCs w:val="24"/>
        </w:rPr>
        <w:t xml:space="preserve"> mistreatment</w:t>
      </w:r>
      <w:ins w:id="45" w:author="Elizabeth Marks" w:date="2021-04-30T05:25:00Z">
        <w:r w:rsidR="006B569A">
          <w:rPr>
            <w:rFonts w:ascii="Times New Roman" w:hAnsi="Times New Roman" w:cs="Times New Roman"/>
            <w:sz w:val="24"/>
            <w:szCs w:val="24"/>
          </w:rPr>
          <w:t>,</w:t>
        </w:r>
      </w:ins>
      <w:r w:rsidRPr="0089456A">
        <w:rPr>
          <w:rFonts w:ascii="Times New Roman" w:hAnsi="Times New Roman" w:cs="Times New Roman"/>
          <w:sz w:val="24"/>
          <w:szCs w:val="24"/>
        </w:rPr>
        <w:t xml:space="preserve"> </w:t>
      </w:r>
      <w:ins w:id="46" w:author="Elizabeth Marks" w:date="2021-04-30T03:20:00Z">
        <w:r w:rsidR="00D84DFE">
          <w:rPr>
            <w:rFonts w:ascii="Times New Roman" w:hAnsi="Times New Roman" w:cs="Times New Roman"/>
            <w:sz w:val="24"/>
            <w:szCs w:val="24"/>
          </w:rPr>
          <w:t>o</w:t>
        </w:r>
      </w:ins>
      <w:ins w:id="47" w:author="Elizabeth Marks" w:date="2021-04-30T05:25:00Z">
        <w:r w:rsidR="006B569A">
          <w:rPr>
            <w:rFonts w:ascii="Times New Roman" w:hAnsi="Times New Roman" w:cs="Times New Roman"/>
            <w:sz w:val="24"/>
            <w:szCs w:val="24"/>
          </w:rPr>
          <w:t>r</w:t>
        </w:r>
      </w:ins>
      <w:del w:id="48" w:author="Elizabeth Marks" w:date="2021-04-30T03:19:00Z">
        <w:r w:rsidRPr="0089456A" w:rsidDel="00D84DFE">
          <w:rPr>
            <w:rFonts w:ascii="Times New Roman" w:hAnsi="Times New Roman" w:cs="Times New Roman"/>
            <w:sz w:val="24"/>
            <w:szCs w:val="24"/>
          </w:rPr>
          <w:delText>and</w:delText>
        </w:r>
      </w:del>
      <w:r w:rsidRPr="0089456A">
        <w:rPr>
          <w:rFonts w:ascii="Times New Roman" w:hAnsi="Times New Roman" w:cs="Times New Roman"/>
          <w:sz w:val="24"/>
          <w:szCs w:val="24"/>
        </w:rPr>
        <w:t xml:space="preserve"> </w:t>
      </w:r>
      <w:del w:id="49" w:author="Elizabeth Marks" w:date="2021-04-30T03:13:00Z">
        <w:r w:rsidRPr="0089456A" w:rsidDel="00D84DFE">
          <w:rPr>
            <w:rFonts w:ascii="Times New Roman" w:hAnsi="Times New Roman" w:cs="Times New Roman"/>
            <w:sz w:val="24"/>
            <w:szCs w:val="24"/>
          </w:rPr>
          <w:delText>higher expectations of perfectionism</w:delText>
        </w:r>
      </w:del>
      <w:ins w:id="50" w:author="Elizabeth Marks" w:date="2021-04-30T03:13:00Z">
        <w:r w:rsidR="00D84DFE">
          <w:rPr>
            <w:rFonts w:ascii="Times New Roman" w:hAnsi="Times New Roman" w:cs="Times New Roman"/>
            <w:sz w:val="24"/>
            <w:szCs w:val="24"/>
          </w:rPr>
          <w:t>unfair expectations</w:t>
        </w:r>
      </w:ins>
      <w:del w:id="51" w:author="Elizabeth Marks" w:date="2021-04-30T03:12:00Z">
        <w:r w:rsidRPr="0089456A" w:rsidDel="00D84DFE">
          <w:rPr>
            <w:rFonts w:ascii="Times New Roman" w:hAnsi="Times New Roman" w:cs="Times New Roman"/>
            <w:sz w:val="24"/>
            <w:szCs w:val="24"/>
          </w:rPr>
          <w:delText xml:space="preserve"> from participants exposed to information about a </w:delText>
        </w:r>
      </w:del>
      <w:del w:id="52" w:author="Elizabeth Marks" w:date="2021-04-29T05:46:00Z">
        <w:r w:rsidRPr="0089456A" w:rsidDel="000C3C07">
          <w:rPr>
            <w:rFonts w:ascii="Times New Roman" w:hAnsi="Times New Roman" w:cs="Times New Roman"/>
            <w:sz w:val="24"/>
            <w:szCs w:val="24"/>
          </w:rPr>
          <w:delText>company</w:delText>
        </w:r>
        <w:r w:rsidR="00284CBD" w:rsidDel="000C3C07">
          <w:rPr>
            <w:rFonts w:ascii="Times New Roman" w:hAnsi="Times New Roman" w:cs="Times New Roman"/>
            <w:sz w:val="24"/>
            <w:szCs w:val="24"/>
          </w:rPr>
          <w:delText>'</w:delText>
        </w:r>
        <w:r w:rsidRPr="0089456A" w:rsidDel="000C3C07">
          <w:rPr>
            <w:rFonts w:ascii="Times New Roman" w:hAnsi="Times New Roman" w:cs="Times New Roman"/>
            <w:sz w:val="24"/>
            <w:szCs w:val="24"/>
          </w:rPr>
          <w:delText xml:space="preserve">s </w:delText>
        </w:r>
      </w:del>
      <w:del w:id="53" w:author="Elizabeth Marks" w:date="2021-04-30T03:12:00Z">
        <w:r w:rsidRPr="0089456A" w:rsidDel="00D84DFE">
          <w:rPr>
            <w:rFonts w:ascii="Times New Roman" w:hAnsi="Times New Roman" w:cs="Times New Roman"/>
            <w:sz w:val="24"/>
            <w:szCs w:val="24"/>
          </w:rPr>
          <w:delText>novel benefits</w:delText>
        </w:r>
      </w:del>
      <w:r w:rsidRPr="0089456A">
        <w:rPr>
          <w:rFonts w:ascii="Times New Roman" w:hAnsi="Times New Roman" w:cs="Times New Roman"/>
          <w:sz w:val="24"/>
          <w:szCs w:val="24"/>
        </w:rPr>
        <w:t xml:space="preserve">. </w:t>
      </w:r>
      <w:ins w:id="54" w:author="Elizabeth Marks" w:date="2021-04-30T03:13:00Z">
        <w:r w:rsidR="00D84DFE">
          <w:rPr>
            <w:rFonts w:ascii="Times New Roman" w:hAnsi="Times New Roman" w:cs="Times New Roman"/>
            <w:sz w:val="24"/>
            <w:szCs w:val="24"/>
          </w:rPr>
          <w:t xml:space="preserve">However, </w:t>
        </w:r>
      </w:ins>
      <w:ins w:id="55" w:author="Elizabeth Marks" w:date="2021-04-30T05:26:00Z">
        <w:r w:rsidR="006B569A">
          <w:rPr>
            <w:rFonts w:ascii="Times New Roman" w:hAnsi="Times New Roman" w:cs="Times New Roman"/>
            <w:sz w:val="24"/>
            <w:szCs w:val="24"/>
          </w:rPr>
          <w:t xml:space="preserve">the </w:t>
        </w:r>
      </w:ins>
      <w:ins w:id="56" w:author="Elizabeth Marks" w:date="2021-04-30T03:13:00Z">
        <w:r w:rsidR="00D84DFE">
          <w:rPr>
            <w:rFonts w:ascii="Times New Roman" w:hAnsi="Times New Roman" w:cs="Times New Roman"/>
            <w:sz w:val="24"/>
            <w:szCs w:val="24"/>
          </w:rPr>
          <w:t>c</w:t>
        </w:r>
      </w:ins>
      <w:ins w:id="57" w:author="Elizabeth Marks" w:date="2021-04-30T03:12:00Z">
        <w:r w:rsidR="00D84DFE">
          <w:rPr>
            <w:rFonts w:ascii="Times New Roman" w:hAnsi="Times New Roman" w:cs="Times New Roman"/>
            <w:sz w:val="24"/>
            <w:szCs w:val="24"/>
          </w:rPr>
          <w:t>orrelational analysis revealed that the belief that a company is a fun place to work is positively linked</w:t>
        </w:r>
      </w:ins>
      <w:ins w:id="58" w:author="Elizabeth Marks" w:date="2021-04-30T03:14:00Z">
        <w:r w:rsidR="00D84DFE">
          <w:rPr>
            <w:rFonts w:ascii="Times New Roman" w:hAnsi="Times New Roman" w:cs="Times New Roman"/>
            <w:sz w:val="24"/>
            <w:szCs w:val="24"/>
          </w:rPr>
          <w:t xml:space="preserve"> </w:t>
        </w:r>
      </w:ins>
      <w:ins w:id="59" w:author="Elizabeth Marks" w:date="2021-04-30T05:26:00Z">
        <w:r w:rsidR="006B569A">
          <w:rPr>
            <w:rFonts w:ascii="Times New Roman" w:hAnsi="Times New Roman" w:cs="Times New Roman"/>
            <w:sz w:val="24"/>
            <w:szCs w:val="24"/>
          </w:rPr>
          <w:t xml:space="preserve">to </w:t>
        </w:r>
      </w:ins>
      <w:ins w:id="60" w:author="Elizabeth Marks" w:date="2021-04-30T03:14:00Z">
        <w:r w:rsidR="00D84DFE">
          <w:rPr>
            <w:rFonts w:ascii="Times New Roman" w:hAnsi="Times New Roman" w:cs="Times New Roman"/>
            <w:sz w:val="24"/>
            <w:szCs w:val="24"/>
          </w:rPr>
          <w:t>the perceived amount of perks offered and</w:t>
        </w:r>
      </w:ins>
      <w:ins w:id="61" w:author="Elizabeth Marks" w:date="2021-04-30T03:12:00Z">
        <w:r w:rsidR="00D84DFE">
          <w:rPr>
            <w:rFonts w:ascii="Times New Roman" w:hAnsi="Times New Roman" w:cs="Times New Roman"/>
            <w:sz w:val="24"/>
            <w:szCs w:val="24"/>
          </w:rPr>
          <w:t xml:space="preserve"> with all </w:t>
        </w:r>
      </w:ins>
      <w:ins w:id="62" w:author="Elizabeth Marks" w:date="2021-04-30T03:14:00Z">
        <w:r w:rsidR="00D84DFE">
          <w:rPr>
            <w:rFonts w:ascii="Times New Roman" w:hAnsi="Times New Roman" w:cs="Times New Roman"/>
            <w:sz w:val="24"/>
            <w:szCs w:val="24"/>
          </w:rPr>
          <w:t xml:space="preserve">key </w:t>
        </w:r>
      </w:ins>
      <w:ins w:id="63" w:author="Elizabeth Marks" w:date="2021-04-30T03:12:00Z">
        <w:r w:rsidR="00D84DFE">
          <w:rPr>
            <w:rFonts w:ascii="Times New Roman" w:hAnsi="Times New Roman" w:cs="Times New Roman"/>
            <w:sz w:val="24"/>
            <w:szCs w:val="24"/>
          </w:rPr>
          <w:t>o</w:t>
        </w:r>
      </w:ins>
      <w:ins w:id="64" w:author="Elizabeth Marks" w:date="2021-04-30T03:13:00Z">
        <w:r w:rsidR="00D84DFE">
          <w:rPr>
            <w:rFonts w:ascii="Times New Roman" w:hAnsi="Times New Roman" w:cs="Times New Roman"/>
            <w:sz w:val="24"/>
            <w:szCs w:val="24"/>
          </w:rPr>
          <w:t xml:space="preserve">utcomes. </w:t>
        </w:r>
      </w:ins>
      <w:r w:rsidRPr="0089456A">
        <w:rPr>
          <w:rFonts w:ascii="Times New Roman" w:hAnsi="Times New Roman" w:cs="Times New Roman"/>
          <w:sz w:val="24"/>
          <w:szCs w:val="24"/>
        </w:rPr>
        <w:t xml:space="preserve">These findings </w:t>
      </w:r>
      <w:del w:id="65" w:author="Elizabeth Marks" w:date="2021-04-30T03:14:00Z">
        <w:r w:rsidRPr="0089456A" w:rsidDel="00D84DFE">
          <w:rPr>
            <w:rFonts w:ascii="Times New Roman" w:hAnsi="Times New Roman" w:cs="Times New Roman"/>
            <w:sz w:val="24"/>
            <w:szCs w:val="24"/>
          </w:rPr>
          <w:delText xml:space="preserve">will </w:delText>
        </w:r>
      </w:del>
      <w:r w:rsidRPr="0089456A">
        <w:rPr>
          <w:rFonts w:ascii="Times New Roman" w:hAnsi="Times New Roman" w:cs="Times New Roman"/>
          <w:sz w:val="24"/>
          <w:szCs w:val="24"/>
        </w:rPr>
        <w:t xml:space="preserve">suggest that </w:t>
      </w:r>
      <w:ins w:id="66" w:author="Elizabeth Marks" w:date="2021-04-30T03:15:00Z">
        <w:r w:rsidR="00D84DFE">
          <w:rPr>
            <w:rFonts w:ascii="Times New Roman" w:hAnsi="Times New Roman" w:cs="Times New Roman"/>
            <w:sz w:val="24"/>
            <w:szCs w:val="24"/>
          </w:rPr>
          <w:t>when a person thinks a company is more fun to work at</w:t>
        </w:r>
      </w:ins>
      <w:ins w:id="67" w:author="Elizabeth Marks" w:date="2021-04-30T05:26:00Z">
        <w:r w:rsidR="006B569A">
          <w:rPr>
            <w:rFonts w:ascii="Times New Roman" w:hAnsi="Times New Roman" w:cs="Times New Roman"/>
            <w:sz w:val="24"/>
            <w:szCs w:val="24"/>
          </w:rPr>
          <w:t>,</w:t>
        </w:r>
      </w:ins>
      <w:ins w:id="68" w:author="Elizabeth Marks" w:date="2021-04-30T03:15:00Z">
        <w:r w:rsidR="00D84DFE">
          <w:rPr>
            <w:rFonts w:ascii="Times New Roman" w:hAnsi="Times New Roman" w:cs="Times New Roman"/>
            <w:sz w:val="24"/>
            <w:szCs w:val="24"/>
          </w:rPr>
          <w:t xml:space="preserve"> they</w:t>
        </w:r>
      </w:ins>
      <w:ins w:id="69" w:author="Elizabeth Marks" w:date="2021-04-30T03:20:00Z">
        <w:r w:rsidR="007912C8">
          <w:rPr>
            <w:rFonts w:ascii="Times New Roman" w:hAnsi="Times New Roman" w:cs="Times New Roman"/>
            <w:sz w:val="24"/>
            <w:szCs w:val="24"/>
          </w:rPr>
          <w:t xml:space="preserve"> are more likely to justify</w:t>
        </w:r>
      </w:ins>
      <w:ins w:id="70" w:author="Elizabeth Marks" w:date="2021-04-30T03:16:00Z">
        <w:r w:rsidR="00D84DFE">
          <w:rPr>
            <w:rFonts w:ascii="Times New Roman" w:hAnsi="Times New Roman" w:cs="Times New Roman"/>
            <w:sz w:val="24"/>
            <w:szCs w:val="24"/>
          </w:rPr>
          <w:t xml:space="preserve"> unfair treatment of employees within that company. Further research will need to improve </w:t>
        </w:r>
      </w:ins>
      <w:ins w:id="71" w:author="Elizabeth Marks" w:date="2021-04-30T03:17:00Z">
        <w:r w:rsidR="00D84DFE">
          <w:rPr>
            <w:rFonts w:ascii="Times New Roman" w:hAnsi="Times New Roman" w:cs="Times New Roman"/>
            <w:sz w:val="24"/>
            <w:szCs w:val="24"/>
          </w:rPr>
          <w:t xml:space="preserve">manipulations of perceived perks and fine-tune measures of perceived culture. </w:t>
        </w:r>
      </w:ins>
      <w:ins w:id="72" w:author="Elizabeth Marks" w:date="2021-04-30T03:16:00Z">
        <w:r w:rsidR="00D84DFE" w:rsidRPr="0089456A" w:rsidDel="00D84DFE">
          <w:rPr>
            <w:rFonts w:ascii="Times New Roman" w:hAnsi="Times New Roman" w:cs="Times New Roman"/>
            <w:sz w:val="24"/>
            <w:szCs w:val="24"/>
          </w:rPr>
          <w:t xml:space="preserve"> </w:t>
        </w:r>
      </w:ins>
      <w:del w:id="73" w:author="Elizabeth Marks" w:date="2021-04-30T03:16:00Z">
        <w:r w:rsidRPr="0089456A" w:rsidDel="00D84DFE">
          <w:rPr>
            <w:rFonts w:ascii="Times New Roman" w:hAnsi="Times New Roman" w:cs="Times New Roman"/>
            <w:sz w:val="24"/>
            <w:szCs w:val="24"/>
          </w:rPr>
          <w:delText xml:space="preserve">perks provide evidence to an observer that an organization is a fun and employee-oriented place to work, thus defining the system in their mind that is bolstered in the face of contradicting information such as episodes of exploitation. </w:delText>
        </w:r>
        <w:commentRangeEnd w:id="32"/>
        <w:r w:rsidR="000031A7" w:rsidDel="00D84DFE">
          <w:rPr>
            <w:rStyle w:val="CommentReference"/>
          </w:rPr>
          <w:commentReference w:id="32"/>
        </w:r>
      </w:del>
      <w:r w:rsidRPr="0089456A">
        <w:rPr>
          <w:rFonts w:ascii="Times New Roman" w:hAnsi="Times New Roman" w:cs="Times New Roman"/>
          <w:sz w:val="24"/>
          <w:szCs w:val="24"/>
        </w:rPr>
        <w:t>This contributes to the body of research on non-monetary benefits and provides insight into the complex relationship between modern human resource policies and employee well</w:t>
      </w:r>
      <w:del w:id="74" w:author="Elizabeth Marks" w:date="2021-04-30T05:26:00Z">
        <w:r w:rsidRPr="0089456A" w:rsidDel="006B569A">
          <w:rPr>
            <w:rFonts w:ascii="Times New Roman" w:hAnsi="Times New Roman" w:cs="Times New Roman"/>
            <w:sz w:val="24"/>
            <w:szCs w:val="24"/>
          </w:rPr>
          <w:delText>-</w:delText>
        </w:r>
      </w:del>
      <w:r w:rsidRPr="0089456A">
        <w:rPr>
          <w:rFonts w:ascii="Times New Roman" w:hAnsi="Times New Roman" w:cs="Times New Roman"/>
          <w:sz w:val="24"/>
          <w:szCs w:val="24"/>
        </w:rPr>
        <w:t>being in a time where the modern workplace is rapidly changing.</w:t>
      </w:r>
      <w:commentRangeEnd w:id="26"/>
      <w:r w:rsidR="000F4C0C">
        <w:rPr>
          <w:rStyle w:val="CommentReference"/>
        </w:rPr>
        <w:commentReference w:id="26"/>
      </w:r>
      <w:commentRangeEnd w:id="24"/>
      <w:r w:rsidR="00C47FD6">
        <w:rPr>
          <w:rStyle w:val="CommentReference"/>
        </w:rPr>
        <w:commentReference w:id="24"/>
      </w:r>
      <w:commentRangeEnd w:id="27"/>
      <w:r w:rsidR="00C47FD6">
        <w:rPr>
          <w:rStyle w:val="CommentReference"/>
        </w:rPr>
        <w:commentReference w:id="27"/>
      </w:r>
    </w:p>
    <w:p w14:paraId="7D92DA81" w14:textId="0070C5A7" w:rsidR="009E695B" w:rsidRPr="0089456A" w:rsidRDefault="009E695B" w:rsidP="00AF00C0">
      <w:pPr>
        <w:spacing w:line="480" w:lineRule="auto"/>
        <w:jc w:val="center"/>
        <w:rPr>
          <w:rFonts w:ascii="Times New Roman" w:hAnsi="Times New Roman" w:cs="Times New Roman"/>
          <w:b/>
          <w:bCs/>
          <w:sz w:val="24"/>
          <w:szCs w:val="24"/>
          <w:lang w:val="en-US"/>
        </w:rPr>
      </w:pPr>
    </w:p>
    <w:p w14:paraId="015B51BE" w14:textId="275B90BC" w:rsidR="00DA25A3" w:rsidRPr="0089456A" w:rsidRDefault="00DA25A3" w:rsidP="00AF00C0">
      <w:pPr>
        <w:spacing w:line="480" w:lineRule="auto"/>
        <w:jc w:val="center"/>
        <w:rPr>
          <w:rFonts w:ascii="Times New Roman" w:hAnsi="Times New Roman" w:cs="Times New Roman"/>
          <w:b/>
          <w:bCs/>
          <w:sz w:val="24"/>
          <w:szCs w:val="24"/>
          <w:lang w:val="en-US"/>
        </w:rPr>
      </w:pPr>
    </w:p>
    <w:p w14:paraId="7ECC4FCC" w14:textId="7F1E524F" w:rsidR="00DA25A3" w:rsidRPr="0089456A" w:rsidRDefault="00DA25A3" w:rsidP="00AF00C0">
      <w:pPr>
        <w:spacing w:line="480" w:lineRule="auto"/>
        <w:jc w:val="center"/>
        <w:rPr>
          <w:rFonts w:ascii="Times New Roman" w:hAnsi="Times New Roman" w:cs="Times New Roman"/>
          <w:b/>
          <w:bCs/>
          <w:sz w:val="24"/>
          <w:szCs w:val="24"/>
          <w:lang w:val="en-US"/>
        </w:rPr>
      </w:pPr>
    </w:p>
    <w:p w14:paraId="5FADEE88" w14:textId="77777777" w:rsidR="00DA25A3" w:rsidRPr="0089456A" w:rsidRDefault="00DA25A3" w:rsidP="00407A03">
      <w:pPr>
        <w:spacing w:line="480" w:lineRule="auto"/>
        <w:rPr>
          <w:rFonts w:ascii="Times New Roman" w:hAnsi="Times New Roman" w:cs="Times New Roman"/>
          <w:b/>
          <w:bCs/>
          <w:sz w:val="24"/>
          <w:szCs w:val="24"/>
          <w:lang w:val="en-US"/>
        </w:rPr>
      </w:pPr>
    </w:p>
    <w:p w14:paraId="0412F74E" w14:textId="77777777" w:rsidR="00DA25A3" w:rsidRPr="0089456A" w:rsidDel="007912C8" w:rsidRDefault="00DA25A3" w:rsidP="00407A03">
      <w:pPr>
        <w:spacing w:line="480" w:lineRule="auto"/>
        <w:rPr>
          <w:del w:id="75" w:author="Elizabeth Marks" w:date="2021-04-30T03:21:00Z"/>
          <w:rFonts w:ascii="Times New Roman" w:hAnsi="Times New Roman" w:cs="Times New Roman"/>
          <w:b/>
          <w:bCs/>
          <w:sz w:val="24"/>
          <w:szCs w:val="24"/>
          <w:lang w:val="en-US"/>
        </w:rPr>
      </w:pPr>
    </w:p>
    <w:p w14:paraId="0F77320A" w14:textId="77777777" w:rsidR="00DA25A3" w:rsidRPr="0089456A" w:rsidDel="007912C8" w:rsidRDefault="00DA25A3" w:rsidP="00407A03">
      <w:pPr>
        <w:spacing w:line="480" w:lineRule="auto"/>
        <w:rPr>
          <w:del w:id="76" w:author="Elizabeth Marks" w:date="2021-04-30T03:21:00Z"/>
          <w:rFonts w:ascii="Times New Roman" w:hAnsi="Times New Roman" w:cs="Times New Roman"/>
          <w:b/>
          <w:bCs/>
          <w:sz w:val="24"/>
          <w:szCs w:val="24"/>
          <w:lang w:val="en-US"/>
        </w:rPr>
      </w:pPr>
    </w:p>
    <w:p w14:paraId="3973BD61" w14:textId="77777777" w:rsidR="0089456A" w:rsidRPr="0089456A" w:rsidRDefault="0089456A" w:rsidP="0089456A">
      <w:pPr>
        <w:spacing w:line="480" w:lineRule="auto"/>
        <w:rPr>
          <w:rFonts w:ascii="Times New Roman" w:hAnsi="Times New Roman" w:cs="Times New Roman"/>
          <w:b/>
          <w:bCs/>
          <w:sz w:val="24"/>
          <w:szCs w:val="24"/>
          <w:lang w:val="en-US"/>
        </w:rPr>
      </w:pPr>
      <w:bookmarkStart w:id="77" w:name="_Hlk70445021"/>
      <w:r w:rsidRPr="0089456A">
        <w:rPr>
          <w:rFonts w:ascii="Times New Roman" w:hAnsi="Times New Roman" w:cs="Times New Roman"/>
          <w:b/>
          <w:bCs/>
          <w:sz w:val="24"/>
          <w:szCs w:val="24"/>
          <w:lang w:val="en-US"/>
        </w:rPr>
        <w:t>Workplace Modernization</w:t>
      </w:r>
    </w:p>
    <w:p w14:paraId="2834F261" w14:textId="13A6093F" w:rsidR="0089456A" w:rsidRPr="0089456A" w:rsidRDefault="0089456A" w:rsidP="0089456A">
      <w:pPr>
        <w:spacing w:line="480" w:lineRule="auto"/>
        <w:ind w:firstLine="720"/>
        <w:rPr>
          <w:rFonts w:ascii="Times New Roman" w:hAnsi="Times New Roman" w:cs="Times New Roman"/>
          <w:sz w:val="24"/>
          <w:szCs w:val="24"/>
          <w:lang w:val="en-US"/>
        </w:rPr>
      </w:pPr>
      <w:r w:rsidRPr="0089456A">
        <w:rPr>
          <w:rFonts w:ascii="Times New Roman" w:hAnsi="Times New Roman" w:cs="Times New Roman"/>
          <w:sz w:val="24"/>
          <w:szCs w:val="24"/>
          <w:lang w:val="en-US"/>
        </w:rPr>
        <w:t xml:space="preserve">When asked to imagine a prototypical office building from even a few years ago, </w:t>
      </w:r>
      <w:del w:id="78" w:author="Elizabeth Marks" w:date="2021-04-29T05:46:00Z">
        <w:r w:rsidRPr="0089456A" w:rsidDel="000C3C07">
          <w:rPr>
            <w:rFonts w:ascii="Times New Roman" w:hAnsi="Times New Roman" w:cs="Times New Roman"/>
            <w:sz w:val="24"/>
            <w:szCs w:val="24"/>
            <w:lang w:val="en-US"/>
          </w:rPr>
          <w:delText xml:space="preserve">it's </w:delText>
        </w:r>
      </w:del>
      <w:ins w:id="79" w:author="Elizabeth Marks" w:date="2021-04-29T05:46:00Z">
        <w:r w:rsidR="000C3C07" w:rsidRPr="0089456A">
          <w:rPr>
            <w:rFonts w:ascii="Times New Roman" w:hAnsi="Times New Roman" w:cs="Times New Roman"/>
            <w:sz w:val="24"/>
            <w:szCs w:val="24"/>
            <w:lang w:val="en-US"/>
          </w:rPr>
          <w:t>it</w:t>
        </w:r>
      </w:ins>
      <w:ins w:id="80" w:author="Elizabeth Marks" w:date="2021-04-30T05:35:00Z">
        <w:r w:rsidR="006B569A">
          <w:rPr>
            <w:rFonts w:ascii="Times New Roman" w:hAnsi="Times New Roman" w:cs="Times New Roman"/>
            <w:sz w:val="24"/>
            <w:szCs w:val="24"/>
            <w:lang w:val="en-US"/>
          </w:rPr>
          <w:t>’</w:t>
        </w:r>
      </w:ins>
      <w:ins w:id="81" w:author="Elizabeth Marks" w:date="2021-04-29T05:46:00Z">
        <w:r w:rsidR="000C3C07" w:rsidRPr="0089456A">
          <w:rPr>
            <w:rFonts w:ascii="Times New Roman" w:hAnsi="Times New Roman" w:cs="Times New Roman"/>
            <w:sz w:val="24"/>
            <w:szCs w:val="24"/>
            <w:lang w:val="en-US"/>
          </w:rPr>
          <w:t xml:space="preserve">s </w:t>
        </w:r>
      </w:ins>
      <w:r w:rsidRPr="0089456A">
        <w:rPr>
          <w:rFonts w:ascii="Times New Roman" w:hAnsi="Times New Roman" w:cs="Times New Roman"/>
          <w:sz w:val="24"/>
          <w:szCs w:val="24"/>
          <w:lang w:val="en-US"/>
        </w:rPr>
        <w:t xml:space="preserve">a safe bet that your mind will conjure up an image of grey walls encompassing neatly lined cubicles, each hosting a quiet figure hunched over a computer. </w:t>
      </w:r>
      <w:ins w:id="82" w:author="Elizabeth Marks" w:date="2021-04-30T03:22:00Z">
        <w:r w:rsidR="007912C8">
          <w:rPr>
            <w:rFonts w:ascii="Times New Roman" w:hAnsi="Times New Roman" w:cs="Times New Roman"/>
            <w:sz w:val="24"/>
            <w:szCs w:val="24"/>
            <w:lang w:val="en-US"/>
          </w:rPr>
          <w:t>Within the last few decades, t</w:t>
        </w:r>
      </w:ins>
      <w:del w:id="83" w:author="Elizabeth Marks" w:date="2021-04-30T03:22:00Z">
        <w:r w:rsidR="00175F64" w:rsidDel="007912C8">
          <w:rPr>
            <w:rFonts w:ascii="Times New Roman" w:hAnsi="Times New Roman" w:cs="Times New Roman"/>
            <w:sz w:val="24"/>
            <w:szCs w:val="24"/>
            <w:lang w:val="en-US"/>
          </w:rPr>
          <w:delText>T</w:delText>
        </w:r>
      </w:del>
      <w:r w:rsidR="00175F64">
        <w:rPr>
          <w:rFonts w:ascii="Times New Roman" w:hAnsi="Times New Roman" w:cs="Times New Roman"/>
          <w:sz w:val="24"/>
          <w:szCs w:val="24"/>
          <w:lang w:val="en-US"/>
        </w:rPr>
        <w:t>hese grey walls have been swapped for energizing vibrant colours or removed altogether</w:t>
      </w:r>
      <w:del w:id="84" w:author="Elizabeth Marks" w:date="2021-04-30T03:22:00Z">
        <w:r w:rsidR="00175F64" w:rsidDel="007912C8">
          <w:rPr>
            <w:rFonts w:ascii="Times New Roman" w:hAnsi="Times New Roman" w:cs="Times New Roman"/>
            <w:sz w:val="24"/>
            <w:szCs w:val="24"/>
            <w:lang w:val="en-US"/>
          </w:rPr>
          <w:delText xml:space="preserve"> within the last few decades</w:delText>
        </w:r>
      </w:del>
      <w:r w:rsidRPr="0089456A">
        <w:rPr>
          <w:rFonts w:ascii="Times New Roman" w:hAnsi="Times New Roman" w:cs="Times New Roman"/>
          <w:sz w:val="24"/>
          <w:szCs w:val="24"/>
          <w:lang w:val="en-US"/>
        </w:rPr>
        <w:t xml:space="preserve">. The drab cubical of the past has been replaced with bean bags, sofas and communal desks available for anyone to come set up their work-provided laptops. </w:t>
      </w:r>
    </w:p>
    <w:p w14:paraId="124344C3" w14:textId="1B3E042D" w:rsidR="0089456A" w:rsidRPr="0089456A" w:rsidRDefault="0089456A" w:rsidP="0089456A">
      <w:pPr>
        <w:spacing w:line="480" w:lineRule="auto"/>
        <w:ind w:firstLine="720"/>
        <w:rPr>
          <w:rFonts w:ascii="Times New Roman" w:hAnsi="Times New Roman" w:cs="Times New Roman"/>
          <w:sz w:val="24"/>
          <w:szCs w:val="24"/>
          <w:lang w:val="en-US"/>
        </w:rPr>
      </w:pPr>
      <w:r w:rsidRPr="0089456A">
        <w:rPr>
          <w:rFonts w:ascii="Times New Roman" w:hAnsi="Times New Roman" w:cs="Times New Roman"/>
          <w:sz w:val="24"/>
          <w:szCs w:val="24"/>
          <w:lang w:val="en-US"/>
        </w:rPr>
        <w:t xml:space="preserve">Silicon Valley has proudly carried the torch as vanguards of this new, ideal office culture. Tech giants and start-ups alike </w:t>
      </w:r>
      <w:ins w:id="85" w:author="Elizabeth Marks" w:date="2021-04-30T03:23:00Z">
        <w:r w:rsidR="007912C8">
          <w:rPr>
            <w:rFonts w:ascii="Times New Roman" w:hAnsi="Times New Roman" w:cs="Times New Roman"/>
            <w:sz w:val="24"/>
            <w:szCs w:val="24"/>
            <w:lang w:val="en-US"/>
          </w:rPr>
          <w:t xml:space="preserve">lay </w:t>
        </w:r>
      </w:ins>
      <w:del w:id="86" w:author="Elizabeth Marks" w:date="2021-04-30T03:23:00Z">
        <w:r w:rsidRPr="0089456A" w:rsidDel="007912C8">
          <w:rPr>
            <w:rFonts w:ascii="Times New Roman" w:hAnsi="Times New Roman" w:cs="Times New Roman"/>
            <w:sz w:val="24"/>
            <w:szCs w:val="24"/>
            <w:lang w:val="en-US"/>
          </w:rPr>
          <w:delText xml:space="preserve">have </w:delText>
        </w:r>
      </w:del>
      <w:r w:rsidRPr="0089456A">
        <w:rPr>
          <w:rFonts w:ascii="Times New Roman" w:hAnsi="Times New Roman" w:cs="Times New Roman"/>
          <w:sz w:val="24"/>
          <w:szCs w:val="24"/>
          <w:lang w:val="en-US"/>
        </w:rPr>
        <w:t xml:space="preserve">clustered </w:t>
      </w:r>
      <w:del w:id="87" w:author="Elizabeth Marks" w:date="2021-04-30T03:23:00Z">
        <w:r w:rsidRPr="0089456A" w:rsidDel="007912C8">
          <w:rPr>
            <w:rFonts w:ascii="Times New Roman" w:hAnsi="Times New Roman" w:cs="Times New Roman"/>
            <w:sz w:val="24"/>
            <w:szCs w:val="24"/>
            <w:lang w:val="en-US"/>
          </w:rPr>
          <w:delText xml:space="preserve">in close quarters </w:delText>
        </w:r>
      </w:del>
      <w:r w:rsidRPr="0089456A">
        <w:rPr>
          <w:rFonts w:ascii="Times New Roman" w:hAnsi="Times New Roman" w:cs="Times New Roman"/>
          <w:sz w:val="24"/>
          <w:szCs w:val="24"/>
          <w:lang w:val="en-US"/>
        </w:rPr>
        <w:t>within Santa Clara Valley</w:t>
      </w:r>
      <w:ins w:id="88" w:author="Elizabeth Marks" w:date="2021-04-30T03:24:00Z">
        <w:r w:rsidR="007912C8">
          <w:rPr>
            <w:rFonts w:ascii="Times New Roman" w:hAnsi="Times New Roman" w:cs="Times New Roman"/>
            <w:sz w:val="24"/>
            <w:szCs w:val="24"/>
            <w:lang w:val="en-US"/>
          </w:rPr>
          <w:t xml:space="preserve">. Each year they </w:t>
        </w:r>
      </w:ins>
      <w:del w:id="89" w:author="Elizabeth Marks" w:date="2021-04-30T03:24:00Z">
        <w:r w:rsidRPr="0089456A" w:rsidDel="007912C8">
          <w:rPr>
            <w:rFonts w:ascii="Times New Roman" w:hAnsi="Times New Roman" w:cs="Times New Roman"/>
            <w:sz w:val="24"/>
            <w:szCs w:val="24"/>
            <w:lang w:val="en-US"/>
          </w:rPr>
          <w:delText xml:space="preserve">, </w:delText>
        </w:r>
      </w:del>
      <w:r w:rsidRPr="0089456A">
        <w:rPr>
          <w:rFonts w:ascii="Times New Roman" w:hAnsi="Times New Roman" w:cs="Times New Roman"/>
          <w:sz w:val="24"/>
          <w:szCs w:val="24"/>
          <w:lang w:val="en-US"/>
        </w:rPr>
        <w:t>attract</w:t>
      </w:r>
      <w:del w:id="90" w:author="Elizabeth Marks" w:date="2021-04-30T03:24:00Z">
        <w:r w:rsidRPr="0089456A" w:rsidDel="007912C8">
          <w:rPr>
            <w:rFonts w:ascii="Times New Roman" w:hAnsi="Times New Roman" w:cs="Times New Roman"/>
            <w:sz w:val="24"/>
            <w:szCs w:val="24"/>
            <w:lang w:val="en-US"/>
          </w:rPr>
          <w:delText>ing</w:delText>
        </w:r>
      </w:del>
      <w:r w:rsidRPr="0089456A">
        <w:rPr>
          <w:rFonts w:ascii="Times New Roman" w:hAnsi="Times New Roman" w:cs="Times New Roman"/>
          <w:sz w:val="24"/>
          <w:szCs w:val="24"/>
          <w:lang w:val="en-US"/>
        </w:rPr>
        <w:t xml:space="preserve"> thousands of young computer science graduates</w:t>
      </w:r>
      <w:del w:id="91" w:author="Elizabeth Marks" w:date="2021-04-30T03:24:00Z">
        <w:r w:rsidRPr="0089456A" w:rsidDel="007912C8">
          <w:rPr>
            <w:rFonts w:ascii="Times New Roman" w:hAnsi="Times New Roman" w:cs="Times New Roman"/>
            <w:sz w:val="24"/>
            <w:szCs w:val="24"/>
            <w:lang w:val="en-US"/>
          </w:rPr>
          <w:delText xml:space="preserve"> each year</w:delText>
        </w:r>
      </w:del>
      <w:r w:rsidRPr="0089456A">
        <w:rPr>
          <w:rFonts w:ascii="Times New Roman" w:hAnsi="Times New Roman" w:cs="Times New Roman"/>
          <w:sz w:val="24"/>
          <w:szCs w:val="24"/>
          <w:lang w:val="en-US"/>
        </w:rPr>
        <w:t xml:space="preserve"> and fight</w:t>
      </w:r>
      <w:ins w:id="92" w:author="Elizabeth Marks" w:date="2021-04-30T03:24:00Z">
        <w:r w:rsidR="007912C8">
          <w:rPr>
            <w:rFonts w:ascii="Times New Roman" w:hAnsi="Times New Roman" w:cs="Times New Roman"/>
            <w:sz w:val="24"/>
            <w:szCs w:val="24"/>
            <w:lang w:val="en-US"/>
          </w:rPr>
          <w:t xml:space="preserve"> </w:t>
        </w:r>
      </w:ins>
      <w:del w:id="93" w:author="Elizabeth Marks" w:date="2021-04-30T03:24:00Z">
        <w:r w:rsidRPr="0089456A" w:rsidDel="007912C8">
          <w:rPr>
            <w:rFonts w:ascii="Times New Roman" w:hAnsi="Times New Roman" w:cs="Times New Roman"/>
            <w:sz w:val="24"/>
            <w:szCs w:val="24"/>
            <w:lang w:val="en-US"/>
          </w:rPr>
          <w:delText>i</w:delText>
        </w:r>
      </w:del>
      <w:del w:id="94" w:author="Elizabeth Marks" w:date="2021-04-30T03:23:00Z">
        <w:r w:rsidRPr="0089456A" w:rsidDel="007912C8">
          <w:rPr>
            <w:rFonts w:ascii="Times New Roman" w:hAnsi="Times New Roman" w:cs="Times New Roman"/>
            <w:sz w:val="24"/>
            <w:szCs w:val="24"/>
            <w:lang w:val="en-US"/>
          </w:rPr>
          <w:delText>ng</w:delText>
        </w:r>
      </w:del>
      <w:del w:id="95" w:author="Elizabeth Marks" w:date="2021-04-30T03:24:00Z">
        <w:r w:rsidRPr="0089456A" w:rsidDel="007912C8">
          <w:rPr>
            <w:rFonts w:ascii="Times New Roman" w:hAnsi="Times New Roman" w:cs="Times New Roman"/>
            <w:sz w:val="24"/>
            <w:szCs w:val="24"/>
            <w:lang w:val="en-US"/>
          </w:rPr>
          <w:delText xml:space="preserve"> </w:delText>
        </w:r>
      </w:del>
      <w:r w:rsidRPr="0089456A">
        <w:rPr>
          <w:rFonts w:ascii="Times New Roman" w:hAnsi="Times New Roman" w:cs="Times New Roman"/>
          <w:sz w:val="24"/>
          <w:szCs w:val="24"/>
          <w:lang w:val="en-US"/>
        </w:rPr>
        <w:t xml:space="preserve">to snatch up the cream of the crop. Top talent is enticed with </w:t>
      </w:r>
      <w:r w:rsidRPr="0089456A">
        <w:rPr>
          <w:rFonts w:ascii="Times New Roman" w:hAnsi="Times New Roman" w:cs="Times New Roman"/>
          <w:sz w:val="24"/>
          <w:szCs w:val="24"/>
        </w:rPr>
        <w:t xml:space="preserve">free </w:t>
      </w:r>
      <w:r w:rsidR="00E12625">
        <w:rPr>
          <w:rFonts w:ascii="Times New Roman" w:hAnsi="Times New Roman" w:cs="Times New Roman"/>
          <w:sz w:val="24"/>
          <w:szCs w:val="24"/>
        </w:rPr>
        <w:t>meal options</w:t>
      </w:r>
      <w:r w:rsidRPr="0089456A">
        <w:rPr>
          <w:rStyle w:val="Hyperlink"/>
          <w:rFonts w:ascii="Times New Roman" w:hAnsi="Times New Roman" w:cs="Times New Roman"/>
          <w:color w:val="auto"/>
          <w:sz w:val="24"/>
          <w:szCs w:val="24"/>
          <w:u w:val="none"/>
          <w:lang w:val="en-US"/>
        </w:rPr>
        <w:t xml:space="preserve"> (Schneider, 2019)</w:t>
      </w:r>
      <w:ins w:id="96" w:author="Elizabeth Marks" w:date="2021-04-30T03:25:00Z">
        <w:r w:rsidR="007912C8">
          <w:rPr>
            <w:rFonts w:ascii="Times New Roman" w:hAnsi="Times New Roman" w:cs="Times New Roman"/>
            <w:sz w:val="24"/>
            <w:szCs w:val="24"/>
            <w:lang w:val="en-US"/>
          </w:rPr>
          <w:t xml:space="preserve"> and </w:t>
        </w:r>
      </w:ins>
      <w:del w:id="97" w:author="Elizabeth Marks" w:date="2021-04-30T03:25:00Z">
        <w:r w:rsidRPr="0089456A" w:rsidDel="007912C8">
          <w:rPr>
            <w:rFonts w:ascii="Times New Roman" w:hAnsi="Times New Roman" w:cs="Times New Roman"/>
            <w:sz w:val="24"/>
            <w:szCs w:val="24"/>
            <w:lang w:val="en-US"/>
          </w:rPr>
          <w:delText xml:space="preserve">, </w:delText>
        </w:r>
      </w:del>
      <w:r w:rsidRPr="0089456A">
        <w:rPr>
          <w:rFonts w:ascii="Times New Roman" w:hAnsi="Times New Roman" w:cs="Times New Roman"/>
          <w:sz w:val="24"/>
          <w:szCs w:val="24"/>
          <w:lang w:val="en-US"/>
        </w:rPr>
        <w:t>onsite</w:t>
      </w:r>
      <w:ins w:id="98" w:author="Elizabeth Marks" w:date="2021-04-30T03:25:00Z">
        <w:r w:rsidR="007912C8">
          <w:rPr>
            <w:rFonts w:ascii="Times New Roman" w:hAnsi="Times New Roman" w:cs="Times New Roman"/>
            <w:sz w:val="24"/>
            <w:szCs w:val="24"/>
            <w:lang w:val="en-US"/>
          </w:rPr>
          <w:t xml:space="preserve"> amenities such as</w:t>
        </w:r>
      </w:ins>
      <w:r w:rsidRPr="0089456A">
        <w:rPr>
          <w:rFonts w:ascii="Times New Roman" w:hAnsi="Times New Roman" w:cs="Times New Roman"/>
          <w:sz w:val="24"/>
          <w:szCs w:val="24"/>
          <w:lang w:val="en-US"/>
        </w:rPr>
        <w:t xml:space="preserve"> </w:t>
      </w:r>
      <w:r w:rsidRPr="0089456A">
        <w:rPr>
          <w:rFonts w:ascii="Times New Roman" w:hAnsi="Times New Roman" w:cs="Times New Roman"/>
          <w:sz w:val="24"/>
          <w:szCs w:val="24"/>
        </w:rPr>
        <w:t>laundry</w:t>
      </w:r>
      <w:ins w:id="99" w:author="Elizabeth Marks" w:date="2021-04-30T03:25:00Z">
        <w:r w:rsidR="007912C8">
          <w:rPr>
            <w:rFonts w:ascii="Times New Roman" w:hAnsi="Times New Roman" w:cs="Times New Roman"/>
            <w:sz w:val="24"/>
            <w:szCs w:val="24"/>
          </w:rPr>
          <w:t xml:space="preserve"> services</w:t>
        </w:r>
      </w:ins>
      <w:r w:rsidRPr="0089456A">
        <w:rPr>
          <w:rFonts w:ascii="Times New Roman" w:hAnsi="Times New Roman" w:cs="Times New Roman"/>
          <w:sz w:val="24"/>
          <w:szCs w:val="24"/>
        </w:rPr>
        <w:t>, car maintenance</w:t>
      </w:r>
      <w:r w:rsidRPr="0089456A">
        <w:rPr>
          <w:rStyle w:val="Hyperlink"/>
          <w:rFonts w:ascii="Times New Roman" w:hAnsi="Times New Roman" w:cs="Times New Roman"/>
          <w:color w:val="auto"/>
          <w:sz w:val="24"/>
          <w:szCs w:val="24"/>
          <w:u w:val="none"/>
          <w:lang w:val="en-US"/>
        </w:rPr>
        <w:t xml:space="preserve"> (Nvidia, 2021)</w:t>
      </w:r>
      <w:r w:rsidRPr="0089456A">
        <w:rPr>
          <w:rFonts w:ascii="Times New Roman" w:hAnsi="Times New Roman" w:cs="Times New Roman"/>
          <w:sz w:val="24"/>
          <w:szCs w:val="24"/>
          <w:lang w:val="en-US"/>
        </w:rPr>
        <w:t xml:space="preserve">, </w:t>
      </w:r>
      <w:r w:rsidRPr="0089456A">
        <w:rPr>
          <w:rFonts w:ascii="Times New Roman" w:hAnsi="Times New Roman" w:cs="Times New Roman"/>
          <w:sz w:val="24"/>
          <w:szCs w:val="24"/>
        </w:rPr>
        <w:t xml:space="preserve">and </w:t>
      </w:r>
      <w:ins w:id="100" w:author="Elizabeth Marks" w:date="2021-04-30T03:25:00Z">
        <w:r w:rsidR="007912C8">
          <w:rPr>
            <w:rFonts w:ascii="Times New Roman" w:hAnsi="Times New Roman" w:cs="Times New Roman"/>
            <w:sz w:val="24"/>
            <w:szCs w:val="24"/>
          </w:rPr>
          <w:t xml:space="preserve">fully equipped </w:t>
        </w:r>
      </w:ins>
      <w:r w:rsidRPr="0089456A">
        <w:rPr>
          <w:rFonts w:ascii="Times New Roman" w:hAnsi="Times New Roman" w:cs="Times New Roman"/>
          <w:sz w:val="24"/>
          <w:szCs w:val="24"/>
        </w:rPr>
        <w:t>gym</w:t>
      </w:r>
      <w:r w:rsidRPr="0089456A">
        <w:rPr>
          <w:rFonts w:ascii="Times New Roman" w:hAnsi="Times New Roman" w:cs="Times New Roman"/>
          <w:sz w:val="24"/>
          <w:szCs w:val="24"/>
          <w:lang w:val="en-US"/>
        </w:rPr>
        <w:t>s (Employee Benefits Details, 2020a). The typical</w:t>
      </w:r>
      <w:r w:rsidR="00846554">
        <w:rPr>
          <w:rFonts w:ascii="Times New Roman" w:hAnsi="Times New Roman" w:cs="Times New Roman"/>
          <w:sz w:val="24"/>
          <w:szCs w:val="24"/>
          <w:lang w:val="en-US"/>
        </w:rPr>
        <w:t xml:space="preserve"> </w:t>
      </w:r>
      <w:r w:rsidRPr="0089456A">
        <w:rPr>
          <w:rFonts w:ascii="Times New Roman" w:hAnsi="Times New Roman" w:cs="Times New Roman"/>
          <w:sz w:val="24"/>
          <w:szCs w:val="24"/>
          <w:lang w:val="en-US"/>
        </w:rPr>
        <w:t>work</w:t>
      </w:r>
      <w:r w:rsidR="00CE475F">
        <w:rPr>
          <w:rFonts w:ascii="Times New Roman" w:hAnsi="Times New Roman" w:cs="Times New Roman"/>
          <w:sz w:val="24"/>
          <w:szCs w:val="24"/>
          <w:lang w:val="en-US"/>
        </w:rPr>
        <w:t>place</w:t>
      </w:r>
      <w:r w:rsidRPr="0089456A">
        <w:rPr>
          <w:rFonts w:ascii="Times New Roman" w:hAnsi="Times New Roman" w:cs="Times New Roman"/>
          <w:sz w:val="24"/>
          <w:szCs w:val="24"/>
          <w:lang w:val="en-US"/>
        </w:rPr>
        <w:t xml:space="preserve"> </w:t>
      </w:r>
      <w:r w:rsidR="00CE475F">
        <w:rPr>
          <w:rFonts w:ascii="Times New Roman" w:hAnsi="Times New Roman" w:cs="Times New Roman"/>
          <w:sz w:val="24"/>
          <w:szCs w:val="24"/>
          <w:lang w:val="en-US"/>
        </w:rPr>
        <w:t>now offers</w:t>
      </w:r>
      <w:r w:rsidRPr="0089456A">
        <w:rPr>
          <w:rFonts w:ascii="Times New Roman" w:hAnsi="Times New Roman" w:cs="Times New Roman"/>
          <w:sz w:val="24"/>
          <w:szCs w:val="24"/>
          <w:lang w:val="en-US"/>
        </w:rPr>
        <w:t xml:space="preserve"> </w:t>
      </w:r>
      <w:r w:rsidRPr="0089456A">
        <w:rPr>
          <w:rFonts w:ascii="Times New Roman" w:hAnsi="Times New Roman" w:cs="Times New Roman"/>
          <w:sz w:val="24"/>
          <w:szCs w:val="24"/>
        </w:rPr>
        <w:t>flexible working hours</w:t>
      </w:r>
      <w:r w:rsidRPr="0089456A">
        <w:rPr>
          <w:rFonts w:ascii="Times New Roman" w:hAnsi="Times New Roman" w:cs="Times New Roman"/>
          <w:sz w:val="24"/>
          <w:szCs w:val="24"/>
          <w:lang w:val="en-US"/>
        </w:rPr>
        <w:t xml:space="preserve"> (Employee Benefits Details, 2020b) </w:t>
      </w:r>
      <w:del w:id="101" w:author="Elizabeth Marks" w:date="2021-04-30T03:25:00Z">
        <w:r w:rsidR="00CE475F" w:rsidDel="007912C8">
          <w:rPr>
            <w:rFonts w:ascii="Times New Roman" w:hAnsi="Times New Roman" w:cs="Times New Roman"/>
            <w:sz w:val="24"/>
            <w:szCs w:val="24"/>
            <w:lang w:val="en-US"/>
          </w:rPr>
          <w:delText>a</w:delText>
        </w:r>
        <w:r w:rsidRPr="0089456A" w:rsidDel="007912C8">
          <w:rPr>
            <w:rFonts w:ascii="Times New Roman" w:hAnsi="Times New Roman" w:cs="Times New Roman"/>
            <w:sz w:val="24"/>
            <w:szCs w:val="24"/>
            <w:lang w:val="en-US"/>
          </w:rPr>
          <w:delText xml:space="preserve">nd </w:delText>
        </w:r>
      </w:del>
      <w:ins w:id="102" w:author="Elizabeth Marks" w:date="2021-04-30T03:25:00Z">
        <w:r w:rsidR="007912C8">
          <w:rPr>
            <w:rFonts w:ascii="Times New Roman" w:hAnsi="Times New Roman" w:cs="Times New Roman"/>
            <w:sz w:val="24"/>
            <w:szCs w:val="24"/>
            <w:lang w:val="en-US"/>
          </w:rPr>
          <w:t>for employees to come and go as the</w:t>
        </w:r>
      </w:ins>
      <w:ins w:id="103" w:author="Elizabeth Marks" w:date="2021-04-30T05:26:00Z">
        <w:r w:rsidR="006B569A">
          <w:rPr>
            <w:rFonts w:ascii="Times New Roman" w:hAnsi="Times New Roman" w:cs="Times New Roman"/>
            <w:sz w:val="24"/>
            <w:szCs w:val="24"/>
            <w:lang w:val="en-US"/>
          </w:rPr>
          <w:t>y</w:t>
        </w:r>
      </w:ins>
      <w:ins w:id="104" w:author="Elizabeth Marks" w:date="2021-04-30T03:25:00Z">
        <w:r w:rsidR="007912C8">
          <w:rPr>
            <w:rFonts w:ascii="Times New Roman" w:hAnsi="Times New Roman" w:cs="Times New Roman"/>
            <w:sz w:val="24"/>
            <w:szCs w:val="24"/>
            <w:lang w:val="en-US"/>
          </w:rPr>
          <w:t xml:space="preserve"> please from</w:t>
        </w:r>
        <w:r w:rsidR="007912C8" w:rsidRPr="0089456A">
          <w:rPr>
            <w:rFonts w:ascii="Times New Roman" w:hAnsi="Times New Roman" w:cs="Times New Roman"/>
            <w:sz w:val="24"/>
            <w:szCs w:val="24"/>
            <w:lang w:val="en-US"/>
          </w:rPr>
          <w:t xml:space="preserve"> </w:t>
        </w:r>
      </w:ins>
      <w:r w:rsidRPr="0089456A">
        <w:rPr>
          <w:rFonts w:ascii="Times New Roman" w:hAnsi="Times New Roman" w:cs="Times New Roman"/>
          <w:sz w:val="24"/>
          <w:szCs w:val="24"/>
          <w:lang w:val="en-US"/>
        </w:rPr>
        <w:t xml:space="preserve">offices designed around fun and </w:t>
      </w:r>
      <w:del w:id="105" w:author="Elizabeth Marks" w:date="2021-04-30T03:26:00Z">
        <w:r w:rsidRPr="0089456A" w:rsidDel="007912C8">
          <w:rPr>
            <w:rFonts w:ascii="Times New Roman" w:hAnsi="Times New Roman" w:cs="Times New Roman"/>
            <w:sz w:val="24"/>
            <w:szCs w:val="24"/>
            <w:lang w:val="en-US"/>
          </w:rPr>
          <w:delText>collaboration</w:delText>
        </w:r>
      </w:del>
      <w:ins w:id="106" w:author="Elizabeth Marks" w:date="2021-04-30T03:26:00Z">
        <w:r w:rsidR="007912C8" w:rsidRPr="0089456A">
          <w:rPr>
            <w:rFonts w:ascii="Times New Roman" w:hAnsi="Times New Roman" w:cs="Times New Roman"/>
            <w:sz w:val="24"/>
            <w:szCs w:val="24"/>
            <w:lang w:val="en-US"/>
          </w:rPr>
          <w:t>collaborati</w:t>
        </w:r>
        <w:r w:rsidR="007912C8">
          <w:rPr>
            <w:rFonts w:ascii="Times New Roman" w:hAnsi="Times New Roman" w:cs="Times New Roman"/>
            <w:sz w:val="24"/>
            <w:szCs w:val="24"/>
            <w:lang w:val="en-US"/>
          </w:rPr>
          <w:t>on</w:t>
        </w:r>
      </w:ins>
      <w:r w:rsidRPr="0089456A">
        <w:rPr>
          <w:rFonts w:ascii="Times New Roman" w:hAnsi="Times New Roman" w:cs="Times New Roman"/>
          <w:sz w:val="24"/>
          <w:szCs w:val="24"/>
          <w:lang w:val="en-US"/>
        </w:rPr>
        <w:t>.</w:t>
      </w:r>
    </w:p>
    <w:p w14:paraId="71F7EBB6" w14:textId="67ACF9A5" w:rsidR="0089456A" w:rsidRPr="0089456A" w:rsidRDefault="0089456A" w:rsidP="00CD0F5E">
      <w:pPr>
        <w:spacing w:line="480" w:lineRule="auto"/>
        <w:rPr>
          <w:rFonts w:ascii="Times New Roman" w:hAnsi="Times New Roman" w:cs="Times New Roman"/>
          <w:sz w:val="24"/>
          <w:szCs w:val="24"/>
          <w:lang w:val="en-US"/>
        </w:rPr>
      </w:pPr>
      <w:r w:rsidRPr="0089456A">
        <w:rPr>
          <w:rFonts w:ascii="Times New Roman" w:hAnsi="Times New Roman" w:cs="Times New Roman"/>
          <w:b/>
          <w:bCs/>
          <w:sz w:val="24"/>
          <w:szCs w:val="24"/>
          <w:lang w:val="en-US"/>
        </w:rPr>
        <w:tab/>
      </w:r>
      <w:r w:rsidRPr="0089456A">
        <w:rPr>
          <w:rFonts w:ascii="Times New Roman" w:hAnsi="Times New Roman" w:cs="Times New Roman"/>
          <w:bCs/>
          <w:sz w:val="24"/>
          <w:szCs w:val="24"/>
          <w:lang w:val="en-US"/>
        </w:rPr>
        <w:t>The modern technology company</w:t>
      </w:r>
      <w:r w:rsidRPr="0089456A">
        <w:rPr>
          <w:rFonts w:ascii="Times New Roman" w:hAnsi="Times New Roman" w:cs="Times New Roman"/>
          <w:sz w:val="24"/>
          <w:szCs w:val="24"/>
          <w:lang w:val="en-US"/>
        </w:rPr>
        <w:t xml:space="preserve"> has sold itself as a paradise for young, passionate workers, but have these modern perks translated to happier employees? There </w:t>
      </w:r>
      <w:del w:id="107" w:author="Elizabeth Marks" w:date="2021-04-29T05:46:00Z">
        <w:r w:rsidRPr="0089456A" w:rsidDel="000C3C07">
          <w:rPr>
            <w:rFonts w:ascii="Times New Roman" w:hAnsi="Times New Roman" w:cs="Times New Roman"/>
            <w:sz w:val="24"/>
            <w:szCs w:val="24"/>
            <w:lang w:val="en-US"/>
          </w:rPr>
          <w:delText xml:space="preserve">isn't </w:delText>
        </w:r>
      </w:del>
      <w:ins w:id="108" w:author="Elizabeth Marks" w:date="2021-04-29T05:46:00Z">
        <w:r w:rsidR="000C3C07" w:rsidRPr="0089456A">
          <w:rPr>
            <w:rFonts w:ascii="Times New Roman" w:hAnsi="Times New Roman" w:cs="Times New Roman"/>
            <w:sz w:val="24"/>
            <w:szCs w:val="24"/>
            <w:lang w:val="en-US"/>
          </w:rPr>
          <w:t>isn</w:t>
        </w:r>
      </w:ins>
      <w:ins w:id="109" w:author="Elizabeth Marks" w:date="2021-04-30T05:35:00Z">
        <w:r w:rsidR="006B569A">
          <w:rPr>
            <w:rFonts w:ascii="Times New Roman" w:hAnsi="Times New Roman" w:cs="Times New Roman"/>
            <w:sz w:val="24"/>
            <w:szCs w:val="24"/>
            <w:lang w:val="en-US"/>
          </w:rPr>
          <w:t>’</w:t>
        </w:r>
      </w:ins>
      <w:ins w:id="110" w:author="Elizabeth Marks" w:date="2021-04-29T05:46:00Z">
        <w:r w:rsidR="000C3C07" w:rsidRPr="0089456A">
          <w:rPr>
            <w:rFonts w:ascii="Times New Roman" w:hAnsi="Times New Roman" w:cs="Times New Roman"/>
            <w:sz w:val="24"/>
            <w:szCs w:val="24"/>
            <w:lang w:val="en-US"/>
          </w:rPr>
          <w:t xml:space="preserve">t </w:t>
        </w:r>
      </w:ins>
      <w:r w:rsidRPr="0089456A">
        <w:rPr>
          <w:rFonts w:ascii="Times New Roman" w:hAnsi="Times New Roman" w:cs="Times New Roman"/>
          <w:sz w:val="24"/>
          <w:szCs w:val="24"/>
          <w:lang w:val="en-US"/>
        </w:rPr>
        <w:t xml:space="preserve">a clear-cut answer. While information technology companies frequently top the lists of Fortune 100 best companies to work </w:t>
      </w:r>
      <w:commentRangeStart w:id="111"/>
      <w:r w:rsidRPr="0089456A">
        <w:rPr>
          <w:rFonts w:ascii="Times New Roman" w:hAnsi="Times New Roman" w:cs="Times New Roman"/>
          <w:sz w:val="24"/>
          <w:szCs w:val="24"/>
          <w:lang w:val="en-US"/>
        </w:rPr>
        <w:t xml:space="preserve">at (Fortune, 2021), the </w:t>
      </w:r>
      <w:commentRangeEnd w:id="111"/>
      <w:r w:rsidRPr="0089456A">
        <w:rPr>
          <w:rStyle w:val="CommentReference"/>
          <w:rFonts w:ascii="Times New Roman" w:hAnsi="Times New Roman" w:cs="Times New Roman"/>
          <w:sz w:val="24"/>
          <w:szCs w:val="24"/>
        </w:rPr>
        <w:commentReference w:id="111"/>
      </w:r>
      <w:r w:rsidRPr="0089456A">
        <w:rPr>
          <w:rFonts w:ascii="Times New Roman" w:hAnsi="Times New Roman" w:cs="Times New Roman"/>
          <w:sz w:val="24"/>
          <w:szCs w:val="24"/>
          <w:lang w:val="en-US"/>
        </w:rPr>
        <w:t xml:space="preserve">treatment of technology employees has gained attention in the media and academia for the exploitation that has run rampant due to a work culture of extreme hours. In 2006, Dyer-Witherford and Peuter presented a critical analysis of what they titled an overwork epidemic. Since then, the prevalence </w:t>
      </w:r>
      <w:ins w:id="112" w:author="Elizabeth Marks" w:date="2021-04-30T03:27:00Z">
        <w:r w:rsidR="007912C8">
          <w:rPr>
            <w:rFonts w:ascii="Times New Roman" w:hAnsi="Times New Roman" w:cs="Times New Roman"/>
            <w:sz w:val="24"/>
            <w:szCs w:val="24"/>
            <w:lang w:val="en-US"/>
          </w:rPr>
          <w:t>and impact</w:t>
        </w:r>
      </w:ins>
      <w:ins w:id="113" w:author="Elizabeth Marks" w:date="2021-04-30T03:28:00Z">
        <w:r w:rsidR="007912C8">
          <w:rPr>
            <w:rFonts w:ascii="Times New Roman" w:hAnsi="Times New Roman" w:cs="Times New Roman"/>
            <w:sz w:val="24"/>
            <w:szCs w:val="24"/>
            <w:lang w:val="en-US"/>
          </w:rPr>
          <w:t xml:space="preserve"> </w:t>
        </w:r>
      </w:ins>
      <w:r w:rsidRPr="0089456A">
        <w:rPr>
          <w:rFonts w:ascii="Times New Roman" w:hAnsi="Times New Roman" w:cs="Times New Roman"/>
          <w:sz w:val="24"/>
          <w:szCs w:val="24"/>
          <w:lang w:val="en-US"/>
        </w:rPr>
        <w:t xml:space="preserve">of overwork </w:t>
      </w:r>
      <w:del w:id="114" w:author="Elizabeth Marks" w:date="2021-04-30T05:26:00Z">
        <w:r w:rsidRPr="0089456A" w:rsidDel="006B569A">
          <w:rPr>
            <w:rFonts w:ascii="Times New Roman" w:hAnsi="Times New Roman" w:cs="Times New Roman"/>
            <w:sz w:val="24"/>
            <w:szCs w:val="24"/>
            <w:lang w:val="en-US"/>
          </w:rPr>
          <w:delText xml:space="preserve">has </w:delText>
        </w:r>
      </w:del>
      <w:ins w:id="115" w:author="Elizabeth Marks" w:date="2021-04-30T05:26:00Z">
        <w:r w:rsidR="006B569A" w:rsidRPr="0089456A">
          <w:rPr>
            <w:rFonts w:ascii="Times New Roman" w:hAnsi="Times New Roman" w:cs="Times New Roman"/>
            <w:sz w:val="24"/>
            <w:szCs w:val="24"/>
            <w:lang w:val="en-US"/>
          </w:rPr>
          <w:t>ha</w:t>
        </w:r>
        <w:r w:rsidR="006B569A">
          <w:rPr>
            <w:rFonts w:ascii="Times New Roman" w:hAnsi="Times New Roman" w:cs="Times New Roman"/>
            <w:sz w:val="24"/>
            <w:szCs w:val="24"/>
            <w:lang w:val="en-US"/>
          </w:rPr>
          <w:t>ve</w:t>
        </w:r>
        <w:r w:rsidR="006B569A" w:rsidRPr="0089456A">
          <w:rPr>
            <w:rFonts w:ascii="Times New Roman" w:hAnsi="Times New Roman" w:cs="Times New Roman"/>
            <w:sz w:val="24"/>
            <w:szCs w:val="24"/>
            <w:lang w:val="en-US"/>
          </w:rPr>
          <w:t xml:space="preserve"> </w:t>
        </w:r>
      </w:ins>
      <w:r w:rsidRPr="0089456A">
        <w:rPr>
          <w:rFonts w:ascii="Times New Roman" w:hAnsi="Times New Roman" w:cs="Times New Roman"/>
          <w:sz w:val="24"/>
          <w:szCs w:val="24"/>
          <w:lang w:val="en-US"/>
        </w:rPr>
        <w:t xml:space="preserve">been quantified in several large-scale surveys of employees from technology companies in the </w:t>
      </w:r>
      <w:r w:rsidRPr="0089456A">
        <w:rPr>
          <w:rFonts w:ascii="Times New Roman" w:hAnsi="Times New Roman" w:cs="Times New Roman"/>
          <w:sz w:val="24"/>
          <w:szCs w:val="24"/>
          <w:lang w:val="en-US"/>
        </w:rPr>
        <w:lastRenderedPageBreak/>
        <w:t xml:space="preserve">United States and Canada. These results have consistently demonstrated </w:t>
      </w:r>
      <w:del w:id="116" w:author="Elizabeth Marks" w:date="2021-04-30T03:31:00Z">
        <w:r w:rsidRPr="0089456A" w:rsidDel="00A1474B">
          <w:rPr>
            <w:rFonts w:ascii="Times New Roman" w:hAnsi="Times New Roman" w:cs="Times New Roman"/>
            <w:sz w:val="24"/>
            <w:szCs w:val="24"/>
            <w:lang w:val="en-US"/>
          </w:rPr>
          <w:delText xml:space="preserve">the </w:delText>
        </w:r>
      </w:del>
      <w:ins w:id="117" w:author="Elizabeth Marks" w:date="2021-04-30T03:32:00Z">
        <w:r w:rsidR="00A1474B">
          <w:rPr>
            <w:rFonts w:ascii="Times New Roman" w:hAnsi="Times New Roman" w:cs="Times New Roman"/>
            <w:sz w:val="24"/>
            <w:szCs w:val="24"/>
            <w:lang w:val="en-US"/>
          </w:rPr>
          <w:t>the</w:t>
        </w:r>
      </w:ins>
      <w:ins w:id="118" w:author="Elizabeth Marks" w:date="2021-04-30T03:31:00Z">
        <w:r w:rsidR="00A1474B">
          <w:rPr>
            <w:rFonts w:ascii="Times New Roman" w:hAnsi="Times New Roman" w:cs="Times New Roman"/>
            <w:sz w:val="24"/>
            <w:szCs w:val="24"/>
            <w:lang w:val="en-US"/>
          </w:rPr>
          <w:t xml:space="preserve"> substantial</w:t>
        </w:r>
        <w:r w:rsidR="00A1474B" w:rsidRPr="0089456A">
          <w:rPr>
            <w:rFonts w:ascii="Times New Roman" w:hAnsi="Times New Roman" w:cs="Times New Roman"/>
            <w:sz w:val="24"/>
            <w:szCs w:val="24"/>
            <w:lang w:val="en-US"/>
          </w:rPr>
          <w:t xml:space="preserve"> </w:t>
        </w:r>
      </w:ins>
      <w:r w:rsidRPr="0089456A">
        <w:rPr>
          <w:rFonts w:ascii="Times New Roman" w:hAnsi="Times New Roman" w:cs="Times New Roman"/>
          <w:sz w:val="24"/>
          <w:szCs w:val="24"/>
          <w:lang w:val="en-US"/>
        </w:rPr>
        <w:t xml:space="preserve">impact </w:t>
      </w:r>
      <w:ins w:id="119" w:author="Elizabeth Marks" w:date="2021-04-30T03:32:00Z">
        <w:r w:rsidR="00A1474B">
          <w:rPr>
            <w:rFonts w:ascii="Times New Roman" w:hAnsi="Times New Roman" w:cs="Times New Roman"/>
            <w:sz w:val="24"/>
            <w:szCs w:val="24"/>
            <w:lang w:val="en-US"/>
          </w:rPr>
          <w:t xml:space="preserve">that </w:t>
        </w:r>
      </w:ins>
      <w:del w:id="120" w:author="Elizabeth Marks" w:date="2021-04-30T03:32:00Z">
        <w:r w:rsidRPr="0089456A" w:rsidDel="00A1474B">
          <w:rPr>
            <w:rFonts w:ascii="Times New Roman" w:hAnsi="Times New Roman" w:cs="Times New Roman"/>
            <w:sz w:val="24"/>
            <w:szCs w:val="24"/>
            <w:lang w:val="en-US"/>
          </w:rPr>
          <w:delText xml:space="preserve">of </w:delText>
        </w:r>
      </w:del>
      <w:r w:rsidRPr="0089456A">
        <w:rPr>
          <w:rFonts w:ascii="Times New Roman" w:hAnsi="Times New Roman" w:cs="Times New Roman"/>
          <w:sz w:val="24"/>
          <w:szCs w:val="24"/>
          <w:lang w:val="en-US"/>
        </w:rPr>
        <w:t xml:space="preserve">this overwork culture </w:t>
      </w:r>
      <w:ins w:id="121" w:author="Elizabeth Marks" w:date="2021-04-30T03:32:00Z">
        <w:r w:rsidR="00A1474B">
          <w:rPr>
            <w:rFonts w:ascii="Times New Roman" w:hAnsi="Times New Roman" w:cs="Times New Roman"/>
            <w:sz w:val="24"/>
            <w:szCs w:val="24"/>
            <w:lang w:val="en-US"/>
          </w:rPr>
          <w:t xml:space="preserve">has </w:t>
        </w:r>
      </w:ins>
      <w:r w:rsidRPr="0089456A">
        <w:rPr>
          <w:rFonts w:ascii="Times New Roman" w:hAnsi="Times New Roman" w:cs="Times New Roman"/>
          <w:sz w:val="24"/>
          <w:szCs w:val="24"/>
          <w:lang w:val="en-US"/>
        </w:rPr>
        <w:t xml:space="preserve">on </w:t>
      </w:r>
      <w:commentRangeStart w:id="122"/>
      <w:r w:rsidRPr="0089456A">
        <w:rPr>
          <w:rFonts w:ascii="Times New Roman" w:hAnsi="Times New Roman" w:cs="Times New Roman"/>
          <w:sz w:val="24"/>
          <w:szCs w:val="24"/>
          <w:lang w:val="en-US"/>
        </w:rPr>
        <w:t xml:space="preserve">employees: </w:t>
      </w:r>
      <w:r w:rsidRPr="0089456A">
        <w:rPr>
          <w:rFonts w:ascii="Times New Roman" w:hAnsi="Times New Roman" w:cs="Times New Roman"/>
          <w:sz w:val="24"/>
          <w:szCs w:val="24"/>
        </w:rPr>
        <w:t>8.6</w:t>
      </w:r>
      <w:r w:rsidRPr="0089456A">
        <w:rPr>
          <w:rFonts w:ascii="Times New Roman" w:hAnsi="Times New Roman" w:cs="Times New Roman"/>
          <w:sz w:val="24"/>
          <w:szCs w:val="24"/>
          <w:lang w:val="en-US"/>
        </w:rPr>
        <w:t>-</w:t>
      </w:r>
      <w:r w:rsidRPr="0089456A">
        <w:rPr>
          <w:rFonts w:ascii="Times New Roman" w:hAnsi="Times New Roman" w:cs="Times New Roman"/>
          <w:sz w:val="24"/>
          <w:szCs w:val="24"/>
        </w:rPr>
        <w:t>hour average</w:t>
      </w:r>
      <w:r w:rsidRPr="0089456A">
        <w:rPr>
          <w:rFonts w:ascii="Times New Roman" w:hAnsi="Times New Roman" w:cs="Times New Roman"/>
          <w:sz w:val="24"/>
          <w:szCs w:val="24"/>
          <w:lang w:val="en-US"/>
        </w:rPr>
        <w:t xml:space="preserve"> workdays </w:t>
      </w:r>
      <w:commentRangeStart w:id="123"/>
      <w:r w:rsidRPr="0089456A">
        <w:rPr>
          <w:rFonts w:ascii="Times New Roman" w:hAnsi="Times New Roman" w:cs="Times New Roman"/>
          <w:sz w:val="24"/>
          <w:szCs w:val="24"/>
          <w:lang w:val="en-US"/>
        </w:rPr>
        <w:t xml:space="preserve">(Jorge, 2012); </w:t>
      </w:r>
      <w:r w:rsidRPr="0089456A">
        <w:rPr>
          <w:rFonts w:ascii="Times New Roman" w:hAnsi="Times New Roman" w:cs="Times New Roman"/>
          <w:sz w:val="24"/>
          <w:szCs w:val="24"/>
        </w:rPr>
        <w:t>47 hour work weeks</w:t>
      </w:r>
      <w:r w:rsidRPr="0089456A">
        <w:rPr>
          <w:rFonts w:ascii="Times New Roman" w:hAnsi="Times New Roman" w:cs="Times New Roman"/>
          <w:sz w:val="24"/>
          <w:szCs w:val="24"/>
          <w:lang w:val="en-US"/>
        </w:rPr>
        <w:t xml:space="preserve"> (Saad, 2014); </w:t>
      </w:r>
      <w:r w:rsidRPr="0089456A">
        <w:rPr>
          <w:rFonts w:ascii="Times New Roman" w:hAnsi="Times New Roman" w:cs="Times New Roman"/>
          <w:sz w:val="24"/>
          <w:szCs w:val="24"/>
        </w:rPr>
        <w:t>reports of burnout</w:t>
      </w:r>
      <w:r w:rsidRPr="0089456A">
        <w:rPr>
          <w:rFonts w:ascii="Times New Roman" w:hAnsi="Times New Roman" w:cs="Times New Roman"/>
          <w:sz w:val="24"/>
          <w:szCs w:val="24"/>
          <w:lang w:val="en-US"/>
        </w:rPr>
        <w:t xml:space="preserve"> (McCarthy, 2018); or </w:t>
      </w:r>
      <w:commentRangeStart w:id="124"/>
      <w:commentRangeEnd w:id="124"/>
      <w:r w:rsidRPr="0089456A">
        <w:rPr>
          <w:rStyle w:val="CommentReference"/>
          <w:rFonts w:ascii="Times New Roman" w:hAnsi="Times New Roman" w:cs="Times New Roman"/>
          <w:sz w:val="24"/>
          <w:szCs w:val="24"/>
        </w:rPr>
        <w:commentReference w:id="124"/>
      </w:r>
      <w:r w:rsidRPr="0089456A">
        <w:rPr>
          <w:rFonts w:ascii="Times New Roman" w:hAnsi="Times New Roman" w:cs="Times New Roman"/>
          <w:sz w:val="24"/>
          <w:szCs w:val="24"/>
          <w:lang w:val="en-US"/>
        </w:rPr>
        <w:t xml:space="preserve">20% of the sample working overtime </w:t>
      </w:r>
      <w:r w:rsidRPr="0089456A">
        <w:rPr>
          <w:rFonts w:ascii="Times New Roman" w:hAnsi="Times New Roman" w:cs="Times New Roman"/>
          <w:sz w:val="24"/>
          <w:szCs w:val="24"/>
        </w:rPr>
        <w:t>at least once or twice a week</w:t>
      </w:r>
      <w:r w:rsidRPr="0089456A">
        <w:rPr>
          <w:rFonts w:ascii="Times New Roman" w:hAnsi="Times New Roman" w:cs="Times New Roman"/>
          <w:sz w:val="24"/>
          <w:szCs w:val="24"/>
          <w:lang w:val="en-US"/>
        </w:rPr>
        <w:t xml:space="preserve"> (Stack Overflow, 2021). </w:t>
      </w:r>
      <w:commentRangeEnd w:id="123"/>
      <w:r w:rsidRPr="0089456A">
        <w:rPr>
          <w:rStyle w:val="CommentReference"/>
          <w:rFonts w:ascii="Times New Roman" w:hAnsi="Times New Roman" w:cs="Times New Roman"/>
          <w:sz w:val="24"/>
          <w:szCs w:val="24"/>
        </w:rPr>
        <w:commentReference w:id="123"/>
      </w:r>
      <w:ins w:id="125" w:author="Elizabeth Marks" w:date="2021-04-30T03:33:00Z">
        <w:r w:rsidR="00A1474B">
          <w:rPr>
            <w:rFonts w:ascii="Times New Roman" w:hAnsi="Times New Roman" w:cs="Times New Roman"/>
            <w:sz w:val="24"/>
            <w:szCs w:val="24"/>
            <w:lang w:val="en-US"/>
          </w:rPr>
          <w:t xml:space="preserve">The fact that </w:t>
        </w:r>
      </w:ins>
      <w:ins w:id="126" w:author="Elizabeth Marks" w:date="2021-04-30T03:32:00Z">
        <w:r w:rsidR="00A1474B">
          <w:rPr>
            <w:rFonts w:ascii="Times New Roman" w:hAnsi="Times New Roman" w:cs="Times New Roman"/>
            <w:sz w:val="24"/>
            <w:szCs w:val="24"/>
            <w:lang w:val="en-US"/>
          </w:rPr>
          <w:t>o</w:t>
        </w:r>
      </w:ins>
      <w:del w:id="127" w:author="Elizabeth Marks" w:date="2021-04-30T03:32:00Z">
        <w:r w:rsidRPr="0089456A" w:rsidDel="00A1474B">
          <w:rPr>
            <w:rFonts w:ascii="Times New Roman" w:hAnsi="Times New Roman" w:cs="Times New Roman"/>
            <w:sz w:val="24"/>
            <w:szCs w:val="24"/>
            <w:lang w:val="en-US"/>
          </w:rPr>
          <w:delText>O</w:delText>
        </w:r>
      </w:del>
      <w:r w:rsidRPr="0089456A">
        <w:rPr>
          <w:rFonts w:ascii="Times New Roman" w:hAnsi="Times New Roman" w:cs="Times New Roman"/>
          <w:sz w:val="24"/>
          <w:szCs w:val="24"/>
          <w:lang w:val="en-US"/>
        </w:rPr>
        <w:t>vertime</w:t>
      </w:r>
      <w:ins w:id="128" w:author="Elizabeth Marks" w:date="2021-04-30T03:34:00Z">
        <w:r w:rsidR="00A1474B">
          <w:rPr>
            <w:rFonts w:ascii="Times New Roman" w:hAnsi="Times New Roman" w:cs="Times New Roman"/>
            <w:sz w:val="24"/>
            <w:szCs w:val="24"/>
            <w:lang w:val="en-US"/>
          </w:rPr>
          <w:t xml:space="preserve"> remains commonplace</w:t>
        </w:r>
      </w:ins>
      <w:ins w:id="129" w:author="Elizabeth Marks" w:date="2021-04-30T03:35:00Z">
        <w:r w:rsidR="00A1474B">
          <w:rPr>
            <w:rFonts w:ascii="Times New Roman" w:hAnsi="Times New Roman" w:cs="Times New Roman"/>
            <w:sz w:val="24"/>
            <w:szCs w:val="24"/>
            <w:lang w:val="en-US"/>
          </w:rPr>
          <w:t xml:space="preserve"> </w:t>
        </w:r>
        <w:del w:id="130" w:author="William Hall" w:date="2021-04-30T12:54:00Z">
          <w:r w:rsidR="00A1474B" w:rsidDel="00C47FD6">
            <w:rPr>
              <w:rFonts w:ascii="Times New Roman" w:hAnsi="Times New Roman" w:cs="Times New Roman"/>
              <w:sz w:val="24"/>
              <w:szCs w:val="24"/>
              <w:lang w:val="en-US"/>
            </w:rPr>
            <w:delText>to this year</w:delText>
          </w:r>
        </w:del>
      </w:ins>
      <w:del w:id="131" w:author="William Hall" w:date="2021-04-30T12:54:00Z">
        <w:r w:rsidRPr="0089456A" w:rsidDel="00C47FD6">
          <w:rPr>
            <w:rFonts w:ascii="Times New Roman" w:hAnsi="Times New Roman" w:cs="Times New Roman"/>
            <w:sz w:val="24"/>
            <w:szCs w:val="24"/>
            <w:lang w:val="en-US"/>
          </w:rPr>
          <w:delText xml:space="preserve"> is reportedly frequently, and this</w:delText>
        </w:r>
      </w:del>
      <w:ins w:id="132" w:author="Elizabeth Marks" w:date="2021-04-30T03:29:00Z">
        <w:del w:id="133" w:author="William Hall" w:date="2021-04-30T12:54:00Z">
          <w:r w:rsidR="007912C8" w:rsidDel="00C47FD6">
            <w:rPr>
              <w:rFonts w:ascii="Times New Roman" w:hAnsi="Times New Roman" w:cs="Times New Roman"/>
              <w:sz w:val="24"/>
              <w:szCs w:val="24"/>
              <w:lang w:val="en-US"/>
            </w:rPr>
            <w:delText xml:space="preserve"> </w:delText>
          </w:r>
        </w:del>
        <w:r w:rsidR="007912C8">
          <w:rPr>
            <w:rFonts w:ascii="Times New Roman" w:hAnsi="Times New Roman" w:cs="Times New Roman"/>
            <w:sz w:val="24"/>
            <w:szCs w:val="24"/>
            <w:lang w:val="en-US"/>
          </w:rPr>
          <w:t>is</w:t>
        </w:r>
      </w:ins>
      <w:r w:rsidRPr="0089456A">
        <w:rPr>
          <w:rFonts w:ascii="Times New Roman" w:hAnsi="Times New Roman" w:cs="Times New Roman"/>
          <w:sz w:val="24"/>
          <w:szCs w:val="24"/>
          <w:lang w:val="en-US"/>
        </w:rPr>
        <w:t xml:space="preserve"> a point of particular concern</w:t>
      </w:r>
      <w:del w:id="134" w:author="Elizabeth Marks" w:date="2021-04-30T03:36:00Z">
        <w:r w:rsidRPr="0089456A" w:rsidDel="00A1474B">
          <w:rPr>
            <w:rFonts w:ascii="Times New Roman" w:hAnsi="Times New Roman" w:cs="Times New Roman"/>
            <w:sz w:val="24"/>
            <w:szCs w:val="24"/>
            <w:lang w:val="en-US"/>
          </w:rPr>
          <w:delText xml:space="preserve"> due to the fact that</w:delText>
        </w:r>
      </w:del>
      <w:ins w:id="135" w:author="Elizabeth Marks" w:date="2021-04-30T03:36:00Z">
        <w:r w:rsidR="00A1474B">
          <w:rPr>
            <w:rFonts w:ascii="Times New Roman" w:hAnsi="Times New Roman" w:cs="Times New Roman"/>
            <w:sz w:val="24"/>
            <w:szCs w:val="24"/>
            <w:lang w:val="en-US"/>
          </w:rPr>
          <w:t xml:space="preserve"> as </w:t>
        </w:r>
      </w:ins>
      <w:del w:id="136" w:author="Elizabeth Marks" w:date="2021-04-30T03:36:00Z">
        <w:r w:rsidRPr="0089456A" w:rsidDel="00A1474B">
          <w:rPr>
            <w:rFonts w:ascii="Times New Roman" w:hAnsi="Times New Roman" w:cs="Times New Roman"/>
            <w:sz w:val="24"/>
            <w:szCs w:val="24"/>
            <w:lang w:val="en-US"/>
          </w:rPr>
          <w:delText xml:space="preserve">, in both </w:delText>
        </w:r>
        <w:commentRangeStart w:id="137"/>
        <w:r w:rsidRPr="0089456A" w:rsidDel="00A1474B">
          <w:rPr>
            <w:rFonts w:ascii="Times New Roman" w:hAnsi="Times New Roman" w:cs="Times New Roman"/>
            <w:sz w:val="24"/>
            <w:szCs w:val="24"/>
            <w:lang w:val="en-US"/>
          </w:rPr>
          <w:delText>Canada</w:delText>
        </w:r>
        <w:r w:rsidRPr="0089456A" w:rsidDel="00A1474B">
          <w:rPr>
            <w:rStyle w:val="Hyperlink"/>
            <w:rFonts w:ascii="Times New Roman" w:hAnsi="Times New Roman" w:cs="Times New Roman"/>
            <w:color w:val="auto"/>
            <w:sz w:val="24"/>
            <w:szCs w:val="24"/>
            <w:u w:val="none"/>
            <w:lang w:val="en-US"/>
          </w:rPr>
          <w:delText xml:space="preserve"> (British Columbia Employment Standards, 2020)</w:delText>
        </w:r>
        <w:r w:rsidRPr="0089456A" w:rsidDel="00A1474B">
          <w:rPr>
            <w:rFonts w:ascii="Times New Roman" w:hAnsi="Times New Roman" w:cs="Times New Roman"/>
            <w:sz w:val="24"/>
            <w:szCs w:val="24"/>
            <w:lang w:val="en-US"/>
          </w:rPr>
          <w:delText xml:space="preserve"> and the </w:delText>
        </w:r>
        <w:r w:rsidRPr="0089456A" w:rsidDel="00A1474B">
          <w:rPr>
            <w:rFonts w:ascii="Times New Roman" w:hAnsi="Times New Roman" w:cs="Times New Roman"/>
            <w:sz w:val="24"/>
            <w:szCs w:val="24"/>
          </w:rPr>
          <w:delText>United States</w:delText>
        </w:r>
        <w:r w:rsidRPr="0089456A" w:rsidDel="00A1474B">
          <w:rPr>
            <w:rFonts w:ascii="Times New Roman" w:hAnsi="Times New Roman" w:cs="Times New Roman"/>
            <w:sz w:val="24"/>
            <w:szCs w:val="24"/>
            <w:lang w:val="en-US"/>
          </w:rPr>
          <w:delText xml:space="preserve"> (U.S. Department of Labor, 2019), </w:delText>
        </w:r>
      </w:del>
      <w:ins w:id="138" w:author="Elizabeth Marks" w:date="2021-04-30T21:38:00Z">
        <w:r w:rsidR="001D0F30">
          <w:rPr>
            <w:rFonts w:ascii="Times New Roman" w:hAnsi="Times New Roman" w:cs="Times New Roman"/>
            <w:sz w:val="24"/>
            <w:szCs w:val="24"/>
            <w:lang w:val="en-US"/>
          </w:rPr>
          <w:t>t</w:t>
        </w:r>
      </w:ins>
      <w:del w:id="139" w:author="Elizabeth Marks" w:date="2021-04-30T21:38:00Z">
        <w:r w:rsidRPr="0089456A" w:rsidDel="001D0F30">
          <w:rPr>
            <w:rFonts w:ascii="Times New Roman" w:hAnsi="Times New Roman" w:cs="Times New Roman"/>
            <w:sz w:val="24"/>
            <w:szCs w:val="24"/>
            <w:lang w:val="en-US"/>
          </w:rPr>
          <w:delText>T</w:delText>
        </w:r>
      </w:del>
      <w:r w:rsidRPr="0089456A">
        <w:rPr>
          <w:rFonts w:ascii="Times New Roman" w:hAnsi="Times New Roman" w:cs="Times New Roman"/>
          <w:sz w:val="24"/>
          <w:szCs w:val="24"/>
          <w:lang w:val="en-US"/>
        </w:rPr>
        <w:t>echnology workers are</w:t>
      </w:r>
      <w:ins w:id="140" w:author="Elizabeth Marks" w:date="2021-04-30T03:36:00Z">
        <w:r w:rsidR="00A1474B">
          <w:rPr>
            <w:rFonts w:ascii="Times New Roman" w:hAnsi="Times New Roman" w:cs="Times New Roman"/>
            <w:sz w:val="24"/>
            <w:szCs w:val="24"/>
            <w:lang w:val="en-US"/>
          </w:rPr>
          <w:t xml:space="preserve"> now</w:t>
        </w:r>
      </w:ins>
      <w:r w:rsidRPr="0089456A">
        <w:rPr>
          <w:rFonts w:ascii="Times New Roman" w:hAnsi="Times New Roman" w:cs="Times New Roman"/>
          <w:sz w:val="24"/>
          <w:szCs w:val="24"/>
          <w:lang w:val="en-US"/>
        </w:rPr>
        <w:t xml:space="preserve"> exempt from overtime pay, daily or weekly limits on work hours or mandatory rest periods</w:t>
      </w:r>
      <w:ins w:id="141" w:author="Elizabeth Marks" w:date="2021-04-30T03:36:00Z">
        <w:r w:rsidR="00A1474B">
          <w:rPr>
            <w:rFonts w:ascii="Times New Roman" w:hAnsi="Times New Roman" w:cs="Times New Roman"/>
            <w:sz w:val="24"/>
            <w:szCs w:val="24"/>
            <w:lang w:val="en-US"/>
          </w:rPr>
          <w:t xml:space="preserve"> </w:t>
        </w:r>
        <w:r w:rsidR="00A1474B" w:rsidRPr="0089456A">
          <w:rPr>
            <w:rFonts w:ascii="Times New Roman" w:hAnsi="Times New Roman" w:cs="Times New Roman"/>
            <w:sz w:val="24"/>
            <w:szCs w:val="24"/>
            <w:lang w:val="en-US"/>
          </w:rPr>
          <w:t>in both Canada</w:t>
        </w:r>
        <w:r w:rsidR="00A1474B" w:rsidRPr="0089456A">
          <w:rPr>
            <w:rStyle w:val="Hyperlink"/>
            <w:rFonts w:ascii="Times New Roman" w:hAnsi="Times New Roman" w:cs="Times New Roman"/>
            <w:color w:val="auto"/>
            <w:sz w:val="24"/>
            <w:szCs w:val="24"/>
            <w:u w:val="none"/>
            <w:lang w:val="en-US"/>
          </w:rPr>
          <w:t xml:space="preserve"> (British Columbia Employment Standards, 2020)</w:t>
        </w:r>
        <w:r w:rsidR="00A1474B" w:rsidRPr="0089456A">
          <w:rPr>
            <w:rFonts w:ascii="Times New Roman" w:hAnsi="Times New Roman" w:cs="Times New Roman"/>
            <w:sz w:val="24"/>
            <w:szCs w:val="24"/>
            <w:lang w:val="en-US"/>
          </w:rPr>
          <w:t xml:space="preserve"> and the </w:t>
        </w:r>
        <w:r w:rsidR="00A1474B" w:rsidRPr="0089456A">
          <w:rPr>
            <w:rFonts w:ascii="Times New Roman" w:hAnsi="Times New Roman" w:cs="Times New Roman"/>
            <w:sz w:val="24"/>
            <w:szCs w:val="24"/>
          </w:rPr>
          <w:t>United States</w:t>
        </w:r>
        <w:r w:rsidR="00A1474B" w:rsidRPr="0089456A">
          <w:rPr>
            <w:rFonts w:ascii="Times New Roman" w:hAnsi="Times New Roman" w:cs="Times New Roman"/>
            <w:sz w:val="24"/>
            <w:szCs w:val="24"/>
            <w:lang w:val="en-US"/>
          </w:rPr>
          <w:t xml:space="preserve"> (U.S. Department of Labor, 2019)</w:t>
        </w:r>
      </w:ins>
      <w:r w:rsidRPr="0089456A">
        <w:rPr>
          <w:rFonts w:ascii="Times New Roman" w:hAnsi="Times New Roman" w:cs="Times New Roman"/>
          <w:sz w:val="24"/>
          <w:szCs w:val="24"/>
          <w:lang w:val="en-US"/>
        </w:rPr>
        <w:t>.</w:t>
      </w:r>
      <w:commentRangeEnd w:id="137"/>
      <w:r w:rsidRPr="0089456A">
        <w:rPr>
          <w:rStyle w:val="CommentReference"/>
          <w:rFonts w:ascii="Times New Roman" w:hAnsi="Times New Roman" w:cs="Times New Roman"/>
          <w:sz w:val="24"/>
          <w:szCs w:val="24"/>
        </w:rPr>
        <w:commentReference w:id="137"/>
      </w:r>
      <w:commentRangeEnd w:id="122"/>
      <w:r w:rsidRPr="0089456A">
        <w:rPr>
          <w:rStyle w:val="CommentReference"/>
          <w:rFonts w:ascii="Times New Roman" w:hAnsi="Times New Roman" w:cs="Times New Roman"/>
          <w:sz w:val="24"/>
          <w:szCs w:val="24"/>
        </w:rPr>
        <w:commentReference w:id="122"/>
      </w:r>
      <w:r w:rsidR="00CD0F5E">
        <w:rPr>
          <w:rFonts w:ascii="Times New Roman" w:hAnsi="Times New Roman" w:cs="Times New Roman"/>
          <w:sz w:val="24"/>
          <w:szCs w:val="24"/>
          <w:lang w:val="en-US"/>
        </w:rPr>
        <w:t xml:space="preserve"> </w:t>
      </w:r>
      <w:commentRangeStart w:id="142"/>
      <w:r w:rsidRPr="0089456A">
        <w:rPr>
          <w:rFonts w:ascii="Times New Roman" w:hAnsi="Times New Roman" w:cs="Times New Roman"/>
          <w:sz w:val="24"/>
          <w:szCs w:val="24"/>
          <w:lang w:val="en-US"/>
        </w:rPr>
        <w:t>While</w:t>
      </w:r>
      <w:commentRangeEnd w:id="142"/>
      <w:r w:rsidRPr="0089456A">
        <w:rPr>
          <w:rStyle w:val="CommentReference"/>
          <w:rFonts w:ascii="Times New Roman" w:hAnsi="Times New Roman" w:cs="Times New Roman"/>
          <w:sz w:val="24"/>
          <w:szCs w:val="24"/>
        </w:rPr>
        <w:commentReference w:id="142"/>
      </w:r>
      <w:r w:rsidRPr="0089456A">
        <w:rPr>
          <w:rFonts w:ascii="Times New Roman" w:hAnsi="Times New Roman" w:cs="Times New Roman"/>
          <w:sz w:val="24"/>
          <w:szCs w:val="24"/>
          <w:lang w:val="en-US"/>
        </w:rPr>
        <w:t xml:space="preserve"> the policies and perks implemented by these companies suggest a strong desire to create a fun and inspiring workspace for employees, the outlook on employee workload and mental health begs the question of whether this modernization has contributed to a culture of overwork and exploitation.</w:t>
      </w:r>
      <w:r w:rsidR="009E48A5">
        <w:rPr>
          <w:rFonts w:ascii="Times New Roman" w:hAnsi="Times New Roman" w:cs="Times New Roman"/>
          <w:sz w:val="24"/>
          <w:szCs w:val="24"/>
          <w:lang w:val="en-US"/>
        </w:rPr>
        <w:t xml:space="preserve"> In </w:t>
      </w:r>
      <w:r w:rsidR="00935106">
        <w:rPr>
          <w:rFonts w:ascii="Times New Roman" w:hAnsi="Times New Roman" w:cs="Times New Roman"/>
          <w:sz w:val="24"/>
          <w:szCs w:val="24"/>
          <w:lang w:val="en-US"/>
        </w:rPr>
        <w:t xml:space="preserve">the </w:t>
      </w:r>
      <w:r w:rsidR="009E48A5">
        <w:rPr>
          <w:rFonts w:ascii="Times New Roman" w:hAnsi="Times New Roman" w:cs="Times New Roman"/>
          <w:sz w:val="24"/>
          <w:szCs w:val="24"/>
          <w:lang w:val="en-US"/>
        </w:rPr>
        <w:t xml:space="preserve">present research, we test the idea that </w:t>
      </w:r>
      <w:ins w:id="143" w:author="Elizabeth Marks" w:date="2021-04-30T03:40:00Z">
        <w:r w:rsidR="00A1474B">
          <w:rPr>
            <w:rFonts w:ascii="Times New Roman" w:hAnsi="Times New Roman" w:cs="Times New Roman"/>
            <w:sz w:val="24"/>
            <w:szCs w:val="24"/>
            <w:lang w:val="en-US"/>
          </w:rPr>
          <w:t xml:space="preserve">the </w:t>
        </w:r>
      </w:ins>
      <w:del w:id="144" w:author="Elizabeth Marks" w:date="2021-04-30T03:40:00Z">
        <w:r w:rsidR="009E48A5" w:rsidDel="00A1474B">
          <w:rPr>
            <w:rFonts w:ascii="Times New Roman" w:hAnsi="Times New Roman" w:cs="Times New Roman"/>
            <w:sz w:val="24"/>
            <w:szCs w:val="24"/>
            <w:lang w:val="en-US"/>
          </w:rPr>
          <w:delText xml:space="preserve">workplace </w:delText>
        </w:r>
      </w:del>
      <w:ins w:id="145" w:author="Elizabeth Marks" w:date="2021-04-30T03:40:00Z">
        <w:r w:rsidR="00A1474B">
          <w:rPr>
            <w:rFonts w:ascii="Times New Roman" w:hAnsi="Times New Roman" w:cs="Times New Roman"/>
            <w:sz w:val="24"/>
            <w:szCs w:val="24"/>
            <w:lang w:val="en-US"/>
          </w:rPr>
          <w:t xml:space="preserve">extravagant </w:t>
        </w:r>
      </w:ins>
      <w:r w:rsidR="009E48A5">
        <w:rPr>
          <w:rFonts w:ascii="Times New Roman" w:hAnsi="Times New Roman" w:cs="Times New Roman"/>
          <w:sz w:val="24"/>
          <w:szCs w:val="24"/>
          <w:lang w:val="en-US"/>
        </w:rPr>
        <w:t>perks</w:t>
      </w:r>
      <w:ins w:id="146" w:author="Elizabeth Marks" w:date="2021-04-30T03:40:00Z">
        <w:r w:rsidR="00A1474B">
          <w:rPr>
            <w:rFonts w:ascii="Times New Roman" w:hAnsi="Times New Roman" w:cs="Times New Roman"/>
            <w:sz w:val="24"/>
            <w:szCs w:val="24"/>
            <w:lang w:val="en-US"/>
          </w:rPr>
          <w:t xml:space="preserve"> and amenities</w:t>
        </w:r>
      </w:ins>
      <w:r w:rsidR="009E48A5">
        <w:rPr>
          <w:rFonts w:ascii="Times New Roman" w:hAnsi="Times New Roman" w:cs="Times New Roman"/>
          <w:sz w:val="24"/>
          <w:szCs w:val="24"/>
          <w:lang w:val="en-US"/>
        </w:rPr>
        <w:t xml:space="preserve"> prevalent in modern tech companies help employees</w:t>
      </w:r>
      <w:ins w:id="147" w:author="Elizabeth Marks" w:date="2021-04-30T03:40:00Z">
        <w:r w:rsidR="00A57A0D">
          <w:rPr>
            <w:rFonts w:ascii="Times New Roman" w:hAnsi="Times New Roman" w:cs="Times New Roman"/>
            <w:sz w:val="24"/>
            <w:szCs w:val="24"/>
            <w:lang w:val="en-US"/>
          </w:rPr>
          <w:t xml:space="preserve"> and observers</w:t>
        </w:r>
      </w:ins>
      <w:r w:rsidR="009E48A5">
        <w:rPr>
          <w:rFonts w:ascii="Times New Roman" w:hAnsi="Times New Roman" w:cs="Times New Roman"/>
          <w:sz w:val="24"/>
          <w:szCs w:val="24"/>
          <w:lang w:val="en-US"/>
        </w:rPr>
        <w:t xml:space="preserve"> rationalize instances of exploitation and overwork. </w:t>
      </w:r>
    </w:p>
    <w:p w14:paraId="4F1A967C" w14:textId="50EDDAAF" w:rsidR="0089456A" w:rsidRPr="0089456A" w:rsidRDefault="0089456A" w:rsidP="0089456A">
      <w:pPr>
        <w:spacing w:line="480" w:lineRule="auto"/>
        <w:rPr>
          <w:rFonts w:ascii="Times New Roman" w:hAnsi="Times New Roman" w:cs="Times New Roman"/>
          <w:b/>
          <w:bCs/>
          <w:sz w:val="24"/>
          <w:szCs w:val="24"/>
          <w:lang w:val="en-US"/>
        </w:rPr>
      </w:pPr>
      <w:r w:rsidRPr="0089456A">
        <w:rPr>
          <w:rFonts w:ascii="Times New Roman" w:hAnsi="Times New Roman" w:cs="Times New Roman"/>
          <w:b/>
          <w:bCs/>
          <w:sz w:val="24"/>
          <w:szCs w:val="24"/>
          <w:lang w:val="en-US"/>
        </w:rPr>
        <w:t>Organizational Culture</w:t>
      </w:r>
      <w:r w:rsidR="00F81A2D">
        <w:rPr>
          <w:rFonts w:ascii="Times New Roman" w:hAnsi="Times New Roman" w:cs="Times New Roman"/>
          <w:b/>
          <w:bCs/>
          <w:sz w:val="24"/>
          <w:szCs w:val="24"/>
          <w:lang w:val="en-US"/>
        </w:rPr>
        <w:t xml:space="preserve"> and the Competing Values Framework</w:t>
      </w:r>
    </w:p>
    <w:p w14:paraId="4588DDC7" w14:textId="543090C3" w:rsidR="0089456A" w:rsidRPr="0089456A" w:rsidRDefault="0089456A" w:rsidP="00F81A2D">
      <w:pPr>
        <w:spacing w:line="480" w:lineRule="auto"/>
        <w:ind w:firstLine="720"/>
        <w:rPr>
          <w:rFonts w:ascii="Times New Roman" w:hAnsi="Times New Roman" w:cs="Times New Roman"/>
          <w:sz w:val="24"/>
          <w:szCs w:val="24"/>
          <w:lang w:val="en-US"/>
        </w:rPr>
      </w:pPr>
      <w:commentRangeStart w:id="148"/>
      <w:commentRangeEnd w:id="148"/>
      <w:r w:rsidRPr="0089456A">
        <w:rPr>
          <w:rStyle w:val="CommentReference"/>
          <w:rFonts w:ascii="Times New Roman" w:hAnsi="Times New Roman" w:cs="Times New Roman"/>
          <w:sz w:val="24"/>
          <w:szCs w:val="24"/>
        </w:rPr>
        <w:commentReference w:id="148"/>
      </w:r>
      <w:r w:rsidRPr="0089456A">
        <w:rPr>
          <w:rFonts w:ascii="Times New Roman" w:hAnsi="Times New Roman" w:cs="Times New Roman"/>
          <w:sz w:val="24"/>
          <w:szCs w:val="24"/>
          <w:lang w:val="en-US"/>
        </w:rPr>
        <w:t xml:space="preserve">Organizational culture encompasses the shared beliefs, values, assumptions and definitions of character held by members of an organization which </w:t>
      </w:r>
      <w:del w:id="149" w:author="Elizabeth Marks" w:date="2021-04-30T03:41:00Z">
        <w:r w:rsidRPr="0089456A" w:rsidDel="00A57A0D">
          <w:rPr>
            <w:rFonts w:ascii="Times New Roman" w:hAnsi="Times New Roman" w:cs="Times New Roman"/>
            <w:sz w:val="24"/>
            <w:szCs w:val="24"/>
            <w:lang w:val="en-US"/>
          </w:rPr>
          <w:delText xml:space="preserve">determine </w:delText>
        </w:r>
      </w:del>
      <w:ins w:id="150" w:author="Elizabeth Marks" w:date="2021-04-30T03:41:00Z">
        <w:r w:rsidR="00A57A0D">
          <w:rPr>
            <w:rFonts w:ascii="Times New Roman" w:hAnsi="Times New Roman" w:cs="Times New Roman"/>
            <w:sz w:val="24"/>
            <w:szCs w:val="24"/>
            <w:lang w:val="en-US"/>
          </w:rPr>
          <w:t>lead to</w:t>
        </w:r>
        <w:r w:rsidR="00A57A0D" w:rsidRPr="0089456A">
          <w:rPr>
            <w:rFonts w:ascii="Times New Roman" w:hAnsi="Times New Roman" w:cs="Times New Roman"/>
            <w:sz w:val="24"/>
            <w:szCs w:val="24"/>
            <w:lang w:val="en-US"/>
          </w:rPr>
          <w:t xml:space="preserve"> </w:t>
        </w:r>
      </w:ins>
      <w:r w:rsidRPr="0089456A">
        <w:rPr>
          <w:rFonts w:ascii="Times New Roman" w:hAnsi="Times New Roman" w:cs="Times New Roman"/>
          <w:sz w:val="24"/>
          <w:szCs w:val="24"/>
          <w:lang w:val="en-US"/>
        </w:rPr>
        <w:t xml:space="preserve">the norms and patterns of behaviour that develop (Cameron &amp; Quinn, 2011, Johns &amp; Saks, 2019).  It provides members with the unspoken guidelines for how to be accepted by the organization. </w:t>
      </w:r>
      <w:r w:rsidRPr="0089456A">
        <w:rPr>
          <w:rFonts w:ascii="Times New Roman" w:hAnsi="Times New Roman" w:cs="Times New Roman"/>
          <w:sz w:val="24"/>
          <w:szCs w:val="24"/>
        </w:rPr>
        <w:t xml:space="preserve">The Competing Values </w:t>
      </w:r>
      <w:ins w:id="151" w:author="Elizabeth Marks" w:date="2021-04-30T21:39:00Z">
        <w:r w:rsidR="005B427A">
          <w:rPr>
            <w:rFonts w:ascii="Times New Roman" w:hAnsi="Times New Roman" w:cs="Times New Roman"/>
            <w:sz w:val="24"/>
            <w:szCs w:val="24"/>
          </w:rPr>
          <w:t xml:space="preserve">Framework </w:t>
        </w:r>
      </w:ins>
      <w:r w:rsidRPr="0089456A">
        <w:rPr>
          <w:rFonts w:ascii="Times New Roman" w:hAnsi="Times New Roman" w:cs="Times New Roman"/>
          <w:sz w:val="24"/>
          <w:szCs w:val="24"/>
        </w:rPr>
        <w:t>is a theoretical framework for diagnosing organizational culture and evaluating organizational effectiveness (Quinn, Rohrbaugh, 1983). Throughout the past 40 years, it has become one of the predominantly used models of organizational culture</w:t>
      </w:r>
      <w:r w:rsidR="00935106">
        <w:rPr>
          <w:rFonts w:ascii="Times New Roman" w:hAnsi="Times New Roman" w:cs="Times New Roman"/>
          <w:sz w:val="24"/>
          <w:szCs w:val="24"/>
        </w:rPr>
        <w:t>. It</w:t>
      </w:r>
      <w:r w:rsidRPr="0089456A">
        <w:rPr>
          <w:rFonts w:ascii="Times New Roman" w:hAnsi="Times New Roman" w:cs="Times New Roman"/>
          <w:sz w:val="24"/>
          <w:szCs w:val="24"/>
        </w:rPr>
        <w:t xml:space="preserve"> has heavily influenced research into the diagnosis and intentional change of culture within an organization (Yu &amp; Wu, 2009). Despite being developed in a North American context, it has been studied </w:t>
      </w:r>
      <w:r w:rsidRPr="0089456A">
        <w:rPr>
          <w:rFonts w:ascii="Times New Roman" w:hAnsi="Times New Roman" w:cs="Times New Roman"/>
          <w:sz w:val="24"/>
          <w:szCs w:val="24"/>
        </w:rPr>
        <w:lastRenderedPageBreak/>
        <w:t xml:space="preserve">across the globe and found to maintain its validity </w:t>
      </w:r>
      <w:del w:id="152" w:author="Elizabeth Marks" w:date="2021-04-30T21:40:00Z">
        <w:r w:rsidRPr="0089456A" w:rsidDel="007B2A92">
          <w:rPr>
            <w:rFonts w:ascii="Times New Roman" w:hAnsi="Times New Roman" w:cs="Times New Roman"/>
            <w:sz w:val="24"/>
            <w:szCs w:val="24"/>
          </w:rPr>
          <w:delText>and reliability</w:delText>
        </w:r>
      </w:del>
      <w:ins w:id="153" w:author="Elizabeth Marks" w:date="2021-04-30T03:43:00Z">
        <w:r w:rsidR="00A57A0D">
          <w:rPr>
            <w:rFonts w:ascii="Times New Roman" w:hAnsi="Times New Roman" w:cs="Times New Roman"/>
            <w:sz w:val="24"/>
            <w:szCs w:val="24"/>
          </w:rPr>
          <w:t>in countries such as China and Australia</w:t>
        </w:r>
      </w:ins>
      <w:r w:rsidRPr="0089456A">
        <w:rPr>
          <w:rFonts w:ascii="Times New Roman" w:hAnsi="Times New Roman" w:cs="Times New Roman"/>
          <w:sz w:val="24"/>
          <w:szCs w:val="24"/>
        </w:rPr>
        <w:t xml:space="preserve"> (Yu &amp; Wu, 2009, Lamond, 2003). The model itself consists of two dimensions that distinguish the criteria an organization uses to determine its effectiveness. The first relates to how an organization values flexibility versus stability. </w:t>
      </w:r>
      <w:ins w:id="154" w:author="Elizabeth Marks" w:date="2021-04-30T05:27:00Z">
        <w:r w:rsidR="006B569A">
          <w:rPr>
            <w:rFonts w:ascii="Times New Roman" w:hAnsi="Times New Roman" w:cs="Times New Roman"/>
            <w:sz w:val="24"/>
            <w:szCs w:val="24"/>
          </w:rPr>
          <w:t>On one</w:t>
        </w:r>
      </w:ins>
      <w:ins w:id="155" w:author="Elizabeth Marks" w:date="2021-04-30T03:44:00Z">
        <w:r w:rsidR="00A57A0D">
          <w:rPr>
            <w:rFonts w:ascii="Times New Roman" w:hAnsi="Times New Roman" w:cs="Times New Roman"/>
            <w:sz w:val="24"/>
            <w:szCs w:val="24"/>
          </w:rPr>
          <w:t xml:space="preserve"> end of the spectrum, t</w:t>
        </w:r>
      </w:ins>
      <w:del w:id="156" w:author="Elizabeth Marks" w:date="2021-04-30T03:44:00Z">
        <w:r w:rsidR="0025710C" w:rsidDel="00A57A0D">
          <w:rPr>
            <w:rFonts w:ascii="Times New Roman" w:hAnsi="Times New Roman" w:cs="Times New Roman"/>
            <w:sz w:val="24"/>
            <w:szCs w:val="24"/>
          </w:rPr>
          <w:delText>T</w:delText>
        </w:r>
      </w:del>
      <w:r w:rsidR="0025710C">
        <w:rPr>
          <w:rFonts w:ascii="Times New Roman" w:hAnsi="Times New Roman" w:cs="Times New Roman"/>
          <w:sz w:val="24"/>
          <w:szCs w:val="24"/>
        </w:rPr>
        <w:t>here are versatile and pliable organizations that consider themselves effective because they can change and adapt quickly</w:t>
      </w:r>
      <w:del w:id="157" w:author="Elizabeth Marks" w:date="2021-04-30T03:44:00Z">
        <w:r w:rsidR="0025710C" w:rsidDel="00A57A0D">
          <w:rPr>
            <w:rFonts w:ascii="Times New Roman" w:hAnsi="Times New Roman" w:cs="Times New Roman"/>
            <w:sz w:val="24"/>
            <w:szCs w:val="24"/>
          </w:rPr>
          <w:delText xml:space="preserve"> on one end of the spectrum</w:delText>
        </w:r>
      </w:del>
      <w:r w:rsidRPr="0089456A">
        <w:rPr>
          <w:rFonts w:ascii="Times New Roman" w:hAnsi="Times New Roman" w:cs="Times New Roman"/>
          <w:sz w:val="24"/>
          <w:szCs w:val="24"/>
        </w:rPr>
        <w:t>. On the other end are those who value steadiness and durability; they are viewed as effective if they remain stable, predictable and mechanistic over time. The second dimension differentiates organizations based on their</w:t>
      </w:r>
      <w:ins w:id="158" w:author="Elizabeth Marks" w:date="2021-04-30T03:44:00Z">
        <w:r w:rsidR="00A57A0D">
          <w:rPr>
            <w:rFonts w:ascii="Times New Roman" w:hAnsi="Times New Roman" w:cs="Times New Roman"/>
            <w:sz w:val="24"/>
            <w:szCs w:val="24"/>
          </w:rPr>
          <w:t xml:space="preserve"> internal or external</w:t>
        </w:r>
      </w:ins>
      <w:r w:rsidRPr="0089456A">
        <w:rPr>
          <w:rFonts w:ascii="Times New Roman" w:hAnsi="Times New Roman" w:cs="Times New Roman"/>
          <w:sz w:val="24"/>
          <w:szCs w:val="24"/>
        </w:rPr>
        <w:t xml:space="preserve"> orientation.  Organizations that put a greater emphasis on internal orientation </w:t>
      </w:r>
      <w:ins w:id="159" w:author="Elizabeth Marks" w:date="2021-04-30T03:45:00Z">
        <w:r w:rsidR="00A57A0D">
          <w:rPr>
            <w:rFonts w:ascii="Times New Roman" w:hAnsi="Times New Roman" w:cs="Times New Roman"/>
            <w:sz w:val="24"/>
            <w:szCs w:val="24"/>
          </w:rPr>
          <w:t xml:space="preserve">place the most </w:t>
        </w:r>
      </w:ins>
      <w:r w:rsidRPr="0089456A">
        <w:rPr>
          <w:rFonts w:ascii="Times New Roman" w:hAnsi="Times New Roman" w:cs="Times New Roman"/>
          <w:sz w:val="24"/>
          <w:szCs w:val="24"/>
        </w:rPr>
        <w:t xml:space="preserve">value </w:t>
      </w:r>
      <w:ins w:id="160" w:author="Elizabeth Marks" w:date="2021-04-30T03:45:00Z">
        <w:r w:rsidR="00A57A0D">
          <w:rPr>
            <w:rFonts w:ascii="Times New Roman" w:hAnsi="Times New Roman" w:cs="Times New Roman"/>
            <w:sz w:val="24"/>
            <w:szCs w:val="24"/>
          </w:rPr>
          <w:t xml:space="preserve">on </w:t>
        </w:r>
      </w:ins>
      <w:r w:rsidRPr="0089456A">
        <w:rPr>
          <w:rFonts w:ascii="Times New Roman" w:hAnsi="Times New Roman" w:cs="Times New Roman"/>
          <w:sz w:val="24"/>
          <w:szCs w:val="24"/>
        </w:rPr>
        <w:t>integration and unity</w:t>
      </w:r>
      <w:ins w:id="161" w:author="Elizabeth Marks" w:date="2021-04-30T03:45:00Z">
        <w:r w:rsidR="00A57A0D">
          <w:rPr>
            <w:rFonts w:ascii="Times New Roman" w:hAnsi="Times New Roman" w:cs="Times New Roman"/>
            <w:sz w:val="24"/>
            <w:szCs w:val="24"/>
          </w:rPr>
          <w:t xml:space="preserve">. They </w:t>
        </w:r>
      </w:ins>
      <w:del w:id="162" w:author="Elizabeth Marks" w:date="2021-04-30T03:45:00Z">
        <w:r w:rsidRPr="0089456A" w:rsidDel="00A57A0D">
          <w:rPr>
            <w:rFonts w:ascii="Times New Roman" w:hAnsi="Times New Roman" w:cs="Times New Roman"/>
            <w:sz w:val="24"/>
            <w:szCs w:val="24"/>
          </w:rPr>
          <w:delText xml:space="preserve"> and </w:delText>
        </w:r>
      </w:del>
      <w:r w:rsidRPr="0089456A">
        <w:rPr>
          <w:rFonts w:ascii="Times New Roman" w:hAnsi="Times New Roman" w:cs="Times New Roman"/>
          <w:sz w:val="24"/>
          <w:szCs w:val="24"/>
        </w:rPr>
        <w:t>focus inwards on their members</w:t>
      </w:r>
      <w:del w:id="163" w:author="Elizabeth Marks" w:date="2021-04-30T03:45:00Z">
        <w:r w:rsidRPr="0089456A" w:rsidDel="00A57A0D">
          <w:rPr>
            <w:rFonts w:ascii="Times New Roman" w:hAnsi="Times New Roman" w:cs="Times New Roman"/>
            <w:sz w:val="24"/>
            <w:szCs w:val="24"/>
          </w:rPr>
          <w:delText>. They</w:delText>
        </w:r>
      </w:del>
      <w:ins w:id="164" w:author="Elizabeth Marks" w:date="2021-04-30T03:45:00Z">
        <w:r w:rsidR="00A57A0D">
          <w:rPr>
            <w:rFonts w:ascii="Times New Roman" w:hAnsi="Times New Roman" w:cs="Times New Roman"/>
            <w:sz w:val="24"/>
            <w:szCs w:val="24"/>
          </w:rPr>
          <w:t xml:space="preserve"> and</w:t>
        </w:r>
      </w:ins>
      <w:r w:rsidRPr="0089456A">
        <w:rPr>
          <w:rFonts w:ascii="Times New Roman" w:hAnsi="Times New Roman" w:cs="Times New Roman"/>
          <w:sz w:val="24"/>
          <w:szCs w:val="24"/>
        </w:rPr>
        <w:t xml:space="preserve"> strongly value organizational cohesion. </w:t>
      </w:r>
      <w:del w:id="165" w:author="Elizabeth Marks" w:date="2021-04-30T03:45:00Z">
        <w:r w:rsidRPr="0089456A" w:rsidDel="00A57A0D">
          <w:rPr>
            <w:rFonts w:ascii="Times New Roman" w:hAnsi="Times New Roman" w:cs="Times New Roman"/>
            <w:sz w:val="24"/>
            <w:szCs w:val="24"/>
          </w:rPr>
          <w:delText xml:space="preserve">On the other end lie </w:delText>
        </w:r>
      </w:del>
      <w:ins w:id="166" w:author="Elizabeth Marks" w:date="2021-04-30T03:45:00Z">
        <w:r w:rsidR="00A57A0D">
          <w:rPr>
            <w:rFonts w:ascii="Times New Roman" w:hAnsi="Times New Roman" w:cs="Times New Roman"/>
            <w:sz w:val="24"/>
            <w:szCs w:val="24"/>
          </w:rPr>
          <w:t>O</w:t>
        </w:r>
      </w:ins>
      <w:del w:id="167" w:author="Elizabeth Marks" w:date="2021-04-30T03:45:00Z">
        <w:r w:rsidRPr="0089456A" w:rsidDel="00A57A0D">
          <w:rPr>
            <w:rFonts w:ascii="Times New Roman" w:hAnsi="Times New Roman" w:cs="Times New Roman"/>
            <w:sz w:val="24"/>
            <w:szCs w:val="24"/>
          </w:rPr>
          <w:delText>o</w:delText>
        </w:r>
      </w:del>
      <w:r w:rsidRPr="0089456A">
        <w:rPr>
          <w:rFonts w:ascii="Times New Roman" w:hAnsi="Times New Roman" w:cs="Times New Roman"/>
          <w:sz w:val="24"/>
          <w:szCs w:val="24"/>
        </w:rPr>
        <w:t xml:space="preserve">rganizations with </w:t>
      </w:r>
      <w:del w:id="168" w:author="Elizabeth Marks" w:date="2021-04-30T05:27:00Z">
        <w:r w:rsidRPr="0089456A" w:rsidDel="006B569A">
          <w:rPr>
            <w:rFonts w:ascii="Times New Roman" w:hAnsi="Times New Roman" w:cs="Times New Roman"/>
            <w:sz w:val="24"/>
            <w:szCs w:val="24"/>
          </w:rPr>
          <w:delText xml:space="preserve">an </w:delText>
        </w:r>
      </w:del>
      <w:r w:rsidRPr="0089456A">
        <w:rPr>
          <w:rFonts w:ascii="Times New Roman" w:hAnsi="Times New Roman" w:cs="Times New Roman"/>
          <w:sz w:val="24"/>
          <w:szCs w:val="24"/>
        </w:rPr>
        <w:t>external orientation</w:t>
      </w:r>
      <w:ins w:id="169" w:author="Elizabeth Marks" w:date="2021-04-30T03:46:00Z">
        <w:r w:rsidR="00A57A0D">
          <w:rPr>
            <w:rFonts w:ascii="Times New Roman" w:hAnsi="Times New Roman" w:cs="Times New Roman"/>
            <w:sz w:val="24"/>
            <w:szCs w:val="24"/>
          </w:rPr>
          <w:t>, on the other hand,</w:t>
        </w:r>
      </w:ins>
      <w:r w:rsidRPr="0089456A">
        <w:rPr>
          <w:rFonts w:ascii="Times New Roman" w:hAnsi="Times New Roman" w:cs="Times New Roman"/>
          <w:sz w:val="24"/>
          <w:szCs w:val="24"/>
        </w:rPr>
        <w:t xml:space="preserve"> focus </w:t>
      </w:r>
      <w:ins w:id="170" w:author="Elizabeth Marks" w:date="2021-04-30T03:46:00Z">
        <w:r w:rsidR="00A57A0D">
          <w:rPr>
            <w:rFonts w:ascii="Times New Roman" w:hAnsi="Times New Roman" w:cs="Times New Roman"/>
            <w:sz w:val="24"/>
            <w:szCs w:val="24"/>
          </w:rPr>
          <w:t>outwards. They prioritize their energy on</w:t>
        </w:r>
      </w:ins>
      <w:del w:id="171" w:author="Elizabeth Marks" w:date="2021-04-30T03:46:00Z">
        <w:r w:rsidRPr="0089456A" w:rsidDel="00A57A0D">
          <w:rPr>
            <w:rFonts w:ascii="Times New Roman" w:hAnsi="Times New Roman" w:cs="Times New Roman"/>
            <w:sz w:val="24"/>
            <w:szCs w:val="24"/>
          </w:rPr>
          <w:delText>on</w:delText>
        </w:r>
      </w:del>
      <w:r w:rsidRPr="0089456A">
        <w:rPr>
          <w:rFonts w:ascii="Times New Roman" w:hAnsi="Times New Roman" w:cs="Times New Roman"/>
          <w:sz w:val="24"/>
          <w:szCs w:val="24"/>
        </w:rPr>
        <w:t xml:space="preserve"> interacting</w:t>
      </w:r>
      <w:ins w:id="172" w:author="Elizabeth Marks" w:date="2021-04-30T03:46:00Z">
        <w:r w:rsidR="00A57A0D">
          <w:rPr>
            <w:rFonts w:ascii="Times New Roman" w:hAnsi="Times New Roman" w:cs="Times New Roman"/>
            <w:sz w:val="24"/>
            <w:szCs w:val="24"/>
          </w:rPr>
          <w:t xml:space="preserve"> </w:t>
        </w:r>
      </w:ins>
      <w:ins w:id="173" w:author="Elizabeth Marks" w:date="2021-04-30T05:28:00Z">
        <w:r w:rsidR="006B569A">
          <w:rPr>
            <w:rFonts w:ascii="Times New Roman" w:hAnsi="Times New Roman" w:cs="Times New Roman"/>
            <w:sz w:val="24"/>
            <w:szCs w:val="24"/>
          </w:rPr>
          <w:t xml:space="preserve">with </w:t>
        </w:r>
      </w:ins>
      <w:ins w:id="174" w:author="Elizabeth Marks" w:date="2021-04-30T03:46:00Z">
        <w:r w:rsidR="00A57A0D">
          <w:rPr>
            <w:rFonts w:ascii="Times New Roman" w:hAnsi="Times New Roman" w:cs="Times New Roman"/>
            <w:sz w:val="24"/>
            <w:szCs w:val="24"/>
          </w:rPr>
          <w:t>customers</w:t>
        </w:r>
      </w:ins>
      <w:r w:rsidRPr="0089456A">
        <w:rPr>
          <w:rFonts w:ascii="Times New Roman" w:hAnsi="Times New Roman" w:cs="Times New Roman"/>
          <w:sz w:val="24"/>
          <w:szCs w:val="24"/>
        </w:rPr>
        <w:t xml:space="preserve"> or competing with </w:t>
      </w:r>
      <w:ins w:id="175" w:author="Elizabeth Marks" w:date="2021-04-30T03:46:00Z">
        <w:r w:rsidR="00A57A0D">
          <w:rPr>
            <w:rFonts w:ascii="Times New Roman" w:hAnsi="Times New Roman" w:cs="Times New Roman"/>
            <w:sz w:val="24"/>
            <w:szCs w:val="24"/>
          </w:rPr>
          <w:t xml:space="preserve">their </w:t>
        </w:r>
      </w:ins>
      <w:del w:id="176" w:author="Elizabeth Marks" w:date="2021-04-30T03:46:00Z">
        <w:r w:rsidRPr="0089456A" w:rsidDel="00A57A0D">
          <w:rPr>
            <w:rFonts w:ascii="Times New Roman" w:hAnsi="Times New Roman" w:cs="Times New Roman"/>
            <w:sz w:val="24"/>
            <w:szCs w:val="24"/>
          </w:rPr>
          <w:delText xml:space="preserve">others such as </w:delText>
        </w:r>
      </w:del>
      <w:r w:rsidRPr="0089456A">
        <w:rPr>
          <w:rFonts w:ascii="Times New Roman" w:hAnsi="Times New Roman" w:cs="Times New Roman"/>
          <w:sz w:val="24"/>
          <w:szCs w:val="24"/>
        </w:rPr>
        <w:t xml:space="preserve">competitors </w:t>
      </w:r>
      <w:del w:id="177" w:author="Elizabeth Marks" w:date="2021-04-30T03:47:00Z">
        <w:r w:rsidRPr="0089456A" w:rsidDel="00A57A0D">
          <w:rPr>
            <w:rFonts w:ascii="Times New Roman" w:hAnsi="Times New Roman" w:cs="Times New Roman"/>
            <w:sz w:val="24"/>
            <w:szCs w:val="24"/>
          </w:rPr>
          <w:delText>or their industry as a whole who</w:delText>
        </w:r>
      </w:del>
      <w:ins w:id="178" w:author="Elizabeth Marks" w:date="2021-04-30T03:47:00Z">
        <w:r w:rsidR="00A57A0D">
          <w:rPr>
            <w:rFonts w:ascii="Times New Roman" w:hAnsi="Times New Roman" w:cs="Times New Roman"/>
            <w:sz w:val="24"/>
            <w:szCs w:val="24"/>
          </w:rPr>
          <w:t xml:space="preserve">and standing out in their industry </w:t>
        </w:r>
      </w:ins>
      <w:del w:id="179" w:author="Elizabeth Marks" w:date="2021-04-30T03:47:00Z">
        <w:r w:rsidRPr="0089456A" w:rsidDel="00A57A0D">
          <w:rPr>
            <w:rFonts w:ascii="Times New Roman" w:hAnsi="Times New Roman" w:cs="Times New Roman"/>
            <w:sz w:val="24"/>
            <w:szCs w:val="24"/>
          </w:rPr>
          <w:delText xml:space="preserve"> prioritize uniqueness and independence </w:delText>
        </w:r>
      </w:del>
      <w:r w:rsidRPr="0089456A">
        <w:rPr>
          <w:rFonts w:ascii="Times New Roman" w:hAnsi="Times New Roman" w:cs="Times New Roman"/>
          <w:sz w:val="24"/>
          <w:szCs w:val="24"/>
        </w:rPr>
        <w:t>(</w:t>
      </w:r>
      <w:r w:rsidRPr="0089456A">
        <w:rPr>
          <w:rFonts w:ascii="Times New Roman" w:hAnsi="Times New Roman" w:cs="Times New Roman"/>
          <w:sz w:val="24"/>
          <w:szCs w:val="24"/>
          <w:lang w:val="en-US"/>
        </w:rPr>
        <w:t>Cameron &amp; Quinn, 2011).</w:t>
      </w:r>
    </w:p>
    <w:p w14:paraId="2EB0E7F2" w14:textId="6F70FF75" w:rsidR="0089456A" w:rsidRPr="0089456A" w:rsidRDefault="0089456A" w:rsidP="0089456A">
      <w:pPr>
        <w:spacing w:before="100" w:beforeAutospacing="1" w:after="100" w:afterAutospacing="1" w:line="480" w:lineRule="auto"/>
        <w:ind w:firstLine="720"/>
        <w:rPr>
          <w:rFonts w:ascii="Times New Roman" w:hAnsi="Times New Roman" w:cs="Times New Roman"/>
          <w:sz w:val="24"/>
          <w:szCs w:val="24"/>
          <w:lang w:val="en-US"/>
        </w:rPr>
      </w:pPr>
      <w:r w:rsidRPr="0089456A">
        <w:rPr>
          <w:rFonts w:ascii="Times New Roman" w:hAnsi="Times New Roman" w:cs="Times New Roman"/>
          <w:sz w:val="24"/>
          <w:szCs w:val="24"/>
          <w:lang w:val="en-US"/>
        </w:rPr>
        <w:t>The two dimensions of the Competing Values Framework come together to form four quadrants that represent classifications of organizational cultures defined by their values. The four cultures are briefly described as follows (Cameron &amp; Quinn, 2011</w:t>
      </w:r>
      <w:r w:rsidRPr="0089456A">
        <w:rPr>
          <w:rFonts w:ascii="Times New Roman" w:hAnsi="Times New Roman" w:cs="Times New Roman"/>
          <w:sz w:val="24"/>
          <w:szCs w:val="24"/>
        </w:rPr>
        <w:t>, Yu &amp; Wu, 2009)</w:t>
      </w:r>
      <w:r w:rsidRPr="0089456A">
        <w:rPr>
          <w:rFonts w:ascii="Times New Roman" w:hAnsi="Times New Roman" w:cs="Times New Roman"/>
          <w:sz w:val="24"/>
          <w:szCs w:val="24"/>
          <w:lang w:val="en-US"/>
        </w:rPr>
        <w:t xml:space="preserve">: Clan culture is both internally focused and flexible. It prioritizes the shared goals and long-term benefit of its members. To do so, it utilizes rich member interaction and aims to act </w:t>
      </w:r>
      <w:r w:rsidR="0025710C">
        <w:rPr>
          <w:rFonts w:ascii="Times New Roman" w:hAnsi="Times New Roman" w:cs="Times New Roman"/>
          <w:sz w:val="24"/>
          <w:szCs w:val="24"/>
          <w:lang w:val="en-US"/>
        </w:rPr>
        <w:t>as</w:t>
      </w:r>
      <w:r w:rsidRPr="0089456A">
        <w:rPr>
          <w:rFonts w:ascii="Times New Roman" w:hAnsi="Times New Roman" w:cs="Times New Roman"/>
          <w:sz w:val="24"/>
          <w:szCs w:val="24"/>
          <w:lang w:val="en-US"/>
        </w:rPr>
        <w:t xml:space="preserve"> an extended family. </w:t>
      </w:r>
      <w:r w:rsidRPr="0089456A">
        <w:rPr>
          <w:rFonts w:ascii="Times New Roman" w:hAnsi="Times New Roman" w:cs="Times New Roman"/>
          <w:sz w:val="24"/>
          <w:szCs w:val="24"/>
        </w:rPr>
        <w:t xml:space="preserve"> </w:t>
      </w:r>
      <w:r w:rsidRPr="0089456A">
        <w:rPr>
          <w:rFonts w:ascii="Times New Roman" w:hAnsi="Times New Roman" w:cs="Times New Roman"/>
          <w:sz w:val="24"/>
          <w:szCs w:val="24"/>
          <w:lang w:val="en-US"/>
        </w:rPr>
        <w:t>Adhocracy culture shares the flexibility of a clan culture but focuses outward on the market</w:t>
      </w:r>
      <w:ins w:id="180" w:author="Elizabeth Marks" w:date="2021-04-30T03:48:00Z">
        <w:r w:rsidR="00A57A0D">
          <w:rPr>
            <w:rFonts w:ascii="Times New Roman" w:hAnsi="Times New Roman" w:cs="Times New Roman"/>
            <w:sz w:val="24"/>
            <w:szCs w:val="24"/>
            <w:lang w:val="en-US"/>
          </w:rPr>
          <w:t xml:space="preserve">. </w:t>
        </w:r>
      </w:ins>
      <w:ins w:id="181" w:author="Elizabeth Marks" w:date="2021-04-30T03:49:00Z">
        <w:r w:rsidR="00A57A0D">
          <w:rPr>
            <w:rFonts w:ascii="Times New Roman" w:hAnsi="Times New Roman" w:cs="Times New Roman"/>
            <w:sz w:val="24"/>
            <w:szCs w:val="24"/>
            <w:lang w:val="en-US"/>
          </w:rPr>
          <w:t>An or</w:t>
        </w:r>
      </w:ins>
      <w:ins w:id="182" w:author="Elizabeth Marks" w:date="2021-04-30T03:48:00Z">
        <w:r w:rsidR="00A57A0D">
          <w:rPr>
            <w:rFonts w:ascii="Times New Roman" w:hAnsi="Times New Roman" w:cs="Times New Roman"/>
            <w:sz w:val="24"/>
            <w:szCs w:val="24"/>
            <w:lang w:val="en-US"/>
          </w:rPr>
          <w:t>ganization</w:t>
        </w:r>
      </w:ins>
      <w:ins w:id="183" w:author="Elizabeth Marks" w:date="2021-04-30T05:28:00Z">
        <w:r w:rsidR="006B569A">
          <w:rPr>
            <w:rFonts w:ascii="Times New Roman" w:hAnsi="Times New Roman" w:cs="Times New Roman"/>
            <w:sz w:val="24"/>
            <w:szCs w:val="24"/>
            <w:lang w:val="en-US"/>
          </w:rPr>
          <w:t xml:space="preserve"> </w:t>
        </w:r>
      </w:ins>
      <w:ins w:id="184" w:author="Elizabeth Marks" w:date="2021-04-30T03:49:00Z">
        <w:r w:rsidR="00A57A0D">
          <w:rPr>
            <w:rFonts w:ascii="Times New Roman" w:hAnsi="Times New Roman" w:cs="Times New Roman"/>
            <w:sz w:val="24"/>
            <w:szCs w:val="24"/>
            <w:lang w:val="en-US"/>
          </w:rPr>
          <w:t>with</w:t>
        </w:r>
      </w:ins>
      <w:ins w:id="185" w:author="Elizabeth Marks" w:date="2021-04-30T03:50:00Z">
        <w:r w:rsidR="00A57A0D">
          <w:rPr>
            <w:rFonts w:ascii="Times New Roman" w:hAnsi="Times New Roman" w:cs="Times New Roman"/>
            <w:sz w:val="24"/>
            <w:szCs w:val="24"/>
            <w:lang w:val="en-US"/>
          </w:rPr>
          <w:t xml:space="preserve"> an</w:t>
        </w:r>
      </w:ins>
      <w:ins w:id="186" w:author="Elizabeth Marks" w:date="2021-04-30T03:48:00Z">
        <w:r w:rsidR="00A57A0D">
          <w:rPr>
            <w:rFonts w:ascii="Times New Roman" w:hAnsi="Times New Roman" w:cs="Times New Roman"/>
            <w:sz w:val="24"/>
            <w:szCs w:val="24"/>
            <w:lang w:val="en-US"/>
          </w:rPr>
          <w:t xml:space="preserve"> </w:t>
        </w:r>
      </w:ins>
      <w:ins w:id="187" w:author="Elizabeth Marks" w:date="2021-04-30T03:49:00Z">
        <w:r w:rsidR="00A57A0D">
          <w:rPr>
            <w:rFonts w:ascii="Times New Roman" w:hAnsi="Times New Roman" w:cs="Times New Roman"/>
            <w:sz w:val="24"/>
            <w:szCs w:val="24"/>
            <w:lang w:val="en-US"/>
          </w:rPr>
          <w:t>adhocracy culture</w:t>
        </w:r>
      </w:ins>
      <w:ins w:id="188" w:author="Elizabeth Marks" w:date="2021-04-30T03:48:00Z">
        <w:r w:rsidR="00A57A0D">
          <w:rPr>
            <w:rFonts w:ascii="Times New Roman" w:hAnsi="Times New Roman" w:cs="Times New Roman"/>
            <w:sz w:val="24"/>
            <w:szCs w:val="24"/>
            <w:lang w:val="en-US"/>
          </w:rPr>
          <w:t xml:space="preserve"> strive</w:t>
        </w:r>
      </w:ins>
      <w:ins w:id="189" w:author="Elizabeth Marks" w:date="2021-04-30T03:50:00Z">
        <w:r w:rsidR="00A57A0D">
          <w:rPr>
            <w:rFonts w:ascii="Times New Roman" w:hAnsi="Times New Roman" w:cs="Times New Roman"/>
            <w:sz w:val="24"/>
            <w:szCs w:val="24"/>
            <w:lang w:val="en-US"/>
          </w:rPr>
          <w:t>s</w:t>
        </w:r>
      </w:ins>
      <w:ins w:id="190" w:author="Elizabeth Marks" w:date="2021-04-30T03:48:00Z">
        <w:r w:rsidR="00A57A0D">
          <w:rPr>
            <w:rFonts w:ascii="Times New Roman" w:hAnsi="Times New Roman" w:cs="Times New Roman"/>
            <w:sz w:val="24"/>
            <w:szCs w:val="24"/>
            <w:lang w:val="en-US"/>
          </w:rPr>
          <w:t xml:space="preserve"> to</w:t>
        </w:r>
      </w:ins>
      <w:del w:id="191" w:author="Elizabeth Marks" w:date="2021-04-30T03:48:00Z">
        <w:r w:rsidRPr="0089456A" w:rsidDel="00A57A0D">
          <w:rPr>
            <w:rFonts w:ascii="Times New Roman" w:hAnsi="Times New Roman" w:cs="Times New Roman"/>
            <w:sz w:val="24"/>
            <w:szCs w:val="24"/>
            <w:lang w:val="en-US"/>
          </w:rPr>
          <w:delText xml:space="preserve"> and</w:delText>
        </w:r>
      </w:del>
      <w:r w:rsidRPr="0089456A">
        <w:rPr>
          <w:rFonts w:ascii="Times New Roman" w:hAnsi="Times New Roman" w:cs="Times New Roman"/>
          <w:sz w:val="24"/>
          <w:szCs w:val="24"/>
          <w:lang w:val="en-US"/>
        </w:rPr>
        <w:t xml:space="preserve"> differentia</w:t>
      </w:r>
      <w:ins w:id="192" w:author="Elizabeth Marks" w:date="2021-04-30T03:48:00Z">
        <w:r w:rsidR="00A57A0D">
          <w:rPr>
            <w:rFonts w:ascii="Times New Roman" w:hAnsi="Times New Roman" w:cs="Times New Roman"/>
            <w:sz w:val="24"/>
            <w:szCs w:val="24"/>
            <w:lang w:val="en-US"/>
          </w:rPr>
          <w:t>te</w:t>
        </w:r>
      </w:ins>
      <w:del w:id="193" w:author="Elizabeth Marks" w:date="2021-04-30T03:48:00Z">
        <w:r w:rsidRPr="0089456A" w:rsidDel="00A57A0D">
          <w:rPr>
            <w:rFonts w:ascii="Times New Roman" w:hAnsi="Times New Roman" w:cs="Times New Roman"/>
            <w:sz w:val="24"/>
            <w:szCs w:val="24"/>
            <w:lang w:val="en-US"/>
          </w:rPr>
          <w:delText>ting</w:delText>
        </w:r>
      </w:del>
      <w:del w:id="194" w:author="Elizabeth Marks" w:date="2021-04-30T03:50:00Z">
        <w:r w:rsidRPr="0089456A" w:rsidDel="00A57A0D">
          <w:rPr>
            <w:rFonts w:ascii="Times New Roman" w:hAnsi="Times New Roman" w:cs="Times New Roman"/>
            <w:sz w:val="24"/>
            <w:szCs w:val="24"/>
            <w:lang w:val="en-US"/>
          </w:rPr>
          <w:delText xml:space="preserve"> </w:delText>
        </w:r>
      </w:del>
      <w:del w:id="195" w:author="Elizabeth Marks" w:date="2021-04-30T03:49:00Z">
        <w:r w:rsidRPr="0089456A" w:rsidDel="00A57A0D">
          <w:rPr>
            <w:rFonts w:ascii="Times New Roman" w:hAnsi="Times New Roman" w:cs="Times New Roman"/>
            <w:sz w:val="24"/>
            <w:szCs w:val="24"/>
            <w:lang w:val="en-US"/>
          </w:rPr>
          <w:delText xml:space="preserve">itself </w:delText>
        </w:r>
      </w:del>
      <w:ins w:id="196" w:author="Elizabeth Marks" w:date="2021-04-30T03:50:00Z">
        <w:r w:rsidR="00A57A0D">
          <w:rPr>
            <w:rFonts w:ascii="Times New Roman" w:hAnsi="Times New Roman" w:cs="Times New Roman"/>
            <w:sz w:val="24"/>
            <w:szCs w:val="24"/>
            <w:lang w:val="en-US"/>
          </w:rPr>
          <w:t xml:space="preserve"> itself</w:t>
        </w:r>
      </w:ins>
      <w:ins w:id="197" w:author="Elizabeth Marks" w:date="2021-04-30T03:49:00Z">
        <w:r w:rsidR="00A57A0D">
          <w:rPr>
            <w:rFonts w:ascii="Times New Roman" w:hAnsi="Times New Roman" w:cs="Times New Roman"/>
            <w:sz w:val="24"/>
            <w:szCs w:val="24"/>
            <w:lang w:val="en-US"/>
          </w:rPr>
          <w:t xml:space="preserve"> </w:t>
        </w:r>
      </w:ins>
      <w:r w:rsidRPr="0089456A">
        <w:rPr>
          <w:rFonts w:ascii="Times New Roman" w:hAnsi="Times New Roman" w:cs="Times New Roman"/>
          <w:sz w:val="24"/>
          <w:szCs w:val="24"/>
          <w:lang w:val="en-US"/>
        </w:rPr>
        <w:t>from the competition</w:t>
      </w:r>
      <w:del w:id="198" w:author="Elizabeth Marks" w:date="2021-04-30T05:28:00Z">
        <w:r w:rsidRPr="0089456A" w:rsidDel="006B569A">
          <w:rPr>
            <w:rFonts w:ascii="Times New Roman" w:hAnsi="Times New Roman" w:cs="Times New Roman"/>
            <w:sz w:val="24"/>
            <w:szCs w:val="24"/>
            <w:lang w:val="en-US"/>
          </w:rPr>
          <w:delText>,</w:delText>
        </w:r>
      </w:del>
      <w:r w:rsidRPr="0089456A">
        <w:rPr>
          <w:rFonts w:ascii="Times New Roman" w:hAnsi="Times New Roman" w:cs="Times New Roman"/>
          <w:sz w:val="24"/>
          <w:szCs w:val="24"/>
          <w:lang w:val="en-US"/>
        </w:rPr>
        <w:t xml:space="preserve"> and keep</w:t>
      </w:r>
      <w:del w:id="199" w:author="Elizabeth Marks" w:date="2021-04-30T03:49:00Z">
        <w:r w:rsidRPr="0089456A" w:rsidDel="00A57A0D">
          <w:rPr>
            <w:rFonts w:ascii="Times New Roman" w:hAnsi="Times New Roman" w:cs="Times New Roman"/>
            <w:sz w:val="24"/>
            <w:szCs w:val="24"/>
            <w:lang w:val="en-US"/>
          </w:rPr>
          <w:delText>ing</w:delText>
        </w:r>
      </w:del>
      <w:r w:rsidRPr="0089456A">
        <w:rPr>
          <w:rFonts w:ascii="Times New Roman" w:hAnsi="Times New Roman" w:cs="Times New Roman"/>
          <w:sz w:val="24"/>
          <w:szCs w:val="24"/>
          <w:lang w:val="en-US"/>
        </w:rPr>
        <w:t xml:space="preserve"> ahead</w:t>
      </w:r>
      <w:del w:id="200" w:author="Elizabeth Marks" w:date="2021-04-30T21:42:00Z">
        <w:r w:rsidRPr="0089456A" w:rsidDel="00205A2F">
          <w:rPr>
            <w:rFonts w:ascii="Times New Roman" w:hAnsi="Times New Roman" w:cs="Times New Roman"/>
            <w:sz w:val="24"/>
            <w:szCs w:val="24"/>
            <w:lang w:val="en-US"/>
          </w:rPr>
          <w:delText xml:space="preserve"> of the market</w:delText>
        </w:r>
      </w:del>
      <w:r w:rsidRPr="0089456A">
        <w:rPr>
          <w:rFonts w:ascii="Times New Roman" w:hAnsi="Times New Roman" w:cs="Times New Roman"/>
          <w:sz w:val="24"/>
          <w:szCs w:val="24"/>
          <w:lang w:val="en-US"/>
        </w:rPr>
        <w:t>. It is characterized by a creative and dynamic workplace that encourages risk-taking amongst members for the sake of creativity and innovation. Market cultures exist at the intersection of external focus and</w:t>
      </w:r>
      <w:ins w:id="201" w:author="Elizabeth Marks" w:date="2021-04-30T21:42:00Z">
        <w:r w:rsidR="00D037B7">
          <w:rPr>
            <w:rFonts w:ascii="Times New Roman" w:hAnsi="Times New Roman" w:cs="Times New Roman"/>
            <w:sz w:val="24"/>
            <w:szCs w:val="24"/>
            <w:lang w:val="en-US"/>
          </w:rPr>
          <w:t xml:space="preserve"> the prioritization of</w:t>
        </w:r>
      </w:ins>
      <w:r w:rsidRPr="0089456A">
        <w:rPr>
          <w:rFonts w:ascii="Times New Roman" w:hAnsi="Times New Roman" w:cs="Times New Roman"/>
          <w:sz w:val="24"/>
          <w:szCs w:val="24"/>
          <w:lang w:val="en-US"/>
        </w:rPr>
        <w:t xml:space="preserve"> stability and control. </w:t>
      </w:r>
      <w:r w:rsidRPr="0089456A">
        <w:rPr>
          <w:rFonts w:ascii="Times New Roman" w:hAnsi="Times New Roman" w:cs="Times New Roman"/>
          <w:sz w:val="24"/>
          <w:szCs w:val="24"/>
          <w:lang w:val="en-US"/>
        </w:rPr>
        <w:lastRenderedPageBreak/>
        <w:t xml:space="preserve">They share the competitive and productive nature of an adhocracy but prioritize acquiring and maintaining a secure customer base and product line instead of innovating and seeking new trends or markets. Lastly, Hierarchies put emphasis on a clear organizational structure with defined responsibilities for each member. The value here is placed on long-term stability and predictability. </w:t>
      </w:r>
    </w:p>
    <w:p w14:paraId="53BF01C9" w14:textId="77777777" w:rsidR="0089456A" w:rsidRPr="0089456A" w:rsidRDefault="0089456A" w:rsidP="0089456A">
      <w:pPr>
        <w:spacing w:before="100" w:beforeAutospacing="1" w:after="100" w:afterAutospacing="1" w:line="480" w:lineRule="auto"/>
        <w:rPr>
          <w:rFonts w:ascii="Times New Roman" w:hAnsi="Times New Roman" w:cs="Times New Roman"/>
          <w:b/>
          <w:bCs/>
          <w:sz w:val="24"/>
          <w:szCs w:val="24"/>
          <w:lang w:val="en-US"/>
        </w:rPr>
      </w:pPr>
      <w:r w:rsidRPr="0089456A">
        <w:rPr>
          <w:rFonts w:ascii="Times New Roman" w:hAnsi="Times New Roman" w:cs="Times New Roman"/>
          <w:b/>
          <w:bCs/>
          <w:sz w:val="24"/>
          <w:szCs w:val="24"/>
          <w:lang w:val="en-US"/>
        </w:rPr>
        <w:t>Organizational Culture in the High Technology Firms</w:t>
      </w:r>
    </w:p>
    <w:p w14:paraId="61B451D0" w14:textId="410CA0DF" w:rsidR="0089456A" w:rsidRPr="0089456A" w:rsidRDefault="0089456A" w:rsidP="0089456A">
      <w:pPr>
        <w:spacing w:before="100" w:beforeAutospacing="1" w:after="100" w:afterAutospacing="1" w:line="480" w:lineRule="auto"/>
        <w:ind w:firstLine="720"/>
        <w:rPr>
          <w:rFonts w:ascii="Times New Roman" w:hAnsi="Times New Roman" w:cs="Times New Roman"/>
          <w:sz w:val="24"/>
          <w:szCs w:val="24"/>
        </w:rPr>
      </w:pPr>
      <w:del w:id="202" w:author="Elizabeth Marks" w:date="2021-04-30T03:51:00Z">
        <w:r w:rsidRPr="0089456A" w:rsidDel="00000282">
          <w:rPr>
            <w:rFonts w:ascii="Times New Roman" w:hAnsi="Times New Roman" w:cs="Times New Roman"/>
            <w:bCs/>
            <w:sz w:val="24"/>
            <w:szCs w:val="24"/>
            <w:lang w:val="en-US"/>
          </w:rPr>
          <w:delText xml:space="preserve">While this paper focuses mainly on the </w:delText>
        </w:r>
      </w:del>
      <w:ins w:id="203" w:author="Elizabeth Marks" w:date="2021-04-30T03:51:00Z">
        <w:r w:rsidR="00000282">
          <w:rPr>
            <w:rFonts w:ascii="Times New Roman" w:hAnsi="Times New Roman" w:cs="Times New Roman"/>
            <w:bCs/>
            <w:sz w:val="24"/>
            <w:szCs w:val="24"/>
            <w:lang w:val="en-US"/>
          </w:rPr>
          <w:t xml:space="preserve">The technology industry </w:t>
        </w:r>
      </w:ins>
      <w:ins w:id="204" w:author="Elizabeth Marks" w:date="2021-04-30T03:52:00Z">
        <w:r w:rsidR="00000282">
          <w:rPr>
            <w:rFonts w:ascii="Times New Roman" w:hAnsi="Times New Roman" w:cs="Times New Roman"/>
            <w:bCs/>
            <w:sz w:val="24"/>
            <w:szCs w:val="24"/>
            <w:lang w:val="en-US"/>
          </w:rPr>
          <w:t xml:space="preserve">in North America is </w:t>
        </w:r>
      </w:ins>
      <w:ins w:id="205" w:author="Elizabeth Marks" w:date="2021-04-30T03:53:00Z">
        <w:r w:rsidR="00000282">
          <w:rPr>
            <w:rFonts w:ascii="Times New Roman" w:hAnsi="Times New Roman" w:cs="Times New Roman"/>
            <w:bCs/>
            <w:sz w:val="24"/>
            <w:szCs w:val="24"/>
            <w:lang w:val="en-US"/>
          </w:rPr>
          <w:t>enormous</w:t>
        </w:r>
      </w:ins>
      <w:ins w:id="206" w:author="Elizabeth Marks" w:date="2021-04-30T03:52:00Z">
        <w:r w:rsidR="00000282">
          <w:rPr>
            <w:rFonts w:ascii="Times New Roman" w:hAnsi="Times New Roman" w:cs="Times New Roman"/>
            <w:bCs/>
            <w:sz w:val="24"/>
            <w:szCs w:val="24"/>
            <w:lang w:val="en-US"/>
          </w:rPr>
          <w:t xml:space="preserve"> and incredibly influential economically and </w:t>
        </w:r>
      </w:ins>
      <w:ins w:id="207" w:author="Elizabeth Marks" w:date="2021-04-30T03:53:00Z">
        <w:r w:rsidR="00000282">
          <w:rPr>
            <w:rFonts w:ascii="Times New Roman" w:hAnsi="Times New Roman" w:cs="Times New Roman"/>
            <w:bCs/>
            <w:sz w:val="24"/>
            <w:szCs w:val="24"/>
            <w:lang w:val="en-US"/>
          </w:rPr>
          <w:t>politically</w:t>
        </w:r>
      </w:ins>
      <w:ins w:id="208" w:author="Elizabeth Marks" w:date="2021-04-30T03:52:00Z">
        <w:r w:rsidR="00000282">
          <w:rPr>
            <w:rFonts w:ascii="Times New Roman" w:hAnsi="Times New Roman" w:cs="Times New Roman"/>
            <w:bCs/>
            <w:sz w:val="24"/>
            <w:szCs w:val="24"/>
            <w:lang w:val="en-US"/>
          </w:rPr>
          <w:t xml:space="preserve">. </w:t>
        </w:r>
      </w:ins>
      <w:del w:id="209" w:author="Elizabeth Marks" w:date="2021-04-30T03:52:00Z">
        <w:r w:rsidRPr="0089456A" w:rsidDel="00000282">
          <w:rPr>
            <w:rFonts w:ascii="Times New Roman" w:hAnsi="Times New Roman" w:cs="Times New Roman"/>
            <w:bCs/>
            <w:sz w:val="24"/>
            <w:szCs w:val="24"/>
            <w:lang w:val="en-US"/>
          </w:rPr>
          <w:delText xml:space="preserve">cultural influence of technology companies in North America, the industry as a whole plays a </w:delText>
        </w:r>
        <w:r w:rsidR="0025710C" w:rsidDel="00000282">
          <w:rPr>
            <w:rFonts w:ascii="Times New Roman" w:hAnsi="Times New Roman" w:cs="Times New Roman"/>
            <w:bCs/>
            <w:sz w:val="24"/>
            <w:szCs w:val="24"/>
            <w:lang w:val="en-US"/>
          </w:rPr>
          <w:delText>prominent</w:delText>
        </w:r>
        <w:r w:rsidRPr="0089456A" w:rsidDel="00000282">
          <w:rPr>
            <w:rFonts w:ascii="Times New Roman" w:hAnsi="Times New Roman" w:cs="Times New Roman"/>
            <w:bCs/>
            <w:sz w:val="24"/>
            <w:szCs w:val="24"/>
            <w:lang w:val="en-US"/>
          </w:rPr>
          <w:delText xml:space="preserve"> role in the Canadian and U.S. economy and politics. </w:delText>
        </w:r>
      </w:del>
      <w:r w:rsidRPr="0089456A">
        <w:rPr>
          <w:rFonts w:ascii="Times New Roman" w:hAnsi="Times New Roman" w:cs="Times New Roman"/>
          <w:bCs/>
          <w:sz w:val="24"/>
          <w:szCs w:val="24"/>
          <w:lang w:val="en-US"/>
        </w:rPr>
        <w:t>Big tech is a term</w:t>
      </w:r>
      <w:del w:id="210" w:author="Elizabeth Marks" w:date="2021-04-30T05:28:00Z">
        <w:r w:rsidRPr="0089456A" w:rsidDel="006B569A">
          <w:rPr>
            <w:rFonts w:ascii="Times New Roman" w:hAnsi="Times New Roman" w:cs="Times New Roman"/>
            <w:bCs/>
            <w:sz w:val="24"/>
            <w:szCs w:val="24"/>
            <w:lang w:val="en-US"/>
          </w:rPr>
          <w:delText xml:space="preserve"> often</w:delText>
        </w:r>
      </w:del>
      <w:r w:rsidRPr="0089456A">
        <w:rPr>
          <w:rFonts w:ascii="Times New Roman" w:hAnsi="Times New Roman" w:cs="Times New Roman"/>
          <w:bCs/>
          <w:sz w:val="24"/>
          <w:szCs w:val="24"/>
          <w:lang w:val="en-US"/>
        </w:rPr>
        <w:t xml:space="preserve"> used to refer to the top tech employers in North America; almost all have their headquarters based in Silicon Valley. In 2020 the market cap (the aggregate market value) of Silicon Valley grew to $10.5 trillion, with Apple, Google, Facebook and Tesla making up 47% of that (Sumagaysay, 2021). The technology industry is dominated by a small number of</w:t>
      </w:r>
      <w:del w:id="211" w:author="Elizabeth Marks" w:date="2021-04-30T03:56:00Z">
        <w:r w:rsidRPr="0089456A" w:rsidDel="00000282">
          <w:rPr>
            <w:rFonts w:ascii="Times New Roman" w:hAnsi="Times New Roman" w:cs="Times New Roman"/>
            <w:bCs/>
            <w:sz w:val="24"/>
            <w:szCs w:val="24"/>
            <w:lang w:val="en-US"/>
          </w:rPr>
          <w:delText xml:space="preserve"> very</w:delText>
        </w:r>
      </w:del>
      <w:r w:rsidRPr="0089456A">
        <w:rPr>
          <w:rFonts w:ascii="Times New Roman" w:hAnsi="Times New Roman" w:cs="Times New Roman"/>
          <w:bCs/>
          <w:sz w:val="24"/>
          <w:szCs w:val="24"/>
          <w:lang w:val="en-US"/>
        </w:rPr>
        <w:t xml:space="preserve"> large and powerful companies</w:t>
      </w:r>
      <w:ins w:id="212" w:author="Elizabeth Marks" w:date="2021-04-30T03:57:00Z">
        <w:r w:rsidR="00000282">
          <w:rPr>
            <w:rFonts w:ascii="Times New Roman" w:hAnsi="Times New Roman" w:cs="Times New Roman"/>
            <w:bCs/>
            <w:sz w:val="24"/>
            <w:szCs w:val="24"/>
            <w:lang w:val="en-US"/>
          </w:rPr>
          <w:t xml:space="preserve"> that compete </w:t>
        </w:r>
      </w:ins>
      <w:ins w:id="213" w:author="Elizabeth Marks" w:date="2021-04-30T03:58:00Z">
        <w:r w:rsidR="00000282">
          <w:rPr>
            <w:rFonts w:ascii="Times New Roman" w:hAnsi="Times New Roman" w:cs="Times New Roman"/>
            <w:bCs/>
            <w:sz w:val="24"/>
            <w:szCs w:val="24"/>
            <w:lang w:val="en-US"/>
          </w:rPr>
          <w:t>fiercely</w:t>
        </w:r>
      </w:ins>
      <w:ins w:id="214" w:author="Elizabeth Marks" w:date="2021-04-30T03:57:00Z">
        <w:r w:rsidR="00000282">
          <w:rPr>
            <w:rFonts w:ascii="Times New Roman" w:hAnsi="Times New Roman" w:cs="Times New Roman"/>
            <w:bCs/>
            <w:sz w:val="24"/>
            <w:szCs w:val="24"/>
            <w:lang w:val="en-US"/>
          </w:rPr>
          <w:t xml:space="preserve"> to sta</w:t>
        </w:r>
      </w:ins>
      <w:ins w:id="215" w:author="Elizabeth Marks" w:date="2021-04-30T03:58:00Z">
        <w:r w:rsidR="00000282">
          <w:rPr>
            <w:rFonts w:ascii="Times New Roman" w:hAnsi="Times New Roman" w:cs="Times New Roman"/>
            <w:bCs/>
            <w:sz w:val="24"/>
            <w:szCs w:val="24"/>
            <w:lang w:val="en-US"/>
          </w:rPr>
          <w:t>y ahead of each other</w:t>
        </w:r>
      </w:ins>
      <w:ins w:id="216" w:author="Elizabeth Marks" w:date="2021-04-30T05:35:00Z">
        <w:r w:rsidR="006B569A">
          <w:rPr>
            <w:rFonts w:ascii="Times New Roman" w:hAnsi="Times New Roman" w:cs="Times New Roman"/>
            <w:bCs/>
            <w:sz w:val="24"/>
            <w:szCs w:val="24"/>
            <w:lang w:val="en-US"/>
          </w:rPr>
          <w:t>’</w:t>
        </w:r>
      </w:ins>
      <w:ins w:id="217" w:author="Elizabeth Marks" w:date="2021-04-30T03:58:00Z">
        <w:r w:rsidR="00000282">
          <w:rPr>
            <w:rFonts w:ascii="Times New Roman" w:hAnsi="Times New Roman" w:cs="Times New Roman"/>
            <w:bCs/>
            <w:sz w:val="24"/>
            <w:szCs w:val="24"/>
            <w:lang w:val="en-US"/>
          </w:rPr>
          <w:t>s rapid innovation</w:t>
        </w:r>
      </w:ins>
      <w:ins w:id="218" w:author="Elizabeth Marks" w:date="2021-04-30T03:56:00Z">
        <w:r w:rsidR="00000282">
          <w:rPr>
            <w:rFonts w:ascii="Times New Roman" w:hAnsi="Times New Roman" w:cs="Times New Roman"/>
            <w:bCs/>
            <w:sz w:val="24"/>
            <w:szCs w:val="24"/>
            <w:lang w:val="en-US"/>
          </w:rPr>
          <w:t xml:space="preserve">. </w:t>
        </w:r>
      </w:ins>
      <w:ins w:id="219" w:author="Elizabeth Marks" w:date="2021-04-30T03:59:00Z">
        <w:r w:rsidR="00000282">
          <w:rPr>
            <w:rFonts w:ascii="Times New Roman" w:hAnsi="Times New Roman" w:cs="Times New Roman"/>
            <w:bCs/>
            <w:sz w:val="24"/>
            <w:szCs w:val="24"/>
            <w:lang w:val="en-US"/>
          </w:rPr>
          <w:t xml:space="preserve">To do so, </w:t>
        </w:r>
      </w:ins>
      <w:del w:id="220" w:author="Elizabeth Marks" w:date="2021-04-30T03:55:00Z">
        <w:r w:rsidRPr="0089456A" w:rsidDel="00000282">
          <w:rPr>
            <w:rFonts w:ascii="Times New Roman" w:hAnsi="Times New Roman" w:cs="Times New Roman"/>
            <w:bCs/>
            <w:sz w:val="24"/>
            <w:szCs w:val="24"/>
            <w:lang w:val="en-US"/>
          </w:rPr>
          <w:delText xml:space="preserve"> that need to innovate at a fast pace to compete with each other. </w:delText>
        </w:r>
      </w:del>
      <w:commentRangeStart w:id="221"/>
      <w:del w:id="222" w:author="Elizabeth Marks" w:date="2021-04-30T03:59:00Z">
        <w:r w:rsidRPr="0089456A" w:rsidDel="00000282">
          <w:rPr>
            <w:rFonts w:ascii="Times New Roman" w:hAnsi="Times New Roman" w:cs="Times New Roman"/>
            <w:bCs/>
            <w:sz w:val="24"/>
            <w:szCs w:val="24"/>
            <w:lang w:val="en-US"/>
          </w:rPr>
          <w:delText>Given their</w:delText>
        </w:r>
      </w:del>
      <w:ins w:id="223" w:author="Elizabeth Marks" w:date="2021-04-30T03:59:00Z">
        <w:r w:rsidR="00000282">
          <w:rPr>
            <w:rFonts w:ascii="Times New Roman" w:hAnsi="Times New Roman" w:cs="Times New Roman"/>
            <w:bCs/>
            <w:sz w:val="24"/>
            <w:szCs w:val="24"/>
            <w:lang w:val="en-US"/>
          </w:rPr>
          <w:t>technology companies</w:t>
        </w:r>
      </w:ins>
      <w:r w:rsidRPr="0089456A">
        <w:rPr>
          <w:rFonts w:ascii="Times New Roman" w:hAnsi="Times New Roman" w:cs="Times New Roman"/>
          <w:bCs/>
          <w:sz w:val="24"/>
          <w:szCs w:val="24"/>
          <w:lang w:val="en-US"/>
        </w:rPr>
        <w:t xml:space="preserve"> need to be flexible, creative and keenly, externally focused on their customer base</w:t>
      </w:r>
      <w:del w:id="224" w:author="Elizabeth Marks" w:date="2021-04-30T05:28:00Z">
        <w:r w:rsidRPr="0089456A" w:rsidDel="006B569A">
          <w:rPr>
            <w:rFonts w:ascii="Times New Roman" w:hAnsi="Times New Roman" w:cs="Times New Roman"/>
            <w:bCs/>
            <w:sz w:val="24"/>
            <w:szCs w:val="24"/>
            <w:lang w:val="en-US"/>
          </w:rPr>
          <w:delText>,</w:delText>
        </w:r>
      </w:del>
      <w:r w:rsidRPr="0089456A">
        <w:rPr>
          <w:rFonts w:ascii="Times New Roman" w:hAnsi="Times New Roman" w:cs="Times New Roman"/>
          <w:bCs/>
          <w:sz w:val="24"/>
          <w:szCs w:val="24"/>
          <w:lang w:val="en-US"/>
        </w:rPr>
        <w:t xml:space="preserve"> and competition</w:t>
      </w:r>
      <w:ins w:id="225" w:author="Elizabeth Marks" w:date="2021-04-30T03:59:00Z">
        <w:r w:rsidR="00000282">
          <w:rPr>
            <w:rFonts w:ascii="Times New Roman" w:hAnsi="Times New Roman" w:cs="Times New Roman"/>
            <w:bCs/>
            <w:sz w:val="24"/>
            <w:szCs w:val="24"/>
            <w:lang w:val="en-US"/>
          </w:rPr>
          <w:t>.</w:t>
        </w:r>
      </w:ins>
      <w:r w:rsidRPr="0089456A">
        <w:rPr>
          <w:rFonts w:ascii="Times New Roman" w:hAnsi="Times New Roman" w:cs="Times New Roman"/>
          <w:bCs/>
          <w:sz w:val="24"/>
          <w:szCs w:val="24"/>
          <w:lang w:val="en-US"/>
        </w:rPr>
        <w:t xml:space="preserve"> </w:t>
      </w:r>
      <w:ins w:id="226" w:author="Elizabeth Marks" w:date="2021-04-30T04:00:00Z">
        <w:r w:rsidR="00000282">
          <w:rPr>
            <w:rFonts w:ascii="Times New Roman" w:hAnsi="Times New Roman" w:cs="Times New Roman"/>
            <w:bCs/>
            <w:sz w:val="24"/>
            <w:szCs w:val="24"/>
            <w:lang w:val="en-US"/>
          </w:rPr>
          <w:t>This has been recognized in the literature</w:t>
        </w:r>
      </w:ins>
      <w:ins w:id="227" w:author="Elizabeth Marks" w:date="2021-04-30T05:28:00Z">
        <w:r w:rsidR="006B569A">
          <w:rPr>
            <w:rFonts w:ascii="Times New Roman" w:hAnsi="Times New Roman" w:cs="Times New Roman"/>
            <w:bCs/>
            <w:sz w:val="24"/>
            <w:szCs w:val="24"/>
            <w:lang w:val="en-US"/>
          </w:rPr>
          <w:t>,</w:t>
        </w:r>
      </w:ins>
      <w:ins w:id="228" w:author="Elizabeth Marks" w:date="2021-04-30T04:00:00Z">
        <w:r w:rsidR="00000282">
          <w:rPr>
            <w:rFonts w:ascii="Times New Roman" w:hAnsi="Times New Roman" w:cs="Times New Roman"/>
            <w:bCs/>
            <w:sz w:val="24"/>
            <w:szCs w:val="24"/>
            <w:lang w:val="en-US"/>
          </w:rPr>
          <w:t xml:space="preserve"> with</w:t>
        </w:r>
      </w:ins>
      <w:del w:id="229" w:author="Elizabeth Marks" w:date="2021-04-30T03:59:00Z">
        <w:r w:rsidRPr="0089456A" w:rsidDel="00000282">
          <w:rPr>
            <w:rFonts w:ascii="Times New Roman" w:hAnsi="Times New Roman" w:cs="Times New Roman"/>
            <w:bCs/>
            <w:sz w:val="24"/>
            <w:szCs w:val="24"/>
            <w:lang w:val="en-US"/>
          </w:rPr>
          <w:delText>i</w:delText>
        </w:r>
      </w:del>
      <w:del w:id="230" w:author="Elizabeth Marks" w:date="2021-04-30T04:00:00Z">
        <w:r w:rsidRPr="0089456A" w:rsidDel="00000282">
          <w:rPr>
            <w:rFonts w:ascii="Times New Roman" w:hAnsi="Times New Roman" w:cs="Times New Roman"/>
            <w:bCs/>
            <w:sz w:val="24"/>
            <w:szCs w:val="24"/>
            <w:lang w:val="en-US"/>
          </w:rPr>
          <w:delText>t comes as no surprise that</w:delText>
        </w:r>
      </w:del>
      <w:r w:rsidRPr="0089456A">
        <w:rPr>
          <w:rFonts w:ascii="Times New Roman" w:hAnsi="Times New Roman" w:cs="Times New Roman"/>
          <w:bCs/>
          <w:sz w:val="24"/>
          <w:szCs w:val="24"/>
          <w:lang w:val="en-US"/>
        </w:rPr>
        <w:t xml:space="preserve"> adhocracy culture </w:t>
      </w:r>
      <w:del w:id="231" w:author="Elizabeth Marks" w:date="2021-04-30T04:00:00Z">
        <w:r w:rsidRPr="0089456A" w:rsidDel="00000282">
          <w:rPr>
            <w:rFonts w:ascii="Times New Roman" w:hAnsi="Times New Roman" w:cs="Times New Roman"/>
            <w:bCs/>
            <w:sz w:val="24"/>
            <w:szCs w:val="24"/>
            <w:lang w:val="en-US"/>
          </w:rPr>
          <w:delText xml:space="preserve">has </w:delText>
        </w:r>
      </w:del>
      <w:ins w:id="232" w:author="Elizabeth Marks" w:date="2021-04-30T04:01:00Z">
        <w:r w:rsidR="00F01B73">
          <w:rPr>
            <w:rFonts w:ascii="Times New Roman" w:hAnsi="Times New Roman" w:cs="Times New Roman"/>
            <w:bCs/>
            <w:sz w:val="24"/>
            <w:szCs w:val="24"/>
            <w:lang w:val="en-US"/>
          </w:rPr>
          <w:t xml:space="preserve">diagnosed </w:t>
        </w:r>
      </w:ins>
      <w:del w:id="233" w:author="Elizabeth Marks" w:date="2021-04-30T04:00:00Z">
        <w:r w:rsidRPr="0089456A" w:rsidDel="00000282">
          <w:rPr>
            <w:rFonts w:ascii="Times New Roman" w:hAnsi="Times New Roman" w:cs="Times New Roman"/>
            <w:bCs/>
            <w:sz w:val="24"/>
            <w:szCs w:val="24"/>
            <w:lang w:val="en-US"/>
          </w:rPr>
          <w:delText>been</w:delText>
        </w:r>
      </w:del>
      <w:del w:id="234" w:author="Elizabeth Marks" w:date="2021-04-30T04:01:00Z">
        <w:r w:rsidRPr="0089456A" w:rsidDel="00F01B73">
          <w:rPr>
            <w:rFonts w:ascii="Times New Roman" w:hAnsi="Times New Roman" w:cs="Times New Roman"/>
            <w:bCs/>
            <w:sz w:val="24"/>
            <w:szCs w:val="24"/>
            <w:lang w:val="en-US"/>
          </w:rPr>
          <w:delText xml:space="preserve"> consistently </w:delText>
        </w:r>
      </w:del>
      <w:del w:id="235" w:author="Elizabeth Marks" w:date="2021-04-30T04:00:00Z">
        <w:r w:rsidRPr="0089456A" w:rsidDel="00000282">
          <w:rPr>
            <w:rFonts w:ascii="Times New Roman" w:hAnsi="Times New Roman" w:cs="Times New Roman"/>
            <w:bCs/>
            <w:sz w:val="24"/>
            <w:szCs w:val="24"/>
            <w:lang w:val="en-US"/>
          </w:rPr>
          <w:delText xml:space="preserve">named </w:delText>
        </w:r>
      </w:del>
      <w:r w:rsidRPr="0089456A">
        <w:rPr>
          <w:rFonts w:ascii="Times New Roman" w:hAnsi="Times New Roman" w:cs="Times New Roman"/>
          <w:bCs/>
          <w:sz w:val="24"/>
          <w:szCs w:val="24"/>
          <w:lang w:val="en-US"/>
        </w:rPr>
        <w:t xml:space="preserve">as the most prevalent organizational culture in </w:t>
      </w:r>
      <w:del w:id="236" w:author="Elizabeth Marks" w:date="2021-04-30T04:01:00Z">
        <w:r w:rsidRPr="0089456A" w:rsidDel="00F01B73">
          <w:rPr>
            <w:rFonts w:ascii="Times New Roman" w:hAnsi="Times New Roman" w:cs="Times New Roman"/>
            <w:bCs/>
            <w:sz w:val="24"/>
            <w:szCs w:val="24"/>
            <w:lang w:val="en-US"/>
          </w:rPr>
          <w:delText>technology firms</w:delText>
        </w:r>
      </w:del>
      <w:ins w:id="237" w:author="Elizabeth Marks" w:date="2021-04-30T04:01:00Z">
        <w:r w:rsidR="00F01B73">
          <w:rPr>
            <w:rFonts w:ascii="Times New Roman" w:hAnsi="Times New Roman" w:cs="Times New Roman"/>
            <w:bCs/>
            <w:sz w:val="24"/>
            <w:szCs w:val="24"/>
            <w:lang w:val="en-US"/>
          </w:rPr>
          <w:t>the industry</w:t>
        </w:r>
        <w:r w:rsidR="00000282">
          <w:rPr>
            <w:rFonts w:ascii="Times New Roman" w:hAnsi="Times New Roman" w:cs="Times New Roman"/>
            <w:bCs/>
            <w:sz w:val="24"/>
            <w:szCs w:val="24"/>
            <w:lang w:val="en-US"/>
          </w:rPr>
          <w:t xml:space="preserve"> </w:t>
        </w:r>
        <w:r w:rsidR="00000282" w:rsidRPr="0089456A">
          <w:rPr>
            <w:rFonts w:ascii="Times New Roman" w:hAnsi="Times New Roman" w:cs="Times New Roman"/>
            <w:bCs/>
            <w:sz w:val="24"/>
            <w:szCs w:val="24"/>
            <w:lang w:val="en-US"/>
          </w:rPr>
          <w:t>(</w:t>
        </w:r>
        <w:r w:rsidR="00000282" w:rsidRPr="0089456A">
          <w:rPr>
            <w:rFonts w:ascii="Times New Roman" w:hAnsi="Times New Roman" w:cs="Times New Roman"/>
            <w:sz w:val="24"/>
            <w:szCs w:val="24"/>
            <w:lang w:val="en-US"/>
          </w:rPr>
          <w:t>Cameron &amp; Quinn, 2011</w:t>
        </w:r>
        <w:r w:rsidR="00000282" w:rsidRPr="0089456A">
          <w:rPr>
            <w:rFonts w:ascii="Times New Roman" w:hAnsi="Times New Roman" w:cs="Times New Roman"/>
            <w:sz w:val="24"/>
            <w:szCs w:val="24"/>
          </w:rPr>
          <w:t xml:space="preserve">). </w:t>
        </w:r>
        <w:commentRangeStart w:id="238"/>
        <w:commentRangeEnd w:id="238"/>
        <w:r w:rsidR="00000282" w:rsidRPr="0089456A">
          <w:rPr>
            <w:rStyle w:val="CommentReference"/>
            <w:rFonts w:ascii="Times New Roman" w:hAnsi="Times New Roman" w:cs="Times New Roman"/>
            <w:sz w:val="24"/>
            <w:szCs w:val="24"/>
          </w:rPr>
          <w:commentReference w:id="238"/>
        </w:r>
      </w:ins>
      <w:del w:id="239" w:author="Elizabeth Marks" w:date="2021-04-30T04:01:00Z">
        <w:r w:rsidRPr="0089456A" w:rsidDel="00000282">
          <w:rPr>
            <w:rFonts w:ascii="Times New Roman" w:hAnsi="Times New Roman" w:cs="Times New Roman"/>
            <w:bCs/>
            <w:sz w:val="24"/>
            <w:szCs w:val="24"/>
            <w:lang w:val="en-US"/>
          </w:rPr>
          <w:delText>.</w:delText>
        </w:r>
        <w:r w:rsidRPr="0089456A" w:rsidDel="00000282">
          <w:rPr>
            <w:rFonts w:ascii="Times New Roman" w:hAnsi="Times New Roman" w:cs="Times New Roman"/>
            <w:sz w:val="24"/>
            <w:szCs w:val="24"/>
          </w:rPr>
          <w:delText xml:space="preserve"> </w:delText>
        </w:r>
      </w:del>
      <w:r w:rsidRPr="0089456A">
        <w:rPr>
          <w:rFonts w:ascii="Times New Roman" w:hAnsi="Times New Roman" w:cs="Times New Roman"/>
          <w:sz w:val="24"/>
          <w:szCs w:val="24"/>
        </w:rPr>
        <w:t xml:space="preserve">Market culture values are the second most prevalent given the </w:t>
      </w:r>
      <w:del w:id="240" w:author="Elizabeth Marks" w:date="2021-04-29T05:46:00Z">
        <w:r w:rsidRPr="0089456A" w:rsidDel="000C3C07">
          <w:rPr>
            <w:rFonts w:ascii="Times New Roman" w:hAnsi="Times New Roman" w:cs="Times New Roman"/>
            <w:sz w:val="24"/>
            <w:szCs w:val="24"/>
          </w:rPr>
          <w:delText xml:space="preserve">cultures' </w:delText>
        </w:r>
      </w:del>
      <w:ins w:id="241" w:author="Elizabeth Marks" w:date="2021-04-29T05:46:00Z">
        <w:r w:rsidR="000C3C07" w:rsidRPr="0089456A">
          <w:rPr>
            <w:rFonts w:ascii="Times New Roman" w:hAnsi="Times New Roman" w:cs="Times New Roman"/>
            <w:sz w:val="24"/>
            <w:szCs w:val="24"/>
          </w:rPr>
          <w:t>cultures</w:t>
        </w:r>
      </w:ins>
      <w:ins w:id="242" w:author="Elizabeth Marks" w:date="2021-04-30T05:35:00Z">
        <w:r w:rsidR="006B569A">
          <w:rPr>
            <w:rFonts w:ascii="Times New Roman" w:hAnsi="Times New Roman" w:cs="Times New Roman"/>
            <w:sz w:val="24"/>
            <w:szCs w:val="24"/>
          </w:rPr>
          <w:t>’</w:t>
        </w:r>
      </w:ins>
      <w:ins w:id="243" w:author="Elizabeth Marks" w:date="2021-04-29T05:46:00Z">
        <w:r w:rsidR="000C3C07" w:rsidRPr="0089456A">
          <w:rPr>
            <w:rFonts w:ascii="Times New Roman" w:hAnsi="Times New Roman" w:cs="Times New Roman"/>
            <w:sz w:val="24"/>
            <w:szCs w:val="24"/>
          </w:rPr>
          <w:t xml:space="preserve"> </w:t>
        </w:r>
      </w:ins>
      <w:del w:id="244" w:author="Elizabeth Marks" w:date="2021-04-30T04:02:00Z">
        <w:r w:rsidRPr="0089456A" w:rsidDel="00F01B73">
          <w:rPr>
            <w:rFonts w:ascii="Times New Roman" w:hAnsi="Times New Roman" w:cs="Times New Roman"/>
            <w:sz w:val="24"/>
            <w:szCs w:val="24"/>
          </w:rPr>
          <w:delText xml:space="preserve">shared </w:delText>
        </w:r>
      </w:del>
      <w:ins w:id="245" w:author="Elizabeth Marks" w:date="2021-04-30T21:44:00Z">
        <w:r w:rsidR="00960395">
          <w:rPr>
            <w:rFonts w:ascii="Times New Roman" w:hAnsi="Times New Roman" w:cs="Times New Roman"/>
            <w:sz w:val="24"/>
            <w:szCs w:val="24"/>
          </w:rPr>
          <w:t>external focus</w:t>
        </w:r>
      </w:ins>
      <w:del w:id="246" w:author="Elizabeth Marks" w:date="2021-04-30T21:44:00Z">
        <w:r w:rsidRPr="0089456A" w:rsidDel="00960395">
          <w:rPr>
            <w:rFonts w:ascii="Times New Roman" w:hAnsi="Times New Roman" w:cs="Times New Roman"/>
            <w:sz w:val="24"/>
            <w:szCs w:val="24"/>
          </w:rPr>
          <w:delText>prioritization of flexibility and productivity</w:delText>
        </w:r>
      </w:del>
      <w:ins w:id="247" w:author="Elizabeth Marks" w:date="2021-04-30T05:29:00Z">
        <w:r w:rsidR="006B569A">
          <w:rPr>
            <w:rFonts w:ascii="Times New Roman" w:hAnsi="Times New Roman" w:cs="Times New Roman"/>
            <w:sz w:val="24"/>
            <w:szCs w:val="24"/>
          </w:rPr>
          <w:t>,</w:t>
        </w:r>
      </w:ins>
      <w:ins w:id="248" w:author="Elizabeth Marks" w:date="2021-04-30T04:02:00Z">
        <w:r w:rsidR="00F01B73">
          <w:rPr>
            <w:rFonts w:ascii="Times New Roman" w:hAnsi="Times New Roman" w:cs="Times New Roman"/>
            <w:sz w:val="24"/>
            <w:szCs w:val="24"/>
          </w:rPr>
          <w:t xml:space="preserve"> which is shared by adhocracies</w:t>
        </w:r>
      </w:ins>
      <w:r w:rsidRPr="0089456A">
        <w:rPr>
          <w:rFonts w:ascii="Times New Roman" w:hAnsi="Times New Roman" w:cs="Times New Roman"/>
          <w:sz w:val="24"/>
          <w:szCs w:val="24"/>
        </w:rPr>
        <w:t xml:space="preserve"> </w:t>
      </w:r>
      <w:r w:rsidRPr="0089456A">
        <w:rPr>
          <w:rFonts w:ascii="Times New Roman" w:hAnsi="Times New Roman" w:cs="Times New Roman"/>
          <w:bCs/>
          <w:sz w:val="24"/>
          <w:szCs w:val="24"/>
          <w:lang w:val="en-US"/>
        </w:rPr>
        <w:t>(</w:t>
      </w:r>
      <w:r w:rsidRPr="0089456A">
        <w:rPr>
          <w:rFonts w:ascii="Times New Roman" w:hAnsi="Times New Roman" w:cs="Times New Roman"/>
          <w:sz w:val="24"/>
          <w:szCs w:val="24"/>
          <w:lang w:val="en-US"/>
        </w:rPr>
        <w:t>Cameron &amp; Quinn, 2011</w:t>
      </w:r>
      <w:r w:rsidRPr="0089456A">
        <w:rPr>
          <w:rFonts w:ascii="Times New Roman" w:hAnsi="Times New Roman" w:cs="Times New Roman"/>
          <w:sz w:val="24"/>
          <w:szCs w:val="24"/>
        </w:rPr>
        <w:t xml:space="preserve">). </w:t>
      </w:r>
      <w:commentRangeEnd w:id="221"/>
      <w:r w:rsidRPr="0089456A">
        <w:rPr>
          <w:rStyle w:val="CommentReference"/>
          <w:rFonts w:ascii="Times New Roman" w:hAnsi="Times New Roman" w:cs="Times New Roman"/>
          <w:sz w:val="24"/>
          <w:szCs w:val="24"/>
        </w:rPr>
        <w:commentReference w:id="221"/>
      </w:r>
      <w:r w:rsidRPr="0089456A">
        <w:rPr>
          <w:rFonts w:ascii="Times New Roman" w:hAnsi="Times New Roman" w:cs="Times New Roman"/>
          <w:sz w:val="24"/>
          <w:szCs w:val="24"/>
        </w:rPr>
        <w:t xml:space="preserve">While flexibility and cohesion are important, the need to maintain an external focus takes precedence, which is why clan culture is typically less associated than </w:t>
      </w:r>
      <w:ins w:id="249" w:author="Elizabeth Marks" w:date="2021-04-30T21:44:00Z">
        <w:r w:rsidR="00C04262">
          <w:rPr>
            <w:rFonts w:ascii="Times New Roman" w:hAnsi="Times New Roman" w:cs="Times New Roman"/>
            <w:sz w:val="24"/>
            <w:szCs w:val="24"/>
          </w:rPr>
          <w:t>a</w:t>
        </w:r>
      </w:ins>
      <w:del w:id="250" w:author="Elizabeth Marks" w:date="2021-04-30T21:44:00Z">
        <w:r w:rsidRPr="0089456A" w:rsidDel="00C04262">
          <w:rPr>
            <w:rFonts w:ascii="Times New Roman" w:hAnsi="Times New Roman" w:cs="Times New Roman"/>
            <w:sz w:val="24"/>
            <w:szCs w:val="24"/>
          </w:rPr>
          <w:delText>A</w:delText>
        </w:r>
      </w:del>
      <w:r w:rsidRPr="0089456A">
        <w:rPr>
          <w:rFonts w:ascii="Times New Roman" w:hAnsi="Times New Roman" w:cs="Times New Roman"/>
          <w:sz w:val="24"/>
          <w:szCs w:val="24"/>
        </w:rPr>
        <w:t xml:space="preserve">dhocracy and </w:t>
      </w:r>
      <w:ins w:id="251" w:author="Elizabeth Marks" w:date="2021-04-30T21:45:00Z">
        <w:r w:rsidR="00C04262">
          <w:rPr>
            <w:rFonts w:ascii="Times New Roman" w:hAnsi="Times New Roman" w:cs="Times New Roman"/>
            <w:sz w:val="24"/>
            <w:szCs w:val="24"/>
          </w:rPr>
          <w:t>m</w:t>
        </w:r>
      </w:ins>
      <w:del w:id="252" w:author="Elizabeth Marks" w:date="2021-04-30T21:45:00Z">
        <w:r w:rsidRPr="0089456A" w:rsidDel="00C04262">
          <w:rPr>
            <w:rFonts w:ascii="Times New Roman" w:hAnsi="Times New Roman" w:cs="Times New Roman"/>
            <w:sz w:val="24"/>
            <w:szCs w:val="24"/>
          </w:rPr>
          <w:delText>M</w:delText>
        </w:r>
      </w:del>
      <w:r w:rsidRPr="0089456A">
        <w:rPr>
          <w:rFonts w:ascii="Times New Roman" w:hAnsi="Times New Roman" w:cs="Times New Roman"/>
          <w:sz w:val="24"/>
          <w:szCs w:val="24"/>
        </w:rPr>
        <w:t xml:space="preserve">arket </w:t>
      </w:r>
      <w:ins w:id="253" w:author="Elizabeth Marks" w:date="2021-04-30T21:45:00Z">
        <w:r w:rsidR="00C04262">
          <w:rPr>
            <w:rFonts w:ascii="Times New Roman" w:hAnsi="Times New Roman" w:cs="Times New Roman"/>
            <w:sz w:val="24"/>
            <w:szCs w:val="24"/>
          </w:rPr>
          <w:t>c</w:t>
        </w:r>
      </w:ins>
      <w:del w:id="254" w:author="Elizabeth Marks" w:date="2021-04-30T21:45:00Z">
        <w:r w:rsidRPr="0089456A" w:rsidDel="00C04262">
          <w:rPr>
            <w:rFonts w:ascii="Times New Roman" w:hAnsi="Times New Roman" w:cs="Times New Roman"/>
            <w:sz w:val="24"/>
            <w:szCs w:val="24"/>
          </w:rPr>
          <w:delText>C</w:delText>
        </w:r>
      </w:del>
      <w:r w:rsidRPr="0089456A">
        <w:rPr>
          <w:rFonts w:ascii="Times New Roman" w:hAnsi="Times New Roman" w:cs="Times New Roman"/>
          <w:sz w:val="24"/>
          <w:szCs w:val="24"/>
        </w:rPr>
        <w:t>ulture</w:t>
      </w:r>
      <w:ins w:id="255" w:author="Elizabeth Marks" w:date="2021-04-30T21:45:00Z">
        <w:r w:rsidR="00C04262">
          <w:rPr>
            <w:rFonts w:ascii="Times New Roman" w:hAnsi="Times New Roman" w:cs="Times New Roman"/>
            <w:sz w:val="24"/>
            <w:szCs w:val="24"/>
          </w:rPr>
          <w:t>s</w:t>
        </w:r>
      </w:ins>
      <w:ins w:id="256" w:author="Elizabeth Marks" w:date="2021-04-30T04:02:00Z">
        <w:r w:rsidR="00F01B73">
          <w:rPr>
            <w:rFonts w:ascii="Times New Roman" w:hAnsi="Times New Roman" w:cs="Times New Roman"/>
            <w:sz w:val="24"/>
            <w:szCs w:val="24"/>
          </w:rPr>
          <w:t xml:space="preserve"> with technology </w:t>
        </w:r>
      </w:ins>
      <w:ins w:id="257" w:author="Elizabeth Marks" w:date="2021-04-30T04:03:00Z">
        <w:r w:rsidR="00F01B73">
          <w:rPr>
            <w:rFonts w:ascii="Times New Roman" w:hAnsi="Times New Roman" w:cs="Times New Roman"/>
            <w:sz w:val="24"/>
            <w:szCs w:val="24"/>
          </w:rPr>
          <w:t>companies</w:t>
        </w:r>
      </w:ins>
      <w:r w:rsidRPr="0089456A">
        <w:rPr>
          <w:rFonts w:ascii="Times New Roman" w:hAnsi="Times New Roman" w:cs="Times New Roman"/>
          <w:sz w:val="24"/>
          <w:szCs w:val="24"/>
        </w:rPr>
        <w:t xml:space="preserve">. Hierarchies are seen as an anti-culture to big tech, given the slow pace of change that accompanies bureaucracy </w:t>
      </w:r>
      <w:r w:rsidRPr="0089456A">
        <w:rPr>
          <w:rFonts w:ascii="Times New Roman" w:hAnsi="Times New Roman" w:cs="Times New Roman"/>
          <w:bCs/>
          <w:sz w:val="24"/>
          <w:szCs w:val="24"/>
          <w:lang w:val="en-US"/>
        </w:rPr>
        <w:t>(</w:t>
      </w:r>
      <w:r w:rsidRPr="0089456A">
        <w:rPr>
          <w:rFonts w:ascii="Times New Roman" w:hAnsi="Times New Roman" w:cs="Times New Roman"/>
          <w:sz w:val="24"/>
          <w:szCs w:val="24"/>
          <w:lang w:val="en-US"/>
        </w:rPr>
        <w:t>Cameron &amp; Quinn, 2011</w:t>
      </w:r>
      <w:r w:rsidRPr="0089456A">
        <w:rPr>
          <w:rFonts w:ascii="Times New Roman" w:hAnsi="Times New Roman" w:cs="Times New Roman"/>
          <w:sz w:val="24"/>
          <w:szCs w:val="24"/>
        </w:rPr>
        <w:t>).</w:t>
      </w:r>
    </w:p>
    <w:p w14:paraId="5DB37193" w14:textId="45F2A8EA" w:rsidR="0089456A" w:rsidRPr="0089456A" w:rsidRDefault="0089456A" w:rsidP="0089456A">
      <w:pPr>
        <w:spacing w:before="100" w:beforeAutospacing="1" w:after="100" w:afterAutospacing="1" w:line="480" w:lineRule="auto"/>
        <w:ind w:firstLine="720"/>
        <w:rPr>
          <w:rFonts w:ascii="Times New Roman" w:hAnsi="Times New Roman" w:cs="Times New Roman"/>
          <w:sz w:val="24"/>
          <w:szCs w:val="24"/>
        </w:rPr>
      </w:pPr>
      <w:r w:rsidRPr="0089456A">
        <w:rPr>
          <w:rFonts w:ascii="Times New Roman" w:hAnsi="Times New Roman" w:cs="Times New Roman"/>
          <w:sz w:val="24"/>
          <w:szCs w:val="24"/>
        </w:rPr>
        <w:lastRenderedPageBreak/>
        <w:t xml:space="preserve">These findings are consistent with the body of research on the management style of technology companies. For several years there has been a strong focus on the </w:t>
      </w:r>
      <w:del w:id="258" w:author="Elizabeth Marks" w:date="2021-04-30T04:03:00Z">
        <w:r w:rsidRPr="0089456A" w:rsidDel="00F01B73">
          <w:rPr>
            <w:rFonts w:ascii="Times New Roman" w:hAnsi="Times New Roman" w:cs="Times New Roman"/>
            <w:sz w:val="24"/>
            <w:szCs w:val="24"/>
          </w:rPr>
          <w:delText xml:space="preserve">role </w:delText>
        </w:r>
      </w:del>
      <w:ins w:id="259" w:author="Elizabeth Marks" w:date="2021-04-30T04:03:00Z">
        <w:r w:rsidR="00F01B73">
          <w:rPr>
            <w:rFonts w:ascii="Times New Roman" w:hAnsi="Times New Roman" w:cs="Times New Roman"/>
            <w:sz w:val="24"/>
            <w:szCs w:val="24"/>
          </w:rPr>
          <w:t>importance</w:t>
        </w:r>
        <w:r w:rsidR="00F01B73" w:rsidRPr="0089456A">
          <w:rPr>
            <w:rFonts w:ascii="Times New Roman" w:hAnsi="Times New Roman" w:cs="Times New Roman"/>
            <w:sz w:val="24"/>
            <w:szCs w:val="24"/>
          </w:rPr>
          <w:t xml:space="preserve"> </w:t>
        </w:r>
      </w:ins>
      <w:r w:rsidRPr="0089456A">
        <w:rPr>
          <w:rFonts w:ascii="Times New Roman" w:hAnsi="Times New Roman" w:cs="Times New Roman"/>
          <w:sz w:val="24"/>
          <w:szCs w:val="24"/>
        </w:rPr>
        <w:t xml:space="preserve">of organizational agility within tech companies. </w:t>
      </w:r>
      <w:commentRangeStart w:id="260"/>
      <w:r w:rsidRPr="0089456A">
        <w:rPr>
          <w:rFonts w:ascii="Times New Roman" w:hAnsi="Times New Roman" w:cs="Times New Roman"/>
          <w:sz w:val="24"/>
          <w:szCs w:val="24"/>
        </w:rPr>
        <w:t xml:space="preserve">This is defined as an </w:t>
      </w:r>
      <w:del w:id="261" w:author="Elizabeth Marks" w:date="2021-04-29T05:46:00Z">
        <w:r w:rsidRPr="0089456A" w:rsidDel="000C3C07">
          <w:rPr>
            <w:rFonts w:ascii="Times New Roman" w:hAnsi="Times New Roman" w:cs="Times New Roman"/>
            <w:sz w:val="24"/>
            <w:szCs w:val="24"/>
          </w:rPr>
          <w:delText xml:space="preserve">organization's </w:delText>
        </w:r>
      </w:del>
      <w:ins w:id="262" w:author="Elizabeth Marks" w:date="2021-04-29T05:46:00Z">
        <w:r w:rsidR="000C3C07" w:rsidRPr="0089456A">
          <w:rPr>
            <w:rFonts w:ascii="Times New Roman" w:hAnsi="Times New Roman" w:cs="Times New Roman"/>
            <w:sz w:val="24"/>
            <w:szCs w:val="24"/>
          </w:rPr>
          <w:t>organization</w:t>
        </w:r>
      </w:ins>
      <w:ins w:id="263" w:author="Elizabeth Marks" w:date="2021-04-30T05:35:00Z">
        <w:r w:rsidR="006B569A">
          <w:rPr>
            <w:rFonts w:ascii="Times New Roman" w:hAnsi="Times New Roman" w:cs="Times New Roman"/>
            <w:sz w:val="24"/>
            <w:szCs w:val="24"/>
          </w:rPr>
          <w:t>’</w:t>
        </w:r>
      </w:ins>
      <w:ins w:id="264" w:author="Elizabeth Marks" w:date="2021-04-29T05:46:00Z">
        <w:r w:rsidR="000C3C07" w:rsidRPr="0089456A">
          <w:rPr>
            <w:rFonts w:ascii="Times New Roman" w:hAnsi="Times New Roman" w:cs="Times New Roman"/>
            <w:sz w:val="24"/>
            <w:szCs w:val="24"/>
          </w:rPr>
          <w:t xml:space="preserve">s </w:t>
        </w:r>
      </w:ins>
      <w:r w:rsidRPr="0089456A">
        <w:rPr>
          <w:rFonts w:ascii="Times New Roman" w:hAnsi="Times New Roman" w:cs="Times New Roman"/>
          <w:sz w:val="24"/>
          <w:szCs w:val="24"/>
        </w:rPr>
        <w:t>ability to sense changes in their environment and responding to them efficiently and effectively</w:t>
      </w:r>
      <w:ins w:id="265" w:author="Elizabeth Marks" w:date="2021-04-28T19:59:00Z">
        <w:r w:rsidR="00C61BE9">
          <w:rPr>
            <w:rFonts w:ascii="Times New Roman" w:hAnsi="Times New Roman" w:cs="Times New Roman"/>
            <w:sz w:val="24"/>
            <w:szCs w:val="24"/>
          </w:rPr>
          <w:t xml:space="preserve"> </w:t>
        </w:r>
        <w:r w:rsidR="00C61BE9" w:rsidRPr="0089456A">
          <w:rPr>
            <w:rFonts w:ascii="Times New Roman" w:hAnsi="Times New Roman" w:cs="Times New Roman"/>
            <w:sz w:val="24"/>
            <w:szCs w:val="24"/>
          </w:rPr>
          <w:t>(Felipe, Roldan, Leal-Rodriguez, 2017).</w:t>
        </w:r>
      </w:ins>
      <w:del w:id="266" w:author="Elizabeth Marks" w:date="2021-04-28T20:00:00Z">
        <w:r w:rsidRPr="0089456A" w:rsidDel="00C61BE9">
          <w:rPr>
            <w:rFonts w:ascii="Times New Roman" w:hAnsi="Times New Roman" w:cs="Times New Roman"/>
            <w:sz w:val="24"/>
            <w:szCs w:val="24"/>
          </w:rPr>
          <w:delText>.</w:delText>
        </w:r>
      </w:del>
      <w:r w:rsidRPr="0089456A">
        <w:rPr>
          <w:rFonts w:ascii="Times New Roman" w:hAnsi="Times New Roman" w:cs="Times New Roman"/>
          <w:sz w:val="24"/>
          <w:szCs w:val="24"/>
        </w:rPr>
        <w:t xml:space="preserve"> It </w:t>
      </w:r>
      <w:commentRangeEnd w:id="260"/>
      <w:r w:rsidR="000F4C0C">
        <w:rPr>
          <w:rStyle w:val="CommentReference"/>
        </w:rPr>
        <w:commentReference w:id="260"/>
      </w:r>
      <w:r w:rsidRPr="0089456A">
        <w:rPr>
          <w:rFonts w:ascii="Times New Roman" w:hAnsi="Times New Roman" w:cs="Times New Roman"/>
          <w:sz w:val="24"/>
          <w:szCs w:val="24"/>
        </w:rPr>
        <w:t xml:space="preserve">is seen as a critical antecedent for a </w:t>
      </w:r>
      <w:del w:id="267" w:author="Elizabeth Marks" w:date="2021-04-30T21:45:00Z">
        <w:r w:rsidRPr="0089456A" w:rsidDel="003E596E">
          <w:rPr>
            <w:rFonts w:ascii="Times New Roman" w:hAnsi="Times New Roman" w:cs="Times New Roman"/>
            <w:sz w:val="24"/>
            <w:szCs w:val="24"/>
          </w:rPr>
          <w:delText>companies</w:delText>
        </w:r>
      </w:del>
      <w:ins w:id="268" w:author="Elizabeth Marks" w:date="2021-04-30T21:45:00Z">
        <w:r w:rsidR="003E596E" w:rsidRPr="0089456A">
          <w:rPr>
            <w:rFonts w:ascii="Times New Roman" w:hAnsi="Times New Roman" w:cs="Times New Roman"/>
            <w:sz w:val="24"/>
            <w:szCs w:val="24"/>
          </w:rPr>
          <w:t>company’s</w:t>
        </w:r>
      </w:ins>
      <w:r w:rsidRPr="0089456A">
        <w:rPr>
          <w:rFonts w:ascii="Times New Roman" w:hAnsi="Times New Roman" w:cs="Times New Roman"/>
          <w:sz w:val="24"/>
          <w:szCs w:val="24"/>
        </w:rPr>
        <w:t xml:space="preserve"> performance</w:t>
      </w:r>
      <w:ins w:id="269" w:author="Elizabeth Marks" w:date="2021-04-30T04:04:00Z">
        <w:r w:rsidR="00F01B73">
          <w:rPr>
            <w:rFonts w:ascii="Times New Roman" w:hAnsi="Times New Roman" w:cs="Times New Roman"/>
            <w:sz w:val="24"/>
            <w:szCs w:val="24"/>
          </w:rPr>
          <w:t xml:space="preserve"> and is best aligned with adhocracy culture</w:t>
        </w:r>
      </w:ins>
      <w:r w:rsidRPr="0089456A">
        <w:rPr>
          <w:rFonts w:ascii="Times New Roman" w:hAnsi="Times New Roman" w:cs="Times New Roman"/>
          <w:sz w:val="24"/>
          <w:szCs w:val="24"/>
        </w:rPr>
        <w:t xml:space="preserve"> (Felipe</w:t>
      </w:r>
      <w:del w:id="270" w:author="Elizabeth Marks" w:date="2021-04-28T19:59:00Z">
        <w:r w:rsidRPr="0089456A" w:rsidDel="00C61BE9">
          <w:rPr>
            <w:rFonts w:ascii="Times New Roman" w:hAnsi="Times New Roman" w:cs="Times New Roman"/>
            <w:sz w:val="24"/>
            <w:szCs w:val="24"/>
          </w:rPr>
          <w:delText>, Roldan, Leal-Rodriguez</w:delText>
        </w:r>
      </w:del>
      <w:ins w:id="271" w:author="Elizabeth Marks" w:date="2021-04-28T19:59:00Z">
        <w:r w:rsidR="00C61BE9">
          <w:rPr>
            <w:rFonts w:ascii="Times New Roman" w:hAnsi="Times New Roman" w:cs="Times New Roman"/>
            <w:sz w:val="24"/>
            <w:szCs w:val="24"/>
          </w:rPr>
          <w:t xml:space="preserve"> et al.</w:t>
        </w:r>
      </w:ins>
      <w:r w:rsidRPr="0089456A">
        <w:rPr>
          <w:rFonts w:ascii="Times New Roman" w:hAnsi="Times New Roman" w:cs="Times New Roman"/>
          <w:sz w:val="24"/>
          <w:szCs w:val="24"/>
        </w:rPr>
        <w:t>, 2017).</w:t>
      </w:r>
      <w:commentRangeStart w:id="272"/>
      <w:r w:rsidRPr="0089456A">
        <w:rPr>
          <w:rFonts w:ascii="Times New Roman" w:hAnsi="Times New Roman" w:cs="Times New Roman"/>
          <w:sz w:val="24"/>
          <w:szCs w:val="24"/>
        </w:rPr>
        <w:t xml:space="preserve"> While both clan cultures and adhocracy cultures provide the flexibility required for the agile workflow that has become so popular in tech companies, adhocracy cultures have shown a stronger positive relationship with organizational agility in a large sample of Spanish tech companies than clan culture</w:t>
      </w:r>
      <w:ins w:id="273" w:author="Elizabeth Marks" w:date="2021-04-28T20:01:00Z">
        <w:r w:rsidR="00C61BE9">
          <w:rPr>
            <w:rFonts w:ascii="Times New Roman" w:hAnsi="Times New Roman" w:cs="Times New Roman"/>
            <w:sz w:val="24"/>
            <w:szCs w:val="24"/>
          </w:rPr>
          <w:t xml:space="preserve"> </w:t>
        </w:r>
        <w:r w:rsidR="00C61BE9" w:rsidRPr="0089456A">
          <w:rPr>
            <w:rFonts w:ascii="Times New Roman" w:hAnsi="Times New Roman" w:cs="Times New Roman"/>
            <w:sz w:val="24"/>
            <w:szCs w:val="24"/>
          </w:rPr>
          <w:t>(Felipe et al., 2017)</w:t>
        </w:r>
      </w:ins>
      <w:r w:rsidRPr="0089456A">
        <w:rPr>
          <w:rFonts w:ascii="Times New Roman" w:hAnsi="Times New Roman" w:cs="Times New Roman"/>
          <w:sz w:val="24"/>
          <w:szCs w:val="24"/>
        </w:rPr>
        <w:t xml:space="preserve">. </w:t>
      </w:r>
      <w:commentRangeEnd w:id="272"/>
      <w:r w:rsidR="000F4C0C">
        <w:rPr>
          <w:rStyle w:val="CommentReference"/>
        </w:rPr>
        <w:commentReference w:id="272"/>
      </w:r>
      <w:r w:rsidRPr="0089456A">
        <w:rPr>
          <w:rFonts w:ascii="Times New Roman" w:hAnsi="Times New Roman" w:cs="Times New Roman"/>
          <w:sz w:val="24"/>
          <w:szCs w:val="24"/>
        </w:rPr>
        <w:t>These findings suggest that the deep focus on internal aspects of a clan culture leads to a relaxation of the external vigilance required for the rapid response</w:t>
      </w:r>
      <w:del w:id="274" w:author="Elizabeth Marks" w:date="2021-04-30T21:46:00Z">
        <w:r w:rsidRPr="0089456A" w:rsidDel="00472534">
          <w:rPr>
            <w:rFonts w:ascii="Times New Roman" w:hAnsi="Times New Roman" w:cs="Times New Roman"/>
            <w:sz w:val="24"/>
            <w:szCs w:val="24"/>
          </w:rPr>
          <w:delText>s</w:delText>
        </w:r>
      </w:del>
      <w:r w:rsidRPr="0089456A">
        <w:rPr>
          <w:rFonts w:ascii="Times New Roman" w:hAnsi="Times New Roman" w:cs="Times New Roman"/>
          <w:sz w:val="24"/>
          <w:szCs w:val="24"/>
        </w:rPr>
        <w:t xml:space="preserve"> to changes in the environment </w:t>
      </w:r>
      <w:ins w:id="275" w:author="Elizabeth Marks" w:date="2021-04-30T21:46:00Z">
        <w:r w:rsidR="003419A4">
          <w:rPr>
            <w:rFonts w:ascii="Times New Roman" w:hAnsi="Times New Roman" w:cs="Times New Roman"/>
            <w:sz w:val="24"/>
            <w:szCs w:val="24"/>
          </w:rPr>
          <w:t>that is</w:t>
        </w:r>
        <w:r w:rsidR="00472534">
          <w:rPr>
            <w:rFonts w:ascii="Times New Roman" w:hAnsi="Times New Roman" w:cs="Times New Roman"/>
            <w:sz w:val="24"/>
            <w:szCs w:val="24"/>
          </w:rPr>
          <w:t xml:space="preserve"> so crucial </w:t>
        </w:r>
      </w:ins>
      <w:ins w:id="276" w:author="Elizabeth Marks" w:date="2021-04-30T21:47:00Z">
        <w:r w:rsidR="00472534">
          <w:rPr>
            <w:rFonts w:ascii="Times New Roman" w:hAnsi="Times New Roman" w:cs="Times New Roman"/>
            <w:sz w:val="24"/>
            <w:szCs w:val="24"/>
          </w:rPr>
          <w:t>to</w:t>
        </w:r>
      </w:ins>
      <w:ins w:id="277" w:author="Elizabeth Marks" w:date="2021-04-30T21:46:00Z">
        <w:r w:rsidR="00472534">
          <w:rPr>
            <w:rFonts w:ascii="Times New Roman" w:hAnsi="Times New Roman" w:cs="Times New Roman"/>
            <w:sz w:val="24"/>
            <w:szCs w:val="24"/>
          </w:rPr>
          <w:t xml:space="preserve"> organizational agility</w:t>
        </w:r>
      </w:ins>
      <w:del w:id="278" w:author="Elizabeth Marks" w:date="2021-04-28T20:01:00Z">
        <w:r w:rsidRPr="0089456A" w:rsidDel="00C61BE9">
          <w:rPr>
            <w:rFonts w:ascii="Times New Roman" w:hAnsi="Times New Roman" w:cs="Times New Roman"/>
            <w:sz w:val="24"/>
            <w:szCs w:val="24"/>
          </w:rPr>
          <w:delText>(Felipe et al., 2017)</w:delText>
        </w:r>
      </w:del>
      <w:ins w:id="279" w:author="Elizabeth Marks" w:date="2021-04-28T20:01:00Z">
        <w:r w:rsidR="00C61BE9">
          <w:rPr>
            <w:rFonts w:ascii="Times New Roman" w:hAnsi="Times New Roman" w:cs="Times New Roman"/>
            <w:sz w:val="24"/>
            <w:szCs w:val="24"/>
          </w:rPr>
          <w:t>.</w:t>
        </w:r>
      </w:ins>
      <w:del w:id="280" w:author="Elizabeth Marks" w:date="2021-04-28T20:01:00Z">
        <w:r w:rsidRPr="0089456A" w:rsidDel="00C61BE9">
          <w:rPr>
            <w:rFonts w:ascii="Times New Roman" w:hAnsi="Times New Roman" w:cs="Times New Roman"/>
            <w:sz w:val="24"/>
            <w:szCs w:val="24"/>
          </w:rPr>
          <w:delText>.</w:delText>
        </w:r>
      </w:del>
    </w:p>
    <w:p w14:paraId="48190C83" w14:textId="77777777" w:rsidR="0089456A" w:rsidRPr="0089456A" w:rsidRDefault="0089456A" w:rsidP="0089456A">
      <w:pPr>
        <w:spacing w:before="100" w:beforeAutospacing="1" w:after="100" w:afterAutospacing="1" w:line="480" w:lineRule="auto"/>
        <w:ind w:firstLine="720"/>
        <w:rPr>
          <w:rFonts w:ascii="Times New Roman" w:hAnsi="Times New Roman" w:cs="Times New Roman"/>
          <w:b/>
          <w:bCs/>
          <w:sz w:val="24"/>
          <w:szCs w:val="24"/>
          <w:lang w:val="en-US"/>
        </w:rPr>
      </w:pPr>
      <w:r w:rsidRPr="0089456A">
        <w:rPr>
          <w:rFonts w:ascii="Times New Roman" w:hAnsi="Times New Roman" w:cs="Times New Roman"/>
          <w:b/>
          <w:bCs/>
          <w:sz w:val="24"/>
          <w:szCs w:val="24"/>
          <w:lang w:val="en-US"/>
        </w:rPr>
        <w:t>How Perks Signal and Influence Organizational Culture</w:t>
      </w:r>
    </w:p>
    <w:p w14:paraId="0401DDF4" w14:textId="5EE805AE" w:rsidR="0089456A" w:rsidRPr="0089456A" w:rsidRDefault="00B63F5F" w:rsidP="0089456A">
      <w:pPr>
        <w:spacing w:before="100" w:beforeAutospacing="1" w:after="100" w:afterAutospacing="1" w:line="480" w:lineRule="auto"/>
        <w:ind w:firstLine="720"/>
        <w:rPr>
          <w:rFonts w:ascii="Times New Roman" w:hAnsi="Times New Roman" w:cs="Times New Roman"/>
          <w:b/>
          <w:sz w:val="24"/>
          <w:szCs w:val="24"/>
        </w:rPr>
      </w:pPr>
      <w:r w:rsidRPr="00B63F5F">
        <w:rPr>
          <w:rFonts w:ascii="Times New Roman" w:hAnsi="Times New Roman" w:cs="Times New Roman"/>
          <w:sz w:val="24"/>
          <w:szCs w:val="24"/>
          <w:lang w:val="en-US"/>
        </w:rPr>
        <w:t xml:space="preserve">The modern tech workplace offers its employees considerable perks. </w:t>
      </w:r>
      <w:r w:rsidR="0089456A" w:rsidRPr="0089456A">
        <w:rPr>
          <w:rFonts w:ascii="Times New Roman" w:hAnsi="Times New Roman" w:cs="Times New Roman"/>
          <w:sz w:val="24"/>
          <w:szCs w:val="24"/>
          <w:lang w:val="en-US"/>
        </w:rPr>
        <w:t>These novel perks extend beyond the typical offerings for an employee into amenities and programs that encourage employees to spend their working hours and their leisure time in the office. Collaborative workspaces</w:t>
      </w:r>
      <w:del w:id="281" w:author="Elizabeth Marks" w:date="2021-04-30T05:29:00Z">
        <w:r w:rsidR="0089456A" w:rsidRPr="0089456A" w:rsidDel="006B569A">
          <w:rPr>
            <w:rFonts w:ascii="Times New Roman" w:hAnsi="Times New Roman" w:cs="Times New Roman"/>
            <w:sz w:val="24"/>
            <w:szCs w:val="24"/>
            <w:lang w:val="en-US"/>
          </w:rPr>
          <w:delText>,</w:delText>
        </w:r>
      </w:del>
      <w:r w:rsidR="0089456A" w:rsidRPr="0089456A">
        <w:rPr>
          <w:rFonts w:ascii="Times New Roman" w:hAnsi="Times New Roman" w:cs="Times New Roman"/>
          <w:sz w:val="24"/>
          <w:szCs w:val="24"/>
          <w:lang w:val="en-US"/>
        </w:rPr>
        <w:t xml:space="preserve"> </w:t>
      </w:r>
      <w:del w:id="282" w:author="Elizabeth Marks" w:date="2021-04-30T04:17:00Z">
        <w:r w:rsidR="0089456A" w:rsidRPr="0089456A" w:rsidDel="00014FCB">
          <w:rPr>
            <w:rFonts w:ascii="Times New Roman" w:hAnsi="Times New Roman" w:cs="Times New Roman"/>
            <w:sz w:val="24"/>
            <w:szCs w:val="24"/>
            <w:lang w:val="en-US"/>
          </w:rPr>
          <w:delText>games rooms,</w:delText>
        </w:r>
      </w:del>
      <w:ins w:id="283" w:author="Elizabeth Marks" w:date="2021-04-30T21:47:00Z">
        <w:r w:rsidR="00F301E0">
          <w:rPr>
            <w:rFonts w:ascii="Times New Roman" w:hAnsi="Times New Roman" w:cs="Times New Roman"/>
            <w:sz w:val="24"/>
            <w:szCs w:val="24"/>
            <w:lang w:val="en-US"/>
          </w:rPr>
          <w:t xml:space="preserve">, </w:t>
        </w:r>
      </w:ins>
      <w:del w:id="284" w:author="Elizabeth Marks" w:date="2021-04-30T04:17:00Z">
        <w:r w:rsidR="0089456A" w:rsidRPr="0089456A" w:rsidDel="00014FCB">
          <w:rPr>
            <w:rFonts w:ascii="Times New Roman" w:hAnsi="Times New Roman" w:cs="Times New Roman"/>
            <w:sz w:val="24"/>
            <w:szCs w:val="24"/>
            <w:lang w:val="en-US"/>
          </w:rPr>
          <w:delText xml:space="preserve"> </w:delText>
        </w:r>
      </w:del>
      <w:del w:id="285" w:author="Elizabeth Marks" w:date="2021-04-30T21:47:00Z">
        <w:r w:rsidR="0089456A" w:rsidRPr="0089456A" w:rsidDel="00F301E0">
          <w:rPr>
            <w:rFonts w:ascii="Times New Roman" w:hAnsi="Times New Roman" w:cs="Times New Roman"/>
            <w:sz w:val="24"/>
            <w:szCs w:val="24"/>
            <w:lang w:val="en-US"/>
          </w:rPr>
          <w:delText xml:space="preserve">and </w:delText>
        </w:r>
      </w:del>
      <w:r w:rsidR="0089456A" w:rsidRPr="0089456A">
        <w:rPr>
          <w:rFonts w:ascii="Times New Roman" w:hAnsi="Times New Roman" w:cs="Times New Roman"/>
          <w:sz w:val="24"/>
          <w:szCs w:val="24"/>
          <w:lang w:val="en-US"/>
        </w:rPr>
        <w:t>free restaurants and cafes are all on</w:t>
      </w:r>
      <w:r w:rsidR="000A3A3D">
        <w:rPr>
          <w:rFonts w:ascii="Times New Roman" w:hAnsi="Times New Roman" w:cs="Times New Roman"/>
          <w:sz w:val="24"/>
          <w:szCs w:val="24"/>
          <w:lang w:val="en-US"/>
        </w:rPr>
        <w:t xml:space="preserve"> </w:t>
      </w:r>
      <w:r w:rsidR="0089456A" w:rsidRPr="0089456A">
        <w:rPr>
          <w:rFonts w:ascii="Times New Roman" w:hAnsi="Times New Roman" w:cs="Times New Roman"/>
          <w:sz w:val="24"/>
          <w:szCs w:val="24"/>
          <w:lang w:val="en-US"/>
        </w:rPr>
        <w:t>site to encourage the rich member interaction that remains a hallmark of clan cultures. Flexible working hours,</w:t>
      </w:r>
      <w:ins w:id="286" w:author="Elizabeth Marks" w:date="2021-04-30T04:18:00Z">
        <w:r w:rsidR="00014FCB">
          <w:rPr>
            <w:rFonts w:ascii="Times New Roman" w:hAnsi="Times New Roman" w:cs="Times New Roman"/>
            <w:sz w:val="24"/>
            <w:szCs w:val="24"/>
            <w:lang w:val="en-US"/>
          </w:rPr>
          <w:t xml:space="preserve"> f</w:t>
        </w:r>
        <w:r w:rsidR="00014FCB" w:rsidRPr="0089456A">
          <w:rPr>
            <w:rFonts w:ascii="Times New Roman" w:hAnsi="Times New Roman" w:cs="Times New Roman"/>
            <w:sz w:val="24"/>
            <w:szCs w:val="24"/>
            <w:lang w:val="en-US"/>
          </w:rPr>
          <w:t>ree laundry services</w:t>
        </w:r>
        <w:r w:rsidR="00014FCB">
          <w:rPr>
            <w:rFonts w:ascii="Times New Roman" w:hAnsi="Times New Roman" w:cs="Times New Roman"/>
            <w:sz w:val="24"/>
            <w:szCs w:val="24"/>
            <w:lang w:val="en-US"/>
          </w:rPr>
          <w:t>,</w:t>
        </w:r>
      </w:ins>
      <w:r w:rsidR="0089456A" w:rsidRPr="0089456A">
        <w:rPr>
          <w:rFonts w:ascii="Times New Roman" w:hAnsi="Times New Roman" w:cs="Times New Roman"/>
          <w:sz w:val="24"/>
          <w:szCs w:val="24"/>
          <w:lang w:val="en-US"/>
        </w:rPr>
        <w:t xml:space="preserve"> smoothie bars and onsite gyms signal that the organization prioritizes the </w:t>
      </w:r>
      <w:ins w:id="287" w:author="Elizabeth Marks" w:date="2021-04-30T04:18:00Z">
        <w:r w:rsidR="00014FCB">
          <w:rPr>
            <w:rFonts w:ascii="Times New Roman" w:hAnsi="Times New Roman" w:cs="Times New Roman"/>
            <w:sz w:val="24"/>
            <w:szCs w:val="24"/>
            <w:lang w:val="en-US"/>
          </w:rPr>
          <w:t xml:space="preserve">wellbeing and </w:t>
        </w:r>
      </w:ins>
      <w:r w:rsidR="0089456A" w:rsidRPr="0089456A">
        <w:rPr>
          <w:rFonts w:ascii="Times New Roman" w:hAnsi="Times New Roman" w:cs="Times New Roman"/>
          <w:sz w:val="24"/>
          <w:szCs w:val="24"/>
          <w:lang w:val="en-US"/>
        </w:rPr>
        <w:t xml:space="preserve">long-term benefit of its members. </w:t>
      </w:r>
      <w:del w:id="288" w:author="Elizabeth Marks" w:date="2021-04-30T04:17:00Z">
        <w:r w:rsidR="0089456A" w:rsidRPr="0089456A" w:rsidDel="00014FCB">
          <w:rPr>
            <w:rFonts w:ascii="Times New Roman" w:hAnsi="Times New Roman" w:cs="Times New Roman"/>
            <w:sz w:val="24"/>
            <w:szCs w:val="24"/>
            <w:lang w:val="en-US"/>
          </w:rPr>
          <w:delText>Free laundry services</w:delText>
        </w:r>
      </w:del>
      <w:ins w:id="289" w:author="Elizabeth Marks" w:date="2021-04-30T04:17:00Z">
        <w:r w:rsidR="00014FCB">
          <w:rPr>
            <w:rFonts w:ascii="Times New Roman" w:hAnsi="Times New Roman" w:cs="Times New Roman"/>
            <w:sz w:val="24"/>
            <w:szCs w:val="24"/>
            <w:lang w:val="en-US"/>
          </w:rPr>
          <w:t>G</w:t>
        </w:r>
        <w:r w:rsidR="00014FCB" w:rsidRPr="0089456A">
          <w:rPr>
            <w:rFonts w:ascii="Times New Roman" w:hAnsi="Times New Roman" w:cs="Times New Roman"/>
            <w:sz w:val="24"/>
            <w:szCs w:val="24"/>
            <w:lang w:val="en-US"/>
          </w:rPr>
          <w:t>ames rooms</w:t>
        </w:r>
        <w:r w:rsidR="00014FCB">
          <w:rPr>
            <w:rFonts w:ascii="Times New Roman" w:hAnsi="Times New Roman" w:cs="Times New Roman"/>
            <w:sz w:val="24"/>
            <w:szCs w:val="24"/>
            <w:lang w:val="en-US"/>
          </w:rPr>
          <w:t xml:space="preserve"> </w:t>
        </w:r>
      </w:ins>
      <w:del w:id="290" w:author="Elizabeth Marks" w:date="2021-04-30T04:17:00Z">
        <w:r w:rsidR="0089456A" w:rsidRPr="0089456A" w:rsidDel="00014FCB">
          <w:rPr>
            <w:rFonts w:ascii="Times New Roman" w:hAnsi="Times New Roman" w:cs="Times New Roman"/>
            <w:sz w:val="24"/>
            <w:szCs w:val="24"/>
            <w:lang w:val="en-US"/>
          </w:rPr>
          <w:delText xml:space="preserve"> </w:delText>
        </w:r>
      </w:del>
      <w:r w:rsidR="0089456A" w:rsidRPr="0089456A">
        <w:rPr>
          <w:rFonts w:ascii="Times New Roman" w:hAnsi="Times New Roman" w:cs="Times New Roman"/>
          <w:sz w:val="24"/>
          <w:szCs w:val="24"/>
          <w:lang w:val="en-US"/>
        </w:rPr>
        <w:t xml:space="preserve">and flex hours create a laid-back and flexible environment. These perks clearly align with </w:t>
      </w:r>
      <w:ins w:id="291" w:author="Elizabeth Marks" w:date="2021-04-30T04:18:00Z">
        <w:r w:rsidR="00014FCB">
          <w:rPr>
            <w:rFonts w:ascii="Times New Roman" w:hAnsi="Times New Roman" w:cs="Times New Roman"/>
            <w:sz w:val="24"/>
            <w:szCs w:val="24"/>
            <w:lang w:val="en-US"/>
          </w:rPr>
          <w:t xml:space="preserve">each of </w:t>
        </w:r>
      </w:ins>
      <w:r w:rsidR="0089456A" w:rsidRPr="0089456A">
        <w:rPr>
          <w:rFonts w:ascii="Times New Roman" w:hAnsi="Times New Roman" w:cs="Times New Roman"/>
          <w:sz w:val="24"/>
          <w:szCs w:val="24"/>
          <w:lang w:val="en-US"/>
        </w:rPr>
        <w:t>the</w:t>
      </w:r>
      <w:ins w:id="292" w:author="Elizabeth Marks" w:date="2021-04-30T04:18:00Z">
        <w:r w:rsidR="00014FCB">
          <w:rPr>
            <w:rFonts w:ascii="Times New Roman" w:hAnsi="Times New Roman" w:cs="Times New Roman"/>
            <w:sz w:val="24"/>
            <w:szCs w:val="24"/>
            <w:lang w:val="en-US"/>
          </w:rPr>
          <w:t xml:space="preserve"> core</w:t>
        </w:r>
      </w:ins>
      <w:r w:rsidR="0089456A" w:rsidRPr="0089456A">
        <w:rPr>
          <w:rFonts w:ascii="Times New Roman" w:hAnsi="Times New Roman" w:cs="Times New Roman"/>
          <w:sz w:val="24"/>
          <w:szCs w:val="24"/>
          <w:lang w:val="en-US"/>
        </w:rPr>
        <w:t xml:space="preserve"> values and goals prioritized in a clan culture and signal </w:t>
      </w:r>
      <w:r w:rsidR="0089456A" w:rsidRPr="0089456A">
        <w:rPr>
          <w:rFonts w:ascii="Times New Roman" w:hAnsi="Times New Roman" w:cs="Times New Roman"/>
          <w:sz w:val="24"/>
          <w:szCs w:val="24"/>
          <w:lang w:val="en-US"/>
        </w:rPr>
        <w:lastRenderedPageBreak/>
        <w:t xml:space="preserve">to both observers and members that the organization holds a strong internal focus.  They act as symbols of an </w:t>
      </w:r>
      <w:del w:id="293" w:author="Elizabeth Marks" w:date="2021-04-29T05:46:00Z">
        <w:r w:rsidR="0089456A" w:rsidRPr="0089456A" w:rsidDel="000C3C07">
          <w:rPr>
            <w:rFonts w:ascii="Times New Roman" w:hAnsi="Times New Roman" w:cs="Times New Roman"/>
            <w:sz w:val="24"/>
            <w:szCs w:val="24"/>
            <w:lang w:val="en-US"/>
          </w:rPr>
          <w:delText xml:space="preserve">organization's </w:delText>
        </w:r>
      </w:del>
      <w:ins w:id="294" w:author="Elizabeth Marks" w:date="2021-04-29T05:46:00Z">
        <w:r w:rsidR="000C3C07" w:rsidRPr="0089456A">
          <w:rPr>
            <w:rFonts w:ascii="Times New Roman" w:hAnsi="Times New Roman" w:cs="Times New Roman"/>
            <w:sz w:val="24"/>
            <w:szCs w:val="24"/>
            <w:lang w:val="en-US"/>
          </w:rPr>
          <w:t>organization</w:t>
        </w:r>
      </w:ins>
      <w:ins w:id="295" w:author="Elizabeth Marks" w:date="2021-04-30T05:35:00Z">
        <w:r w:rsidR="006B569A">
          <w:rPr>
            <w:rFonts w:ascii="Times New Roman" w:hAnsi="Times New Roman" w:cs="Times New Roman"/>
            <w:sz w:val="24"/>
            <w:szCs w:val="24"/>
            <w:lang w:val="en-US"/>
          </w:rPr>
          <w:t>’</w:t>
        </w:r>
      </w:ins>
      <w:ins w:id="296" w:author="Elizabeth Marks" w:date="2021-04-29T05:46:00Z">
        <w:r w:rsidR="000C3C07" w:rsidRPr="0089456A">
          <w:rPr>
            <w:rFonts w:ascii="Times New Roman" w:hAnsi="Times New Roman" w:cs="Times New Roman"/>
            <w:sz w:val="24"/>
            <w:szCs w:val="24"/>
            <w:lang w:val="en-US"/>
          </w:rPr>
          <w:t xml:space="preserve">s </w:t>
        </w:r>
      </w:ins>
      <w:r w:rsidR="0089456A" w:rsidRPr="0089456A">
        <w:rPr>
          <w:rFonts w:ascii="Times New Roman" w:hAnsi="Times New Roman" w:cs="Times New Roman"/>
          <w:sz w:val="24"/>
          <w:szCs w:val="24"/>
          <w:lang w:val="en-US"/>
        </w:rPr>
        <w:t xml:space="preserve">desire to treat </w:t>
      </w:r>
      <w:del w:id="297" w:author="Elizabeth Marks" w:date="2021-04-30T21:48:00Z">
        <w:r w:rsidR="0089456A" w:rsidRPr="0089456A" w:rsidDel="00287D49">
          <w:rPr>
            <w:rFonts w:ascii="Times New Roman" w:hAnsi="Times New Roman" w:cs="Times New Roman"/>
            <w:sz w:val="24"/>
            <w:szCs w:val="24"/>
            <w:lang w:val="en-US"/>
          </w:rPr>
          <w:delText xml:space="preserve">each </w:delText>
        </w:r>
      </w:del>
      <w:ins w:id="298" w:author="Elizabeth Marks" w:date="2021-04-30T21:48:00Z">
        <w:r w:rsidR="00287D49">
          <w:rPr>
            <w:rFonts w:ascii="Times New Roman" w:hAnsi="Times New Roman" w:cs="Times New Roman"/>
            <w:sz w:val="24"/>
            <w:szCs w:val="24"/>
            <w:lang w:val="en-US"/>
          </w:rPr>
          <w:t>their</w:t>
        </w:r>
        <w:r w:rsidR="00287D49" w:rsidRPr="0089456A">
          <w:rPr>
            <w:rFonts w:ascii="Times New Roman" w:hAnsi="Times New Roman" w:cs="Times New Roman"/>
            <w:sz w:val="24"/>
            <w:szCs w:val="24"/>
            <w:lang w:val="en-US"/>
          </w:rPr>
          <w:t xml:space="preserve"> </w:t>
        </w:r>
      </w:ins>
      <w:r w:rsidR="0089456A" w:rsidRPr="0089456A">
        <w:rPr>
          <w:rFonts w:ascii="Times New Roman" w:hAnsi="Times New Roman" w:cs="Times New Roman"/>
          <w:sz w:val="24"/>
          <w:szCs w:val="24"/>
          <w:lang w:val="en-US"/>
        </w:rPr>
        <w:t>employee</w:t>
      </w:r>
      <w:ins w:id="299" w:author="Elizabeth Marks" w:date="2021-04-30T21:48:00Z">
        <w:r w:rsidR="00287D49">
          <w:rPr>
            <w:rFonts w:ascii="Times New Roman" w:hAnsi="Times New Roman" w:cs="Times New Roman"/>
            <w:sz w:val="24"/>
            <w:szCs w:val="24"/>
            <w:lang w:val="en-US"/>
          </w:rPr>
          <w:t>s</w:t>
        </w:r>
      </w:ins>
      <w:r w:rsidR="0089456A" w:rsidRPr="0089456A">
        <w:rPr>
          <w:rFonts w:ascii="Times New Roman" w:hAnsi="Times New Roman" w:cs="Times New Roman"/>
          <w:sz w:val="24"/>
          <w:szCs w:val="24"/>
          <w:lang w:val="en-US"/>
        </w:rPr>
        <w:t xml:space="preserve"> like family </w:t>
      </w:r>
      <w:r w:rsidR="0089456A" w:rsidRPr="0089456A">
        <w:rPr>
          <w:rFonts w:ascii="Times New Roman" w:hAnsi="Times New Roman" w:cs="Times New Roman"/>
          <w:sz w:val="24"/>
          <w:szCs w:val="24"/>
        </w:rPr>
        <w:t>(Sun, 2016)</w:t>
      </w:r>
      <w:r w:rsidR="0089456A" w:rsidRPr="0089456A">
        <w:rPr>
          <w:rFonts w:ascii="Times New Roman" w:hAnsi="Times New Roman" w:cs="Times New Roman"/>
          <w:b/>
          <w:sz w:val="24"/>
          <w:szCs w:val="24"/>
        </w:rPr>
        <w:t>.</w:t>
      </w:r>
    </w:p>
    <w:p w14:paraId="56AC7D61" w14:textId="7A053406" w:rsidR="0089456A" w:rsidRPr="0089456A" w:rsidRDefault="0089456A" w:rsidP="0089456A">
      <w:pPr>
        <w:spacing w:before="100" w:beforeAutospacing="1" w:after="100" w:afterAutospacing="1" w:line="480" w:lineRule="auto"/>
        <w:ind w:firstLine="720"/>
        <w:rPr>
          <w:rFonts w:ascii="Times New Roman" w:hAnsi="Times New Roman" w:cs="Times New Roman"/>
          <w:bCs/>
          <w:sz w:val="24"/>
          <w:szCs w:val="24"/>
        </w:rPr>
      </w:pPr>
      <w:r w:rsidRPr="0089456A">
        <w:rPr>
          <w:rFonts w:ascii="Times New Roman" w:hAnsi="Times New Roman" w:cs="Times New Roman"/>
          <w:bCs/>
          <w:sz w:val="24"/>
          <w:szCs w:val="24"/>
        </w:rPr>
        <w:t xml:space="preserve">While information about perks offered by technology companies shapes </w:t>
      </w:r>
      <w:del w:id="300" w:author="Elizabeth Marks" w:date="2021-04-30T21:48:00Z">
        <w:r w:rsidRPr="0089456A" w:rsidDel="000A180D">
          <w:rPr>
            <w:rFonts w:ascii="Times New Roman" w:hAnsi="Times New Roman" w:cs="Times New Roman"/>
            <w:bCs/>
            <w:sz w:val="24"/>
            <w:szCs w:val="24"/>
          </w:rPr>
          <w:delText>the perception of observers</w:delText>
        </w:r>
      </w:del>
      <w:ins w:id="301" w:author="Elizabeth Marks" w:date="2021-04-30T21:48:00Z">
        <w:r w:rsidR="000A180D">
          <w:rPr>
            <w:rFonts w:ascii="Times New Roman" w:hAnsi="Times New Roman" w:cs="Times New Roman"/>
            <w:bCs/>
            <w:sz w:val="24"/>
            <w:szCs w:val="24"/>
          </w:rPr>
          <w:t>how observers perceive them</w:t>
        </w:r>
      </w:ins>
      <w:r w:rsidRPr="0089456A">
        <w:rPr>
          <w:rFonts w:ascii="Times New Roman" w:hAnsi="Times New Roman" w:cs="Times New Roman"/>
          <w:bCs/>
          <w:sz w:val="24"/>
          <w:szCs w:val="24"/>
        </w:rPr>
        <w:t xml:space="preserve">, it also works to shape the organizational culture within by creating norms. Norms are the social patterns within a group that govern the behaviour of its members and influence what behaviour members approve or disapprove of (Morris, Hong, Chiu &amp; Liu, 2015). Information that describes the behaviour of members within a group is called a descriptive norm, and it has been shown to have a powerful influence on the behaviour of </w:t>
      </w:r>
      <w:del w:id="302" w:author="Elizabeth Marks" w:date="2021-04-30T21:49:00Z">
        <w:r w:rsidRPr="0089456A" w:rsidDel="00ED038C">
          <w:rPr>
            <w:rFonts w:ascii="Times New Roman" w:hAnsi="Times New Roman" w:cs="Times New Roman"/>
            <w:bCs/>
            <w:sz w:val="24"/>
            <w:szCs w:val="24"/>
          </w:rPr>
          <w:delText xml:space="preserve">others </w:delText>
        </w:r>
      </w:del>
      <w:ins w:id="303" w:author="Elizabeth Marks" w:date="2021-04-30T21:49:00Z">
        <w:r w:rsidR="00ED038C">
          <w:rPr>
            <w:rFonts w:ascii="Times New Roman" w:hAnsi="Times New Roman" w:cs="Times New Roman"/>
            <w:bCs/>
            <w:sz w:val="24"/>
            <w:szCs w:val="24"/>
          </w:rPr>
          <w:t>new members</w:t>
        </w:r>
        <w:r w:rsidR="00ED038C" w:rsidRPr="0089456A">
          <w:rPr>
            <w:rFonts w:ascii="Times New Roman" w:hAnsi="Times New Roman" w:cs="Times New Roman"/>
            <w:bCs/>
            <w:sz w:val="24"/>
            <w:szCs w:val="24"/>
          </w:rPr>
          <w:t xml:space="preserve"> </w:t>
        </w:r>
      </w:ins>
      <w:r w:rsidRPr="0089456A">
        <w:rPr>
          <w:rFonts w:ascii="Times New Roman" w:hAnsi="Times New Roman" w:cs="Times New Roman"/>
          <w:bCs/>
          <w:sz w:val="24"/>
          <w:szCs w:val="24"/>
        </w:rPr>
        <w:t xml:space="preserve">(Cialdini, 2007). When organizations </w:t>
      </w:r>
      <w:del w:id="304" w:author="Elizabeth Marks" w:date="2021-04-30T04:19:00Z">
        <w:r w:rsidRPr="0089456A" w:rsidDel="00014FCB">
          <w:rPr>
            <w:rFonts w:ascii="Times New Roman" w:hAnsi="Times New Roman" w:cs="Times New Roman"/>
            <w:bCs/>
            <w:sz w:val="24"/>
            <w:szCs w:val="24"/>
          </w:rPr>
          <w:delText>promote the</w:delText>
        </w:r>
      </w:del>
      <w:ins w:id="305" w:author="Elizabeth Marks" w:date="2021-04-30T04:19:00Z">
        <w:r w:rsidR="00014FCB">
          <w:rPr>
            <w:rFonts w:ascii="Times New Roman" w:hAnsi="Times New Roman" w:cs="Times New Roman"/>
            <w:bCs/>
            <w:sz w:val="24"/>
            <w:szCs w:val="24"/>
          </w:rPr>
          <w:t>put these</w:t>
        </w:r>
      </w:ins>
      <w:r w:rsidRPr="0089456A">
        <w:rPr>
          <w:rFonts w:ascii="Times New Roman" w:hAnsi="Times New Roman" w:cs="Times New Roman"/>
          <w:bCs/>
          <w:sz w:val="24"/>
          <w:szCs w:val="24"/>
        </w:rPr>
        <w:t xml:space="preserve"> perks</w:t>
      </w:r>
      <w:ins w:id="306" w:author="Elizabeth Marks" w:date="2021-04-30T04:19:00Z">
        <w:r w:rsidR="00014FCB">
          <w:rPr>
            <w:rFonts w:ascii="Times New Roman" w:hAnsi="Times New Roman" w:cs="Times New Roman"/>
            <w:bCs/>
            <w:sz w:val="24"/>
            <w:szCs w:val="24"/>
          </w:rPr>
          <w:t xml:space="preserve"> in place</w:t>
        </w:r>
      </w:ins>
      <w:ins w:id="307" w:author="Elizabeth Marks" w:date="2021-04-29T05:55:00Z">
        <w:r w:rsidR="000C3C07">
          <w:rPr>
            <w:rFonts w:ascii="Times New Roman" w:hAnsi="Times New Roman" w:cs="Times New Roman"/>
            <w:bCs/>
            <w:sz w:val="24"/>
            <w:szCs w:val="24"/>
          </w:rPr>
          <w:t>,</w:t>
        </w:r>
      </w:ins>
      <w:r w:rsidRPr="0089456A">
        <w:rPr>
          <w:rFonts w:ascii="Times New Roman" w:hAnsi="Times New Roman" w:cs="Times New Roman"/>
          <w:bCs/>
          <w:sz w:val="24"/>
          <w:szCs w:val="24"/>
        </w:rPr>
        <w:t xml:space="preserve"> </w:t>
      </w:r>
      <w:del w:id="308" w:author="William Hall" w:date="2021-04-28T10:15:00Z">
        <w:r w:rsidRPr="0089456A" w:rsidDel="000F4C0C">
          <w:rPr>
            <w:rFonts w:ascii="Times New Roman" w:hAnsi="Times New Roman" w:cs="Times New Roman"/>
            <w:bCs/>
            <w:sz w:val="24"/>
            <w:szCs w:val="24"/>
          </w:rPr>
          <w:delText xml:space="preserve">they have available for employee use, such as those described above, </w:delText>
        </w:r>
      </w:del>
      <w:r w:rsidRPr="0089456A">
        <w:rPr>
          <w:rFonts w:ascii="Times New Roman" w:hAnsi="Times New Roman" w:cs="Times New Roman"/>
          <w:bCs/>
          <w:sz w:val="24"/>
          <w:szCs w:val="24"/>
        </w:rPr>
        <w:t xml:space="preserve">they establish norms for new employees to follow. </w:t>
      </w:r>
      <w:del w:id="309" w:author="Elizabeth Marks" w:date="2021-04-30T04:20:00Z">
        <w:r w:rsidRPr="0089456A" w:rsidDel="00014FCB">
          <w:rPr>
            <w:rFonts w:ascii="Times New Roman" w:hAnsi="Times New Roman" w:cs="Times New Roman"/>
            <w:bCs/>
            <w:sz w:val="24"/>
            <w:szCs w:val="24"/>
          </w:rPr>
          <w:delText xml:space="preserve">To </w:delText>
        </w:r>
      </w:del>
      <w:ins w:id="310" w:author="Elizabeth Marks" w:date="2021-04-30T04:20:00Z">
        <w:r w:rsidR="00014FCB" w:rsidRPr="0089456A">
          <w:rPr>
            <w:rFonts w:ascii="Times New Roman" w:hAnsi="Times New Roman" w:cs="Times New Roman"/>
            <w:bCs/>
            <w:sz w:val="24"/>
            <w:szCs w:val="24"/>
          </w:rPr>
          <w:t>T</w:t>
        </w:r>
        <w:r w:rsidR="00014FCB">
          <w:rPr>
            <w:rFonts w:ascii="Times New Roman" w:hAnsi="Times New Roman" w:cs="Times New Roman"/>
            <w:bCs/>
            <w:sz w:val="24"/>
            <w:szCs w:val="24"/>
          </w:rPr>
          <w:t>he presence of pubs and gyms at work</w:t>
        </w:r>
      </w:ins>
      <w:ins w:id="311" w:author="Elizabeth Marks" w:date="2021-04-30T21:49:00Z">
        <w:r w:rsidR="00CA5A7F">
          <w:rPr>
            <w:rFonts w:ascii="Times New Roman" w:hAnsi="Times New Roman" w:cs="Times New Roman"/>
            <w:bCs/>
            <w:sz w:val="24"/>
            <w:szCs w:val="24"/>
          </w:rPr>
          <w:t xml:space="preserve"> could</w:t>
        </w:r>
      </w:ins>
      <w:ins w:id="312" w:author="Elizabeth Marks" w:date="2021-04-30T04:20:00Z">
        <w:r w:rsidR="00014FCB">
          <w:rPr>
            <w:rFonts w:ascii="Times New Roman" w:hAnsi="Times New Roman" w:cs="Times New Roman"/>
            <w:bCs/>
            <w:sz w:val="24"/>
            <w:szCs w:val="24"/>
          </w:rPr>
          <w:t xml:space="preserve"> lead t</w:t>
        </w:r>
      </w:ins>
      <w:ins w:id="313" w:author="Elizabeth Marks" w:date="2021-04-30T04:23:00Z">
        <w:r w:rsidR="00F15C35">
          <w:rPr>
            <w:rFonts w:ascii="Times New Roman" w:hAnsi="Times New Roman" w:cs="Times New Roman"/>
            <w:bCs/>
            <w:sz w:val="24"/>
            <w:szCs w:val="24"/>
          </w:rPr>
          <w:t>o</w:t>
        </w:r>
      </w:ins>
      <w:del w:id="314" w:author="Elizabeth Marks" w:date="2021-04-30T04:20:00Z">
        <w:r w:rsidRPr="0089456A" w:rsidDel="00014FCB">
          <w:rPr>
            <w:rFonts w:ascii="Times New Roman" w:hAnsi="Times New Roman" w:cs="Times New Roman"/>
            <w:bCs/>
            <w:sz w:val="24"/>
            <w:szCs w:val="24"/>
          </w:rPr>
          <w:delText xml:space="preserve">have </w:delText>
        </w:r>
      </w:del>
      <w:del w:id="315" w:author="Elizabeth Marks" w:date="2021-04-30T04:23:00Z">
        <w:r w:rsidRPr="0089456A" w:rsidDel="00F15C35">
          <w:rPr>
            <w:rFonts w:ascii="Times New Roman" w:hAnsi="Times New Roman" w:cs="Times New Roman"/>
            <w:bCs/>
            <w:sz w:val="24"/>
            <w:szCs w:val="24"/>
          </w:rPr>
          <w:delText>a</w:delText>
        </w:r>
      </w:del>
      <w:r w:rsidRPr="0089456A">
        <w:rPr>
          <w:rFonts w:ascii="Times New Roman" w:hAnsi="Times New Roman" w:cs="Times New Roman"/>
          <w:bCs/>
          <w:sz w:val="24"/>
          <w:szCs w:val="24"/>
        </w:rPr>
        <w:t xml:space="preserve"> norm</w:t>
      </w:r>
      <w:ins w:id="316" w:author="Elizabeth Marks" w:date="2021-04-30T04:23:00Z">
        <w:r w:rsidR="00F15C35">
          <w:rPr>
            <w:rFonts w:ascii="Times New Roman" w:hAnsi="Times New Roman" w:cs="Times New Roman"/>
            <w:bCs/>
            <w:sz w:val="24"/>
            <w:szCs w:val="24"/>
          </w:rPr>
          <w:t>s</w:t>
        </w:r>
      </w:ins>
      <w:r w:rsidRPr="0089456A">
        <w:rPr>
          <w:rFonts w:ascii="Times New Roman" w:hAnsi="Times New Roman" w:cs="Times New Roman"/>
          <w:bCs/>
          <w:sz w:val="24"/>
          <w:szCs w:val="24"/>
        </w:rPr>
        <w:t xml:space="preserve"> </w:t>
      </w:r>
      <w:ins w:id="317" w:author="Elizabeth Marks" w:date="2021-04-30T04:21:00Z">
        <w:r w:rsidR="00014FCB">
          <w:rPr>
            <w:rFonts w:ascii="Times New Roman" w:hAnsi="Times New Roman" w:cs="Times New Roman"/>
            <w:bCs/>
            <w:sz w:val="24"/>
            <w:szCs w:val="24"/>
          </w:rPr>
          <w:t>of</w:t>
        </w:r>
      </w:ins>
      <w:del w:id="318" w:author="Elizabeth Marks" w:date="2021-04-30T04:21:00Z">
        <w:r w:rsidRPr="0089456A" w:rsidDel="00014FCB">
          <w:rPr>
            <w:rFonts w:ascii="Times New Roman" w:hAnsi="Times New Roman" w:cs="Times New Roman"/>
            <w:bCs/>
            <w:sz w:val="24"/>
            <w:szCs w:val="24"/>
          </w:rPr>
          <w:delText>w</w:delText>
        </w:r>
      </w:del>
      <w:del w:id="319" w:author="Elizabeth Marks" w:date="2021-04-30T04:20:00Z">
        <w:r w:rsidRPr="0089456A" w:rsidDel="00014FCB">
          <w:rPr>
            <w:rFonts w:ascii="Times New Roman" w:hAnsi="Times New Roman" w:cs="Times New Roman"/>
            <w:bCs/>
            <w:sz w:val="24"/>
            <w:szCs w:val="24"/>
          </w:rPr>
          <w:delText>here</w:delText>
        </w:r>
      </w:del>
      <w:r w:rsidRPr="0089456A">
        <w:rPr>
          <w:rFonts w:ascii="Times New Roman" w:hAnsi="Times New Roman" w:cs="Times New Roman"/>
          <w:bCs/>
          <w:sz w:val="24"/>
          <w:szCs w:val="24"/>
        </w:rPr>
        <w:t xml:space="preserve"> employees grab</w:t>
      </w:r>
      <w:ins w:id="320" w:author="Elizabeth Marks" w:date="2021-04-30T04:21:00Z">
        <w:r w:rsidR="00014FCB">
          <w:rPr>
            <w:rFonts w:ascii="Times New Roman" w:hAnsi="Times New Roman" w:cs="Times New Roman"/>
            <w:bCs/>
            <w:sz w:val="24"/>
            <w:szCs w:val="24"/>
          </w:rPr>
          <w:t>bing</w:t>
        </w:r>
      </w:ins>
      <w:r w:rsidRPr="0089456A">
        <w:rPr>
          <w:rFonts w:ascii="Times New Roman" w:hAnsi="Times New Roman" w:cs="Times New Roman"/>
          <w:bCs/>
          <w:sz w:val="24"/>
          <w:szCs w:val="24"/>
        </w:rPr>
        <w:t xml:space="preserve"> dinner </w:t>
      </w:r>
      <w:del w:id="321" w:author="Elizabeth Marks" w:date="2021-04-30T21:49:00Z">
        <w:r w:rsidRPr="0089456A" w:rsidDel="00CA5A7F">
          <w:rPr>
            <w:rFonts w:ascii="Times New Roman" w:hAnsi="Times New Roman" w:cs="Times New Roman"/>
            <w:bCs/>
            <w:sz w:val="24"/>
            <w:szCs w:val="24"/>
          </w:rPr>
          <w:delText xml:space="preserve">at the pub </w:delText>
        </w:r>
      </w:del>
      <w:r w:rsidRPr="0089456A">
        <w:rPr>
          <w:rFonts w:ascii="Times New Roman" w:hAnsi="Times New Roman" w:cs="Times New Roman"/>
          <w:bCs/>
          <w:sz w:val="24"/>
          <w:szCs w:val="24"/>
        </w:rPr>
        <w:t>after work or slip</w:t>
      </w:r>
      <w:ins w:id="322" w:author="Elizabeth Marks" w:date="2021-04-30T04:21:00Z">
        <w:r w:rsidR="00014FCB">
          <w:rPr>
            <w:rFonts w:ascii="Times New Roman" w:hAnsi="Times New Roman" w:cs="Times New Roman"/>
            <w:bCs/>
            <w:sz w:val="24"/>
            <w:szCs w:val="24"/>
          </w:rPr>
          <w:t>ping</w:t>
        </w:r>
      </w:ins>
      <w:r w:rsidRPr="0089456A">
        <w:rPr>
          <w:rFonts w:ascii="Times New Roman" w:hAnsi="Times New Roman" w:cs="Times New Roman"/>
          <w:bCs/>
          <w:sz w:val="24"/>
          <w:szCs w:val="24"/>
        </w:rPr>
        <w:t xml:space="preserve"> in a gym break throughout the day</w:t>
      </w:r>
      <w:del w:id="323" w:author="Elizabeth Marks" w:date="2021-04-30T04:21:00Z">
        <w:r w:rsidRPr="0089456A" w:rsidDel="00014FCB">
          <w:rPr>
            <w:rFonts w:ascii="Times New Roman" w:hAnsi="Times New Roman" w:cs="Times New Roman"/>
            <w:bCs/>
            <w:sz w:val="24"/>
            <w:szCs w:val="24"/>
          </w:rPr>
          <w:delText xml:space="preserve"> can encourage new members to socialize with their colleagues and exercise</w:delText>
        </w:r>
      </w:del>
      <w:r w:rsidRPr="0089456A">
        <w:rPr>
          <w:rFonts w:ascii="Times New Roman" w:hAnsi="Times New Roman" w:cs="Times New Roman"/>
          <w:bCs/>
          <w:sz w:val="24"/>
          <w:szCs w:val="24"/>
        </w:rPr>
        <w:t xml:space="preserve">. </w:t>
      </w:r>
      <w:del w:id="324" w:author="William Hall" w:date="2021-04-28T10:16:00Z">
        <w:r w:rsidRPr="0089456A" w:rsidDel="000F4C0C">
          <w:rPr>
            <w:rFonts w:ascii="Times New Roman" w:hAnsi="Times New Roman" w:cs="Times New Roman"/>
            <w:bCs/>
            <w:sz w:val="24"/>
            <w:szCs w:val="24"/>
          </w:rPr>
          <w:delText xml:space="preserve">Findings have shown that perceived descriptive norms even have the ability to continue shaping the behaviour of new members even after the original members present in a group have left (Morris et al., 2015). </w:delText>
        </w:r>
      </w:del>
      <w:r w:rsidRPr="0089456A">
        <w:rPr>
          <w:rFonts w:ascii="Times New Roman" w:hAnsi="Times New Roman" w:cs="Times New Roman"/>
          <w:bCs/>
          <w:sz w:val="24"/>
          <w:szCs w:val="24"/>
        </w:rPr>
        <w:t xml:space="preserve">This can be a very positive thing when the norms result in healthy behaviours; however, there have been concerns raised over some of the potentially unhealthy behaviours that may </w:t>
      </w:r>
      <w:del w:id="325" w:author="Elizabeth Marks" w:date="2021-04-30T04:21:00Z">
        <w:r w:rsidRPr="0089456A" w:rsidDel="00F15C35">
          <w:rPr>
            <w:rFonts w:ascii="Times New Roman" w:hAnsi="Times New Roman" w:cs="Times New Roman"/>
            <w:bCs/>
            <w:sz w:val="24"/>
            <w:szCs w:val="24"/>
          </w:rPr>
          <w:delText>come as a result of these norms</w:delText>
        </w:r>
      </w:del>
      <w:ins w:id="326" w:author="Elizabeth Marks" w:date="2021-04-30T04:21:00Z">
        <w:r w:rsidR="00F15C35">
          <w:rPr>
            <w:rFonts w:ascii="Times New Roman" w:hAnsi="Times New Roman" w:cs="Times New Roman"/>
            <w:bCs/>
            <w:sz w:val="24"/>
            <w:szCs w:val="24"/>
          </w:rPr>
          <w:t>develop</w:t>
        </w:r>
      </w:ins>
      <w:r w:rsidRPr="0089456A">
        <w:rPr>
          <w:rFonts w:ascii="Times New Roman" w:hAnsi="Times New Roman" w:cs="Times New Roman"/>
          <w:bCs/>
          <w:sz w:val="24"/>
          <w:szCs w:val="24"/>
        </w:rPr>
        <w:t xml:space="preserve">. One such concern is that bringing these facilities into the workplace has effectively eliminated the need for employees to leave the building and actively encourages long workdays (Lyons, 2019). When a gym is in the office, this reduces the </w:t>
      </w:r>
      <w:ins w:id="327" w:author="Elizabeth Marks" w:date="2021-04-30T04:22:00Z">
        <w:r w:rsidR="00F15C35">
          <w:rPr>
            <w:rFonts w:ascii="Times New Roman" w:hAnsi="Times New Roman" w:cs="Times New Roman"/>
            <w:bCs/>
            <w:sz w:val="24"/>
            <w:szCs w:val="24"/>
          </w:rPr>
          <w:t xml:space="preserve">need </w:t>
        </w:r>
      </w:ins>
      <w:r w:rsidRPr="0089456A">
        <w:rPr>
          <w:rFonts w:ascii="Times New Roman" w:hAnsi="Times New Roman" w:cs="Times New Roman"/>
          <w:bCs/>
          <w:sz w:val="24"/>
          <w:szCs w:val="24"/>
        </w:rPr>
        <w:t xml:space="preserve">to </w:t>
      </w:r>
      <w:ins w:id="328" w:author="Elizabeth Marks" w:date="2021-04-30T04:22:00Z">
        <w:r w:rsidR="00F15C35">
          <w:rPr>
            <w:rFonts w:ascii="Times New Roman" w:hAnsi="Times New Roman" w:cs="Times New Roman"/>
            <w:bCs/>
            <w:sz w:val="24"/>
            <w:szCs w:val="24"/>
          </w:rPr>
          <w:t>go elsewhere</w:t>
        </w:r>
      </w:ins>
      <w:del w:id="329" w:author="Elizabeth Marks" w:date="2021-04-30T04:22:00Z">
        <w:r w:rsidRPr="0089456A" w:rsidDel="00F15C35">
          <w:rPr>
            <w:rFonts w:ascii="Times New Roman" w:hAnsi="Times New Roman" w:cs="Times New Roman"/>
            <w:bCs/>
            <w:sz w:val="24"/>
            <w:szCs w:val="24"/>
          </w:rPr>
          <w:delText>leave the building</w:delText>
        </w:r>
      </w:del>
      <w:r w:rsidRPr="0089456A">
        <w:rPr>
          <w:rFonts w:ascii="Times New Roman" w:hAnsi="Times New Roman" w:cs="Times New Roman"/>
          <w:bCs/>
          <w:sz w:val="24"/>
          <w:szCs w:val="24"/>
        </w:rPr>
        <w:t xml:space="preserve"> to exercise. On-site</w:t>
      </w:r>
      <w:del w:id="330" w:author="Elizabeth Marks" w:date="2021-04-30T21:50:00Z">
        <w:r w:rsidRPr="0089456A" w:rsidDel="001E35DC">
          <w:rPr>
            <w:rFonts w:ascii="Times New Roman" w:hAnsi="Times New Roman" w:cs="Times New Roman"/>
            <w:bCs/>
            <w:sz w:val="24"/>
            <w:szCs w:val="24"/>
          </w:rPr>
          <w:delText>, subsidized</w:delText>
        </w:r>
      </w:del>
      <w:r w:rsidRPr="0089456A">
        <w:rPr>
          <w:rFonts w:ascii="Times New Roman" w:hAnsi="Times New Roman" w:cs="Times New Roman"/>
          <w:bCs/>
          <w:sz w:val="24"/>
          <w:szCs w:val="24"/>
        </w:rPr>
        <w:t xml:space="preserve"> pubs and cafes may prompt employees to stay at work for dinner with friends</w:t>
      </w:r>
      <w:ins w:id="331" w:author="Elizabeth Marks" w:date="2021-04-30T21:50:00Z">
        <w:r w:rsidR="001E35DC">
          <w:rPr>
            <w:rFonts w:ascii="Times New Roman" w:hAnsi="Times New Roman" w:cs="Times New Roman"/>
            <w:bCs/>
            <w:sz w:val="24"/>
            <w:szCs w:val="24"/>
          </w:rPr>
          <w:t>, and</w:t>
        </w:r>
      </w:ins>
      <w:r w:rsidRPr="0089456A">
        <w:rPr>
          <w:rFonts w:ascii="Times New Roman" w:hAnsi="Times New Roman" w:cs="Times New Roman"/>
          <w:bCs/>
          <w:sz w:val="24"/>
          <w:szCs w:val="24"/>
        </w:rPr>
        <w:t xml:space="preserve"> then work </w:t>
      </w:r>
      <w:ins w:id="332" w:author="Elizabeth Marks" w:date="2021-04-30T21:50:00Z">
        <w:r w:rsidR="001E35DC">
          <w:rPr>
            <w:rFonts w:ascii="Times New Roman" w:hAnsi="Times New Roman" w:cs="Times New Roman"/>
            <w:bCs/>
            <w:sz w:val="24"/>
            <w:szCs w:val="24"/>
          </w:rPr>
          <w:t xml:space="preserve">for </w:t>
        </w:r>
      </w:ins>
      <w:r w:rsidRPr="0089456A">
        <w:rPr>
          <w:rFonts w:ascii="Times New Roman" w:hAnsi="Times New Roman" w:cs="Times New Roman"/>
          <w:bCs/>
          <w:sz w:val="24"/>
          <w:szCs w:val="24"/>
        </w:rPr>
        <w:t>a few more hours after</w:t>
      </w:r>
      <w:ins w:id="333" w:author="Elizabeth Marks" w:date="2021-04-30T21:50:00Z">
        <w:r w:rsidR="001E35DC">
          <w:rPr>
            <w:rFonts w:ascii="Times New Roman" w:hAnsi="Times New Roman" w:cs="Times New Roman"/>
            <w:bCs/>
            <w:sz w:val="24"/>
            <w:szCs w:val="24"/>
          </w:rPr>
          <w:t>wards</w:t>
        </w:r>
      </w:ins>
      <w:r w:rsidRPr="0089456A">
        <w:rPr>
          <w:rFonts w:ascii="Times New Roman" w:hAnsi="Times New Roman" w:cs="Times New Roman"/>
          <w:bCs/>
          <w:sz w:val="24"/>
          <w:szCs w:val="24"/>
        </w:rPr>
        <w:t xml:space="preserve"> since they are </w:t>
      </w:r>
      <w:del w:id="334" w:author="Elizabeth Marks" w:date="2021-04-30T04:23:00Z">
        <w:r w:rsidRPr="0089456A" w:rsidDel="00F15C35">
          <w:rPr>
            <w:rFonts w:ascii="Times New Roman" w:hAnsi="Times New Roman" w:cs="Times New Roman"/>
            <w:bCs/>
            <w:sz w:val="24"/>
            <w:szCs w:val="24"/>
          </w:rPr>
          <w:delText>within minutes of their desk</w:delText>
        </w:r>
      </w:del>
      <w:ins w:id="335" w:author="Elizabeth Marks" w:date="2021-04-30T21:51:00Z">
        <w:r w:rsidR="001E35DC">
          <w:rPr>
            <w:rFonts w:ascii="Times New Roman" w:hAnsi="Times New Roman" w:cs="Times New Roman"/>
            <w:bCs/>
            <w:sz w:val="24"/>
            <w:szCs w:val="24"/>
          </w:rPr>
          <w:t>already in the building</w:t>
        </w:r>
      </w:ins>
      <w:r w:rsidRPr="0089456A">
        <w:rPr>
          <w:rFonts w:ascii="Times New Roman" w:hAnsi="Times New Roman" w:cs="Times New Roman"/>
          <w:bCs/>
          <w:sz w:val="24"/>
          <w:szCs w:val="24"/>
        </w:rPr>
        <w:t xml:space="preserve">. While organizations may seek to use these amenities to promote a fun and engaging workplace, they have </w:t>
      </w:r>
      <w:r w:rsidR="00B85D8D">
        <w:rPr>
          <w:rFonts w:ascii="Times New Roman" w:hAnsi="Times New Roman" w:cs="Times New Roman"/>
          <w:bCs/>
          <w:sz w:val="24"/>
          <w:szCs w:val="24"/>
        </w:rPr>
        <w:t>the</w:t>
      </w:r>
      <w:r w:rsidRPr="0089456A">
        <w:rPr>
          <w:rFonts w:ascii="Times New Roman" w:hAnsi="Times New Roman" w:cs="Times New Roman"/>
          <w:bCs/>
          <w:sz w:val="24"/>
          <w:szCs w:val="24"/>
        </w:rPr>
        <w:t xml:space="preserve"> added </w:t>
      </w:r>
      <w:del w:id="336" w:author="Elizabeth Marks" w:date="2021-04-30T21:51:00Z">
        <w:r w:rsidRPr="0089456A" w:rsidDel="00BF12AA">
          <w:rPr>
            <w:rFonts w:ascii="Times New Roman" w:hAnsi="Times New Roman" w:cs="Times New Roman"/>
            <w:bCs/>
            <w:sz w:val="24"/>
            <w:szCs w:val="24"/>
          </w:rPr>
          <w:delText xml:space="preserve">benefit </w:delText>
        </w:r>
      </w:del>
      <w:ins w:id="337" w:author="Elizabeth Marks" w:date="2021-04-30T21:51:00Z">
        <w:r w:rsidR="00BF12AA">
          <w:rPr>
            <w:rFonts w:ascii="Times New Roman" w:hAnsi="Times New Roman" w:cs="Times New Roman"/>
            <w:bCs/>
            <w:sz w:val="24"/>
            <w:szCs w:val="24"/>
          </w:rPr>
          <w:t>effect</w:t>
        </w:r>
        <w:r w:rsidR="00BF12AA" w:rsidRPr="0089456A">
          <w:rPr>
            <w:rFonts w:ascii="Times New Roman" w:hAnsi="Times New Roman" w:cs="Times New Roman"/>
            <w:bCs/>
            <w:sz w:val="24"/>
            <w:szCs w:val="24"/>
          </w:rPr>
          <w:t xml:space="preserve"> </w:t>
        </w:r>
      </w:ins>
      <w:r w:rsidRPr="0089456A">
        <w:rPr>
          <w:rFonts w:ascii="Times New Roman" w:hAnsi="Times New Roman" w:cs="Times New Roman"/>
          <w:bCs/>
          <w:sz w:val="24"/>
          <w:szCs w:val="24"/>
        </w:rPr>
        <w:t>of keeping work in</w:t>
      </w:r>
      <w:ins w:id="338" w:author="Elizabeth Marks" w:date="2021-04-30T04:23:00Z">
        <w:r w:rsidR="00F15C35">
          <w:rPr>
            <w:rFonts w:ascii="Times New Roman" w:hAnsi="Times New Roman" w:cs="Times New Roman"/>
            <w:bCs/>
            <w:sz w:val="24"/>
            <w:szCs w:val="24"/>
          </w:rPr>
          <w:t xml:space="preserve"> sight</w:t>
        </w:r>
      </w:ins>
      <w:del w:id="339" w:author="Elizabeth Marks" w:date="2021-04-30T04:23:00Z">
        <w:r w:rsidRPr="0089456A" w:rsidDel="00F15C35">
          <w:rPr>
            <w:rFonts w:ascii="Times New Roman" w:hAnsi="Times New Roman" w:cs="Times New Roman"/>
            <w:bCs/>
            <w:sz w:val="24"/>
            <w:szCs w:val="24"/>
          </w:rPr>
          <w:delText>-site</w:delText>
        </w:r>
      </w:del>
      <w:r w:rsidRPr="0089456A">
        <w:rPr>
          <w:rFonts w:ascii="Times New Roman" w:hAnsi="Times New Roman" w:cs="Times New Roman"/>
          <w:bCs/>
          <w:sz w:val="24"/>
          <w:szCs w:val="24"/>
        </w:rPr>
        <w:t xml:space="preserve"> and in mind for their employees from sunrise to well after sunset. </w:t>
      </w:r>
    </w:p>
    <w:p w14:paraId="3252E4BB" w14:textId="62EE98DD" w:rsidR="0089456A" w:rsidRPr="0089456A" w:rsidRDefault="0089456A" w:rsidP="0089456A">
      <w:pPr>
        <w:spacing w:before="100" w:beforeAutospacing="1" w:after="100" w:afterAutospacing="1" w:line="480" w:lineRule="auto"/>
        <w:ind w:firstLine="720"/>
        <w:rPr>
          <w:rFonts w:ascii="Times New Roman" w:hAnsi="Times New Roman" w:cs="Times New Roman"/>
          <w:bCs/>
          <w:sz w:val="24"/>
          <w:szCs w:val="24"/>
        </w:rPr>
      </w:pPr>
      <w:r w:rsidRPr="0089456A">
        <w:rPr>
          <w:rFonts w:ascii="Times New Roman" w:hAnsi="Times New Roman" w:cs="Times New Roman"/>
          <w:bCs/>
          <w:sz w:val="24"/>
          <w:szCs w:val="24"/>
        </w:rPr>
        <w:t>It is possible that, in addition to shaping norms of staying at the office, perks play another role in pushing employees to meet unhealthy expectations</w:t>
      </w:r>
      <w:del w:id="340" w:author="Elizabeth Marks" w:date="2021-04-30T04:24:00Z">
        <w:r w:rsidRPr="0089456A" w:rsidDel="00F15C35">
          <w:rPr>
            <w:rFonts w:ascii="Times New Roman" w:hAnsi="Times New Roman" w:cs="Times New Roman"/>
            <w:bCs/>
            <w:sz w:val="24"/>
            <w:szCs w:val="24"/>
          </w:rPr>
          <w:delText xml:space="preserve"> playing into a norm of reciprocity</w:delText>
        </w:r>
      </w:del>
      <w:r w:rsidRPr="0089456A">
        <w:rPr>
          <w:rFonts w:ascii="Times New Roman" w:hAnsi="Times New Roman" w:cs="Times New Roman"/>
          <w:bCs/>
          <w:sz w:val="24"/>
          <w:szCs w:val="24"/>
        </w:rPr>
        <w:t xml:space="preserve">. The norm of reciprocity is a principle </w:t>
      </w:r>
      <w:r w:rsidRPr="0089456A">
        <w:rPr>
          <w:rFonts w:ascii="Times New Roman" w:hAnsi="Times New Roman" w:cs="Times New Roman"/>
          <w:bCs/>
          <w:sz w:val="24"/>
          <w:szCs w:val="24"/>
        </w:rPr>
        <w:lastRenderedPageBreak/>
        <w:t xml:space="preserve">of human behaviour </w:t>
      </w:r>
      <w:r w:rsidR="00B85D8D">
        <w:rPr>
          <w:rFonts w:ascii="Times New Roman" w:hAnsi="Times New Roman" w:cs="Times New Roman"/>
          <w:bCs/>
          <w:sz w:val="24"/>
          <w:szCs w:val="24"/>
        </w:rPr>
        <w:t>where</w:t>
      </w:r>
      <w:ins w:id="341" w:author="Elizabeth Marks" w:date="2021-04-30T04:24:00Z">
        <w:r w:rsidR="00F15C35">
          <w:rPr>
            <w:rFonts w:ascii="Times New Roman" w:hAnsi="Times New Roman" w:cs="Times New Roman"/>
            <w:bCs/>
            <w:sz w:val="24"/>
            <w:szCs w:val="24"/>
          </w:rPr>
          <w:t>,</w:t>
        </w:r>
      </w:ins>
      <w:r w:rsidRPr="0089456A">
        <w:rPr>
          <w:rFonts w:ascii="Times New Roman" w:hAnsi="Times New Roman" w:cs="Times New Roman"/>
          <w:bCs/>
          <w:sz w:val="24"/>
          <w:szCs w:val="24"/>
        </w:rPr>
        <w:t xml:space="preserve"> when someone </w:t>
      </w:r>
      <w:del w:id="342" w:author="Elizabeth Marks" w:date="2021-04-30T04:24:00Z">
        <w:r w:rsidRPr="0089456A" w:rsidDel="00F15C35">
          <w:rPr>
            <w:rFonts w:ascii="Times New Roman" w:hAnsi="Times New Roman" w:cs="Times New Roman"/>
            <w:bCs/>
            <w:sz w:val="24"/>
            <w:szCs w:val="24"/>
          </w:rPr>
          <w:delText xml:space="preserve">receives </w:delText>
        </w:r>
      </w:del>
      <w:ins w:id="343" w:author="Elizabeth Marks" w:date="2021-04-30T04:24:00Z">
        <w:r w:rsidR="00F15C35">
          <w:rPr>
            <w:rFonts w:ascii="Times New Roman" w:hAnsi="Times New Roman" w:cs="Times New Roman"/>
            <w:bCs/>
            <w:sz w:val="24"/>
            <w:szCs w:val="24"/>
          </w:rPr>
          <w:t>is given</w:t>
        </w:r>
        <w:r w:rsidR="00F15C35" w:rsidRPr="0089456A">
          <w:rPr>
            <w:rFonts w:ascii="Times New Roman" w:hAnsi="Times New Roman" w:cs="Times New Roman"/>
            <w:bCs/>
            <w:sz w:val="24"/>
            <w:szCs w:val="24"/>
          </w:rPr>
          <w:t xml:space="preserve"> </w:t>
        </w:r>
      </w:ins>
      <w:r w:rsidRPr="0089456A">
        <w:rPr>
          <w:rFonts w:ascii="Times New Roman" w:hAnsi="Times New Roman" w:cs="Times New Roman"/>
          <w:bCs/>
          <w:sz w:val="24"/>
          <w:szCs w:val="24"/>
        </w:rPr>
        <w:t>something, they want to repay the</w:t>
      </w:r>
      <w:del w:id="344" w:author="Elizabeth Marks" w:date="2021-04-30T04:25:00Z">
        <w:r w:rsidRPr="0089456A" w:rsidDel="00F15C35">
          <w:rPr>
            <w:rFonts w:ascii="Times New Roman" w:hAnsi="Times New Roman" w:cs="Times New Roman"/>
            <w:bCs/>
            <w:sz w:val="24"/>
            <w:szCs w:val="24"/>
          </w:rPr>
          <w:delText xml:space="preserve"> benefit</w:delText>
        </w:r>
      </w:del>
      <w:ins w:id="345" w:author="Elizabeth Marks" w:date="2021-04-30T04:25:00Z">
        <w:r w:rsidR="00F15C35">
          <w:rPr>
            <w:rFonts w:ascii="Times New Roman" w:hAnsi="Times New Roman" w:cs="Times New Roman"/>
            <w:bCs/>
            <w:sz w:val="24"/>
            <w:szCs w:val="24"/>
          </w:rPr>
          <w:t xml:space="preserve"> giver</w:t>
        </w:r>
      </w:ins>
      <w:r w:rsidRPr="0089456A">
        <w:rPr>
          <w:rFonts w:ascii="Times New Roman" w:hAnsi="Times New Roman" w:cs="Times New Roman"/>
          <w:bCs/>
          <w:sz w:val="24"/>
          <w:szCs w:val="24"/>
        </w:rPr>
        <w:t xml:space="preserve"> (Zlatev &amp; Rogers, 2020). The perks made available to employees act as a supposed unconditional gift that they have the </w:t>
      </w:r>
      <w:del w:id="346" w:author="Elizabeth Marks" w:date="2021-04-30T05:30:00Z">
        <w:r w:rsidRPr="0089456A" w:rsidDel="006B569A">
          <w:rPr>
            <w:rFonts w:ascii="Times New Roman" w:hAnsi="Times New Roman" w:cs="Times New Roman"/>
            <w:bCs/>
            <w:sz w:val="24"/>
            <w:szCs w:val="24"/>
          </w:rPr>
          <w:delText xml:space="preserve">offer </w:delText>
        </w:r>
      </w:del>
      <w:ins w:id="347" w:author="Elizabeth Marks" w:date="2021-04-30T05:30:00Z">
        <w:r w:rsidR="006B569A">
          <w:rPr>
            <w:rFonts w:ascii="Times New Roman" w:hAnsi="Times New Roman" w:cs="Times New Roman"/>
            <w:bCs/>
            <w:sz w:val="24"/>
            <w:szCs w:val="24"/>
          </w:rPr>
          <w:t>option</w:t>
        </w:r>
        <w:r w:rsidR="006B569A" w:rsidRPr="0089456A">
          <w:rPr>
            <w:rFonts w:ascii="Times New Roman" w:hAnsi="Times New Roman" w:cs="Times New Roman"/>
            <w:bCs/>
            <w:sz w:val="24"/>
            <w:szCs w:val="24"/>
          </w:rPr>
          <w:t xml:space="preserve"> </w:t>
        </w:r>
      </w:ins>
      <w:r w:rsidRPr="0089456A">
        <w:rPr>
          <w:rFonts w:ascii="Times New Roman" w:hAnsi="Times New Roman" w:cs="Times New Roman"/>
          <w:bCs/>
          <w:sz w:val="24"/>
          <w:szCs w:val="24"/>
        </w:rPr>
        <w:t xml:space="preserve">of not using. Then, when </w:t>
      </w:r>
      <w:r w:rsidR="00B85D8D">
        <w:rPr>
          <w:rFonts w:ascii="Times New Roman" w:hAnsi="Times New Roman" w:cs="Times New Roman"/>
          <w:bCs/>
          <w:sz w:val="24"/>
          <w:szCs w:val="24"/>
        </w:rPr>
        <w:t xml:space="preserve">leadership within </w:t>
      </w:r>
      <w:r w:rsidRPr="0089456A">
        <w:rPr>
          <w:rFonts w:ascii="Times New Roman" w:hAnsi="Times New Roman" w:cs="Times New Roman"/>
          <w:bCs/>
          <w:sz w:val="24"/>
          <w:szCs w:val="24"/>
        </w:rPr>
        <w:t xml:space="preserve">an organization lays out its goals and makes requests of their employees, this evokes a novel case of reciprocity called returnable reciprocity. Returnable reciprocity is when the gift </w:t>
      </w:r>
      <w:del w:id="348" w:author="Elizabeth Marks" w:date="2021-04-30T21:52:00Z">
        <w:r w:rsidRPr="0089456A" w:rsidDel="00F81325">
          <w:rPr>
            <w:rFonts w:ascii="Times New Roman" w:hAnsi="Times New Roman" w:cs="Times New Roman"/>
            <w:bCs/>
            <w:sz w:val="24"/>
            <w:szCs w:val="24"/>
          </w:rPr>
          <w:delText xml:space="preserve">that </w:delText>
        </w:r>
      </w:del>
      <w:r w:rsidRPr="0089456A">
        <w:rPr>
          <w:rFonts w:ascii="Times New Roman" w:hAnsi="Times New Roman" w:cs="Times New Roman"/>
          <w:bCs/>
          <w:sz w:val="24"/>
          <w:szCs w:val="24"/>
        </w:rPr>
        <w:t xml:space="preserve">an individual receives can be returned or not used, thus removing the initial benefit to the recipient (Zlatev &amp; Rogers, 2020). While it may seem that the option to return a gift would negate the desire to return the favour, research has found that the use of returnable gifts actually results in greater compliance with reciprocity norms by increasing the motivation to return the favour. Gyms, games rooms and flexible working hours can all be made available to an employee who then </w:t>
      </w:r>
      <w:ins w:id="349" w:author="Elizabeth Marks" w:date="2021-04-30T04:33:00Z">
        <w:r w:rsidR="00645625">
          <w:rPr>
            <w:rFonts w:ascii="Times New Roman" w:hAnsi="Times New Roman" w:cs="Times New Roman"/>
            <w:bCs/>
            <w:sz w:val="24"/>
            <w:szCs w:val="24"/>
          </w:rPr>
          <w:t xml:space="preserve">knows they </w:t>
        </w:r>
      </w:ins>
      <w:ins w:id="350" w:author="Elizabeth Marks" w:date="2021-04-30T04:34:00Z">
        <w:r w:rsidR="00645625">
          <w:rPr>
            <w:rFonts w:ascii="Times New Roman" w:hAnsi="Times New Roman" w:cs="Times New Roman"/>
            <w:bCs/>
            <w:sz w:val="24"/>
            <w:szCs w:val="24"/>
          </w:rPr>
          <w:t xml:space="preserve">have the option available </w:t>
        </w:r>
      </w:ins>
      <w:ins w:id="351" w:author="Elizabeth Marks" w:date="2021-04-30T21:53:00Z">
        <w:r w:rsidR="001545F7">
          <w:rPr>
            <w:rFonts w:ascii="Times New Roman" w:hAnsi="Times New Roman" w:cs="Times New Roman"/>
            <w:bCs/>
            <w:sz w:val="24"/>
            <w:szCs w:val="24"/>
          </w:rPr>
          <w:t>to use or ignore them</w:t>
        </w:r>
      </w:ins>
      <w:del w:id="352" w:author="Elizabeth Marks" w:date="2021-04-30T04:34:00Z">
        <w:r w:rsidRPr="0089456A" w:rsidDel="00645625">
          <w:rPr>
            <w:rFonts w:ascii="Times New Roman" w:hAnsi="Times New Roman" w:cs="Times New Roman"/>
            <w:bCs/>
            <w:sz w:val="24"/>
            <w:szCs w:val="24"/>
          </w:rPr>
          <w:delText>has the option to use or avoid them</w:delText>
        </w:r>
      </w:del>
      <w:r w:rsidRPr="0089456A">
        <w:rPr>
          <w:rFonts w:ascii="Times New Roman" w:hAnsi="Times New Roman" w:cs="Times New Roman"/>
          <w:bCs/>
          <w:sz w:val="24"/>
          <w:szCs w:val="24"/>
        </w:rPr>
        <w:t xml:space="preserve">. This, in theory, would result in greater social pressure being placed on employees to adjust their behaviour to meet the demands of their leadership at work, such as working 50 to 70+ hours a week during the crunch periods before product launches (International Game Developers Association, 2017). </w:t>
      </w:r>
    </w:p>
    <w:p w14:paraId="311DA264" w14:textId="5EB4D9B2" w:rsidR="0089456A" w:rsidRPr="0089456A" w:rsidRDefault="0089456A" w:rsidP="0089456A">
      <w:pPr>
        <w:spacing w:before="100" w:beforeAutospacing="1" w:after="100" w:afterAutospacing="1" w:line="480" w:lineRule="auto"/>
        <w:ind w:firstLine="720"/>
        <w:rPr>
          <w:rFonts w:ascii="Times New Roman" w:hAnsi="Times New Roman" w:cs="Times New Roman"/>
          <w:b/>
          <w:sz w:val="24"/>
          <w:szCs w:val="24"/>
        </w:rPr>
      </w:pPr>
      <w:r w:rsidRPr="0089456A">
        <w:rPr>
          <w:rFonts w:ascii="Times New Roman" w:hAnsi="Times New Roman" w:cs="Times New Roman"/>
          <w:bCs/>
          <w:sz w:val="24"/>
          <w:szCs w:val="24"/>
        </w:rPr>
        <w:t>These perks are often seen by the employees and outside observers as signals of a cool and laid-back work culture. They are then used to form initial perceptions of the organization as one who is fun and cares about its employees a</w:t>
      </w:r>
      <w:ins w:id="353" w:author="Elizabeth Marks" w:date="2021-04-30T04:34:00Z">
        <w:r w:rsidR="00645625">
          <w:rPr>
            <w:rFonts w:ascii="Times New Roman" w:hAnsi="Times New Roman" w:cs="Times New Roman"/>
            <w:bCs/>
            <w:sz w:val="24"/>
            <w:szCs w:val="24"/>
          </w:rPr>
          <w:t>s</w:t>
        </w:r>
      </w:ins>
      <w:del w:id="354" w:author="Elizabeth Marks" w:date="2021-04-30T04:34:00Z">
        <w:r w:rsidRPr="0089456A" w:rsidDel="00645625">
          <w:rPr>
            <w:rFonts w:ascii="Times New Roman" w:hAnsi="Times New Roman" w:cs="Times New Roman"/>
            <w:bCs/>
            <w:sz w:val="24"/>
            <w:szCs w:val="24"/>
          </w:rPr>
          <w:delText>re</w:delText>
        </w:r>
      </w:del>
      <w:r w:rsidRPr="0089456A">
        <w:rPr>
          <w:rFonts w:ascii="Times New Roman" w:hAnsi="Times New Roman" w:cs="Times New Roman"/>
          <w:bCs/>
          <w:sz w:val="24"/>
          <w:szCs w:val="24"/>
        </w:rPr>
        <w:t xml:space="preserve"> though they are family</w:t>
      </w:r>
      <w:del w:id="355" w:author="Elizabeth Marks" w:date="2021-04-30T04:36:00Z">
        <w:r w:rsidRPr="0089456A" w:rsidDel="00645625">
          <w:rPr>
            <w:rFonts w:ascii="Times New Roman" w:hAnsi="Times New Roman" w:cs="Times New Roman"/>
            <w:bCs/>
            <w:sz w:val="24"/>
            <w:szCs w:val="24"/>
          </w:rPr>
          <w:delText xml:space="preserve">. </w:delText>
        </w:r>
      </w:del>
      <w:ins w:id="356" w:author="Elizabeth Marks" w:date="2021-04-30T04:36:00Z">
        <w:r w:rsidR="00645625" w:rsidRPr="0089456A">
          <w:rPr>
            <w:rFonts w:ascii="Times New Roman" w:hAnsi="Times New Roman" w:cs="Times New Roman"/>
            <w:bCs/>
            <w:sz w:val="24"/>
            <w:szCs w:val="24"/>
          </w:rPr>
          <w:t>. This positive perception of the organization remains in the mind of outside observers</w:t>
        </w:r>
      </w:ins>
      <w:ins w:id="357" w:author="Elizabeth Marks" w:date="2021-04-30T05:31:00Z">
        <w:r w:rsidR="006B569A">
          <w:rPr>
            <w:rFonts w:ascii="Times New Roman" w:hAnsi="Times New Roman" w:cs="Times New Roman"/>
            <w:bCs/>
            <w:sz w:val="24"/>
            <w:szCs w:val="24"/>
          </w:rPr>
          <w:t>.</w:t>
        </w:r>
      </w:ins>
      <w:ins w:id="358" w:author="Elizabeth Marks" w:date="2021-04-30T04:36:00Z">
        <w:r w:rsidR="00645625" w:rsidRPr="0089456A">
          <w:rPr>
            <w:rFonts w:ascii="Times New Roman" w:hAnsi="Times New Roman" w:cs="Times New Roman"/>
            <w:bCs/>
            <w:sz w:val="24"/>
            <w:szCs w:val="24"/>
          </w:rPr>
          <w:t xml:space="preserve"> </w:t>
        </w:r>
      </w:ins>
      <w:r w:rsidRPr="0089456A">
        <w:rPr>
          <w:rFonts w:ascii="Times New Roman" w:hAnsi="Times New Roman" w:cs="Times New Roman"/>
          <w:bCs/>
          <w:sz w:val="24"/>
          <w:szCs w:val="24"/>
        </w:rPr>
        <w:t xml:space="preserve">Meanwhile, </w:t>
      </w:r>
      <w:ins w:id="359" w:author="Elizabeth Marks" w:date="2021-04-30T04:35:00Z">
        <w:r w:rsidR="00645625">
          <w:rPr>
            <w:rFonts w:ascii="Times New Roman" w:hAnsi="Times New Roman" w:cs="Times New Roman"/>
            <w:bCs/>
            <w:sz w:val="24"/>
            <w:szCs w:val="24"/>
          </w:rPr>
          <w:t xml:space="preserve">the presence of these perks prompts the development of </w:t>
        </w:r>
      </w:ins>
      <w:r w:rsidRPr="0089456A">
        <w:rPr>
          <w:rFonts w:ascii="Times New Roman" w:hAnsi="Times New Roman" w:cs="Times New Roman"/>
          <w:bCs/>
          <w:sz w:val="24"/>
          <w:szCs w:val="24"/>
        </w:rPr>
        <w:t>norms</w:t>
      </w:r>
      <w:del w:id="360" w:author="Elizabeth Marks" w:date="2021-04-30T04:35:00Z">
        <w:r w:rsidRPr="0089456A" w:rsidDel="00645625">
          <w:rPr>
            <w:rFonts w:ascii="Times New Roman" w:hAnsi="Times New Roman" w:cs="Times New Roman"/>
            <w:bCs/>
            <w:sz w:val="24"/>
            <w:szCs w:val="24"/>
          </w:rPr>
          <w:delText xml:space="preserve"> are developed</w:delText>
        </w:r>
      </w:del>
      <w:r w:rsidRPr="0089456A">
        <w:rPr>
          <w:rFonts w:ascii="Times New Roman" w:hAnsi="Times New Roman" w:cs="Times New Roman"/>
          <w:bCs/>
          <w:sz w:val="24"/>
          <w:szCs w:val="24"/>
        </w:rPr>
        <w:t xml:space="preserve"> within the organizations. These may encourage positive outcomes such as social interaction and good health habits but </w:t>
      </w:r>
      <w:r w:rsidR="00DA05D7">
        <w:rPr>
          <w:rFonts w:ascii="Times New Roman" w:hAnsi="Times New Roman" w:cs="Times New Roman"/>
          <w:bCs/>
          <w:sz w:val="24"/>
          <w:szCs w:val="24"/>
        </w:rPr>
        <w:t xml:space="preserve">could also result in normative behaviour such as working long hours or feeling obligated to meet the demands of leadership </w:t>
      </w:r>
      <w:del w:id="361" w:author="Elizabeth Marks" w:date="2021-04-30T21:54:00Z">
        <w:r w:rsidR="00DA05D7" w:rsidDel="004417E4">
          <w:rPr>
            <w:rFonts w:ascii="Times New Roman" w:hAnsi="Times New Roman" w:cs="Times New Roman"/>
            <w:bCs/>
            <w:sz w:val="24"/>
            <w:szCs w:val="24"/>
          </w:rPr>
          <w:delText xml:space="preserve">regardless of </w:delText>
        </w:r>
      </w:del>
      <w:r w:rsidR="00DA05D7">
        <w:rPr>
          <w:rFonts w:ascii="Times New Roman" w:hAnsi="Times New Roman" w:cs="Times New Roman"/>
          <w:bCs/>
          <w:sz w:val="24"/>
          <w:szCs w:val="24"/>
        </w:rPr>
        <w:t>whether those demands are reasonable</w:t>
      </w:r>
      <w:ins w:id="362" w:author="Elizabeth Marks" w:date="2021-04-30T21:54:00Z">
        <w:r w:rsidR="004417E4">
          <w:rPr>
            <w:rFonts w:ascii="Times New Roman" w:hAnsi="Times New Roman" w:cs="Times New Roman"/>
            <w:bCs/>
            <w:sz w:val="24"/>
            <w:szCs w:val="24"/>
          </w:rPr>
          <w:t xml:space="preserve"> or not</w:t>
        </w:r>
      </w:ins>
      <w:del w:id="363" w:author="Elizabeth Marks" w:date="2021-04-30T04:36:00Z">
        <w:r w:rsidRPr="0089456A" w:rsidDel="00645625">
          <w:rPr>
            <w:rFonts w:ascii="Times New Roman" w:hAnsi="Times New Roman" w:cs="Times New Roman"/>
            <w:bCs/>
            <w:sz w:val="24"/>
            <w:szCs w:val="24"/>
          </w:rPr>
          <w:delText>. This positive perception of the organization remains in the mind of outside observers</w:delText>
        </w:r>
      </w:del>
      <w:r w:rsidR="00DA05D7">
        <w:rPr>
          <w:rFonts w:ascii="Times New Roman" w:hAnsi="Times New Roman" w:cs="Times New Roman"/>
          <w:bCs/>
          <w:sz w:val="24"/>
          <w:szCs w:val="24"/>
        </w:rPr>
        <w:t>.</w:t>
      </w:r>
      <w:r w:rsidRPr="0089456A">
        <w:rPr>
          <w:rFonts w:ascii="Times New Roman" w:hAnsi="Times New Roman" w:cs="Times New Roman"/>
          <w:bCs/>
          <w:sz w:val="24"/>
          <w:szCs w:val="24"/>
        </w:rPr>
        <w:t xml:space="preserve"> </w:t>
      </w:r>
      <w:commentRangeStart w:id="364"/>
      <w:r w:rsidRPr="0089456A">
        <w:rPr>
          <w:rFonts w:ascii="Times New Roman" w:hAnsi="Times New Roman" w:cs="Times New Roman"/>
          <w:bCs/>
          <w:sz w:val="24"/>
          <w:szCs w:val="24"/>
        </w:rPr>
        <w:t xml:space="preserve">System justification theory </w:t>
      </w:r>
      <w:commentRangeEnd w:id="364"/>
      <w:r w:rsidR="000F4C0C">
        <w:rPr>
          <w:rStyle w:val="CommentReference"/>
        </w:rPr>
        <w:commentReference w:id="364"/>
      </w:r>
      <w:r w:rsidRPr="0089456A">
        <w:rPr>
          <w:rFonts w:ascii="Times New Roman" w:hAnsi="Times New Roman" w:cs="Times New Roman"/>
          <w:bCs/>
          <w:sz w:val="24"/>
          <w:szCs w:val="24"/>
        </w:rPr>
        <w:t xml:space="preserve">would suggest that </w:t>
      </w:r>
      <w:ins w:id="365" w:author="Elizabeth Marks" w:date="2021-04-30T04:36:00Z">
        <w:r w:rsidR="00645625">
          <w:rPr>
            <w:rFonts w:ascii="Times New Roman" w:hAnsi="Times New Roman" w:cs="Times New Roman"/>
            <w:bCs/>
            <w:sz w:val="24"/>
            <w:szCs w:val="24"/>
          </w:rPr>
          <w:t>observers</w:t>
        </w:r>
      </w:ins>
      <w:del w:id="366" w:author="Elizabeth Marks" w:date="2021-04-30T04:36:00Z">
        <w:r w:rsidRPr="0089456A" w:rsidDel="00645625">
          <w:rPr>
            <w:rFonts w:ascii="Times New Roman" w:hAnsi="Times New Roman" w:cs="Times New Roman"/>
            <w:bCs/>
            <w:sz w:val="24"/>
            <w:szCs w:val="24"/>
          </w:rPr>
          <w:delText>they</w:delText>
        </w:r>
      </w:del>
      <w:r w:rsidRPr="0089456A">
        <w:rPr>
          <w:rFonts w:ascii="Times New Roman" w:hAnsi="Times New Roman" w:cs="Times New Roman"/>
          <w:bCs/>
          <w:sz w:val="24"/>
          <w:szCs w:val="24"/>
        </w:rPr>
        <w:t xml:space="preserve"> will be more likely to justify instances of employee exploitation or mistreatment </w:t>
      </w:r>
      <w:r w:rsidRPr="0089456A">
        <w:rPr>
          <w:rFonts w:ascii="Times New Roman" w:hAnsi="Times New Roman" w:cs="Times New Roman"/>
          <w:bCs/>
          <w:sz w:val="24"/>
          <w:szCs w:val="24"/>
        </w:rPr>
        <w:lastRenderedPageBreak/>
        <w:t>should they observe this within</w:t>
      </w:r>
      <w:del w:id="367" w:author="Elizabeth Marks" w:date="2021-04-30T21:55:00Z">
        <w:r w:rsidRPr="0089456A" w:rsidDel="00301864">
          <w:rPr>
            <w:rFonts w:ascii="Times New Roman" w:hAnsi="Times New Roman" w:cs="Times New Roman"/>
            <w:bCs/>
            <w:sz w:val="24"/>
            <w:szCs w:val="24"/>
          </w:rPr>
          <w:delText xml:space="preserve"> </w:delText>
        </w:r>
      </w:del>
      <w:del w:id="368" w:author="Elizabeth Marks" w:date="2021-04-29T05:55:00Z">
        <w:r w:rsidRPr="0089456A" w:rsidDel="000C3C07">
          <w:rPr>
            <w:rFonts w:ascii="Times New Roman" w:hAnsi="Times New Roman" w:cs="Times New Roman"/>
            <w:bCs/>
            <w:sz w:val="24"/>
            <w:szCs w:val="24"/>
          </w:rPr>
          <w:delText xml:space="preserve">said </w:delText>
        </w:r>
      </w:del>
      <w:ins w:id="369" w:author="Elizabeth Marks" w:date="2021-04-30T21:55:00Z">
        <w:r w:rsidR="00301864">
          <w:rPr>
            <w:rFonts w:ascii="Times New Roman" w:hAnsi="Times New Roman" w:cs="Times New Roman"/>
            <w:bCs/>
            <w:sz w:val="24"/>
            <w:szCs w:val="24"/>
          </w:rPr>
          <w:t xml:space="preserve"> an</w:t>
        </w:r>
      </w:ins>
      <w:ins w:id="370" w:author="Elizabeth Marks" w:date="2021-04-29T05:55:00Z">
        <w:r w:rsidR="000C3C07">
          <w:rPr>
            <w:rFonts w:ascii="Times New Roman" w:hAnsi="Times New Roman" w:cs="Times New Roman"/>
            <w:bCs/>
            <w:sz w:val="24"/>
            <w:szCs w:val="24"/>
          </w:rPr>
          <w:t xml:space="preserve"> </w:t>
        </w:r>
      </w:ins>
      <w:r w:rsidRPr="0089456A">
        <w:rPr>
          <w:rFonts w:ascii="Times New Roman" w:hAnsi="Times New Roman" w:cs="Times New Roman"/>
          <w:bCs/>
          <w:sz w:val="24"/>
          <w:szCs w:val="24"/>
        </w:rPr>
        <w:t>organization</w:t>
      </w:r>
      <w:ins w:id="371" w:author="Elizabeth Marks" w:date="2021-04-30T04:36:00Z">
        <w:r w:rsidR="00645625">
          <w:rPr>
            <w:rFonts w:ascii="Times New Roman" w:hAnsi="Times New Roman" w:cs="Times New Roman"/>
            <w:bCs/>
            <w:sz w:val="24"/>
            <w:szCs w:val="24"/>
          </w:rPr>
          <w:t xml:space="preserve"> for which they based their initial perception on the presence of </w:t>
        </w:r>
      </w:ins>
      <w:ins w:id="372" w:author="Elizabeth Marks" w:date="2021-04-30T04:37:00Z">
        <w:r w:rsidR="00645625">
          <w:rPr>
            <w:rFonts w:ascii="Times New Roman" w:hAnsi="Times New Roman" w:cs="Times New Roman"/>
            <w:bCs/>
            <w:sz w:val="24"/>
            <w:szCs w:val="24"/>
          </w:rPr>
          <w:t>extravagant perks</w:t>
        </w:r>
      </w:ins>
      <w:ins w:id="373" w:author="Elizabeth Marks" w:date="2021-04-28T20:01:00Z">
        <w:r w:rsidR="00C61BE9">
          <w:rPr>
            <w:rFonts w:ascii="Times New Roman" w:hAnsi="Times New Roman" w:cs="Times New Roman"/>
            <w:bCs/>
            <w:sz w:val="24"/>
            <w:szCs w:val="24"/>
          </w:rPr>
          <w:t xml:space="preserve"> </w:t>
        </w:r>
        <w:r w:rsidR="00C61BE9" w:rsidRPr="0089456A">
          <w:rPr>
            <w:rFonts w:ascii="Times New Roman" w:hAnsi="Times New Roman" w:cs="Times New Roman"/>
            <w:sz w:val="24"/>
            <w:szCs w:val="24"/>
          </w:rPr>
          <w:t>(Jost, Banaji &amp; Nosek, 2004</w:t>
        </w:r>
        <w:commentRangeStart w:id="374"/>
        <w:commentRangeEnd w:id="374"/>
        <w:r w:rsidR="00C61BE9" w:rsidRPr="0089456A">
          <w:rPr>
            <w:rStyle w:val="CommentReference"/>
            <w:rFonts w:ascii="Times New Roman" w:hAnsi="Times New Roman" w:cs="Times New Roman"/>
            <w:sz w:val="24"/>
            <w:szCs w:val="24"/>
          </w:rPr>
          <w:commentReference w:id="374"/>
        </w:r>
        <w:r w:rsidR="00C61BE9" w:rsidRPr="0089456A">
          <w:rPr>
            <w:rFonts w:ascii="Times New Roman" w:hAnsi="Times New Roman" w:cs="Times New Roman"/>
            <w:sz w:val="24"/>
            <w:szCs w:val="24"/>
          </w:rPr>
          <w:t>).</w:t>
        </w:r>
      </w:ins>
      <w:del w:id="375" w:author="Elizabeth Marks" w:date="2021-04-28T20:02:00Z">
        <w:r w:rsidRPr="0089456A" w:rsidDel="00493259">
          <w:rPr>
            <w:rFonts w:ascii="Times New Roman" w:hAnsi="Times New Roman" w:cs="Times New Roman"/>
            <w:bCs/>
            <w:sz w:val="24"/>
            <w:szCs w:val="24"/>
          </w:rPr>
          <w:delText>.</w:delText>
        </w:r>
      </w:del>
    </w:p>
    <w:p w14:paraId="58EBA29B" w14:textId="77777777" w:rsidR="0089456A" w:rsidRPr="0089456A" w:rsidRDefault="0089456A" w:rsidP="0089456A">
      <w:pPr>
        <w:spacing w:before="100" w:beforeAutospacing="1" w:after="100" w:afterAutospacing="1" w:line="480" w:lineRule="auto"/>
        <w:rPr>
          <w:rFonts w:ascii="Times New Roman" w:hAnsi="Times New Roman" w:cs="Times New Roman"/>
          <w:b/>
          <w:bCs/>
          <w:sz w:val="24"/>
          <w:szCs w:val="24"/>
        </w:rPr>
      </w:pPr>
      <w:r w:rsidRPr="0089456A">
        <w:rPr>
          <w:rFonts w:ascii="Times New Roman" w:hAnsi="Times New Roman" w:cs="Times New Roman"/>
          <w:b/>
          <w:bCs/>
          <w:sz w:val="24"/>
          <w:szCs w:val="24"/>
        </w:rPr>
        <w:t>System Justification</w:t>
      </w:r>
    </w:p>
    <w:p w14:paraId="09AE0271" w14:textId="25BB3FCF" w:rsidR="007C1A56" w:rsidRDefault="0089456A" w:rsidP="0089456A">
      <w:pPr>
        <w:spacing w:before="100" w:beforeAutospacing="1" w:after="100" w:afterAutospacing="1" w:line="480" w:lineRule="auto"/>
        <w:ind w:firstLine="720"/>
        <w:rPr>
          <w:ins w:id="376" w:author="William Hall" w:date="2021-04-29T14:50:00Z"/>
          <w:rFonts w:ascii="Times New Roman" w:hAnsi="Times New Roman" w:cs="Times New Roman"/>
          <w:sz w:val="24"/>
          <w:szCs w:val="24"/>
        </w:rPr>
      </w:pPr>
      <w:commentRangeStart w:id="377"/>
      <w:commentRangeStart w:id="378"/>
      <w:r w:rsidRPr="0089456A">
        <w:rPr>
          <w:rFonts w:ascii="Times New Roman" w:hAnsi="Times New Roman" w:cs="Times New Roman"/>
          <w:sz w:val="24"/>
          <w:szCs w:val="24"/>
          <w:lang w:val="en-US"/>
        </w:rPr>
        <w:t>System justification is the social and psychological tendency to defend the status quo</w:t>
      </w:r>
      <w:ins w:id="379" w:author="Elizabeth Marks" w:date="2021-04-28T20:02:00Z">
        <w:r w:rsidR="00493259">
          <w:rPr>
            <w:rFonts w:ascii="Times New Roman" w:hAnsi="Times New Roman" w:cs="Times New Roman"/>
            <w:sz w:val="24"/>
            <w:szCs w:val="24"/>
            <w:lang w:val="en-US"/>
          </w:rPr>
          <w:t xml:space="preserve"> </w:t>
        </w:r>
        <w:r w:rsidR="00493259" w:rsidRPr="0089456A">
          <w:rPr>
            <w:rFonts w:ascii="Times New Roman" w:hAnsi="Times New Roman" w:cs="Times New Roman"/>
            <w:sz w:val="24"/>
            <w:szCs w:val="24"/>
            <w:lang w:val="en-US"/>
          </w:rPr>
          <w:t>(</w:t>
        </w:r>
        <w:r w:rsidR="00493259" w:rsidRPr="0089456A">
          <w:rPr>
            <w:rFonts w:ascii="Times New Roman" w:hAnsi="Times New Roman" w:cs="Times New Roman"/>
            <w:sz w:val="24"/>
            <w:szCs w:val="24"/>
          </w:rPr>
          <w:t>Friesen, Laurin, Shepherd, Gaucher &amp; Kay, 2018)</w:t>
        </w:r>
      </w:ins>
      <w:r w:rsidRPr="0089456A">
        <w:rPr>
          <w:rFonts w:ascii="Times New Roman" w:hAnsi="Times New Roman" w:cs="Times New Roman"/>
          <w:sz w:val="24"/>
          <w:szCs w:val="24"/>
          <w:lang w:val="en-US"/>
        </w:rPr>
        <w:t>.</w:t>
      </w:r>
      <w:r w:rsidRPr="0089456A">
        <w:rPr>
          <w:rFonts w:ascii="Times New Roman" w:hAnsi="Times New Roman" w:cs="Times New Roman"/>
          <w:sz w:val="24"/>
          <w:szCs w:val="24"/>
        </w:rPr>
        <w:t xml:space="preserve"> </w:t>
      </w:r>
      <w:commentRangeEnd w:id="377"/>
      <w:r w:rsidR="000F4C0C">
        <w:rPr>
          <w:rStyle w:val="CommentReference"/>
        </w:rPr>
        <w:commentReference w:id="377"/>
      </w:r>
      <w:r w:rsidRPr="0089456A">
        <w:rPr>
          <w:rFonts w:ascii="Times New Roman" w:hAnsi="Times New Roman" w:cs="Times New Roman"/>
          <w:sz w:val="24"/>
          <w:szCs w:val="24"/>
          <w:lang w:val="en-US"/>
        </w:rPr>
        <w:t>System Justification theory states that when a person is exposed to a system or social order, they use the first evidence provided to establish their perception of the system and from then on want to feel good about it</w:t>
      </w:r>
      <w:commentRangeEnd w:id="378"/>
      <w:r w:rsidRPr="0089456A">
        <w:rPr>
          <w:rStyle w:val="CommentReference"/>
          <w:rFonts w:ascii="Times New Roman" w:hAnsi="Times New Roman" w:cs="Times New Roman"/>
          <w:sz w:val="24"/>
          <w:szCs w:val="24"/>
        </w:rPr>
        <w:commentReference w:id="378"/>
      </w:r>
      <w:r w:rsidR="00B63F5F">
        <w:rPr>
          <w:rFonts w:ascii="Times New Roman" w:hAnsi="Times New Roman" w:cs="Times New Roman"/>
          <w:sz w:val="24"/>
          <w:szCs w:val="24"/>
          <w:lang w:val="en-US"/>
        </w:rPr>
        <w:t xml:space="preserve"> </w:t>
      </w:r>
      <w:r w:rsidR="00B63F5F" w:rsidRPr="0089456A">
        <w:rPr>
          <w:rFonts w:ascii="Times New Roman" w:hAnsi="Times New Roman" w:cs="Times New Roman"/>
          <w:sz w:val="24"/>
          <w:szCs w:val="24"/>
          <w:lang w:val="en-US"/>
        </w:rPr>
        <w:t>(</w:t>
      </w:r>
      <w:r w:rsidR="00B63F5F" w:rsidRPr="0089456A">
        <w:rPr>
          <w:rFonts w:ascii="Times New Roman" w:hAnsi="Times New Roman" w:cs="Times New Roman"/>
          <w:sz w:val="24"/>
          <w:szCs w:val="24"/>
        </w:rPr>
        <w:t>Friesen</w:t>
      </w:r>
      <w:del w:id="380" w:author="Elizabeth Marks" w:date="2021-04-28T20:02:00Z">
        <w:r w:rsidR="00B63F5F" w:rsidRPr="0089456A" w:rsidDel="00493259">
          <w:rPr>
            <w:rFonts w:ascii="Times New Roman" w:hAnsi="Times New Roman" w:cs="Times New Roman"/>
            <w:sz w:val="24"/>
            <w:szCs w:val="24"/>
          </w:rPr>
          <w:delText xml:space="preserve">, Laurin, Shepherd, Gaucher &amp; Kay, </w:delText>
        </w:r>
      </w:del>
      <w:ins w:id="381" w:author="Elizabeth Marks" w:date="2021-04-28T20:02:00Z">
        <w:r w:rsidR="00493259">
          <w:rPr>
            <w:rFonts w:ascii="Times New Roman" w:hAnsi="Times New Roman" w:cs="Times New Roman"/>
            <w:sz w:val="24"/>
            <w:szCs w:val="24"/>
          </w:rPr>
          <w:t xml:space="preserve"> et al., </w:t>
        </w:r>
      </w:ins>
      <w:r w:rsidR="00B63F5F" w:rsidRPr="0089456A">
        <w:rPr>
          <w:rFonts w:ascii="Times New Roman" w:hAnsi="Times New Roman" w:cs="Times New Roman"/>
          <w:sz w:val="24"/>
          <w:szCs w:val="24"/>
        </w:rPr>
        <w:t>2018)</w:t>
      </w:r>
      <w:r w:rsidRPr="0089456A">
        <w:rPr>
          <w:rFonts w:ascii="Times New Roman" w:hAnsi="Times New Roman" w:cs="Times New Roman"/>
          <w:sz w:val="24"/>
          <w:szCs w:val="24"/>
          <w:lang w:val="en-US"/>
        </w:rPr>
        <w:t xml:space="preserve">. </w:t>
      </w:r>
      <w:commentRangeStart w:id="382"/>
      <w:r w:rsidRPr="0089456A">
        <w:rPr>
          <w:rFonts w:ascii="Times New Roman" w:hAnsi="Times New Roman" w:cs="Times New Roman"/>
          <w:sz w:val="24"/>
          <w:szCs w:val="24"/>
          <w:lang w:val="en-US"/>
        </w:rPr>
        <w:t>They then aim to bolster the status quo and defend the system in the face of a</w:t>
      </w:r>
      <w:ins w:id="383" w:author="Elizabeth Marks" w:date="2021-04-30T04:37:00Z">
        <w:r w:rsidR="00645625">
          <w:rPr>
            <w:rFonts w:ascii="Times New Roman" w:hAnsi="Times New Roman" w:cs="Times New Roman"/>
            <w:sz w:val="24"/>
            <w:szCs w:val="24"/>
            <w:lang w:val="en-US"/>
          </w:rPr>
          <w:t>ny</w:t>
        </w:r>
      </w:ins>
      <w:r w:rsidRPr="0089456A">
        <w:rPr>
          <w:rFonts w:ascii="Times New Roman" w:hAnsi="Times New Roman" w:cs="Times New Roman"/>
          <w:sz w:val="24"/>
          <w:szCs w:val="24"/>
          <w:lang w:val="en-US"/>
        </w:rPr>
        <w:t xml:space="preserve"> threat </w:t>
      </w:r>
      <w:ins w:id="384" w:author="Elizabeth Marks" w:date="2021-04-30T04:37:00Z">
        <w:r w:rsidR="00645625">
          <w:rPr>
            <w:rFonts w:ascii="Times New Roman" w:hAnsi="Times New Roman" w:cs="Times New Roman"/>
            <w:sz w:val="24"/>
            <w:szCs w:val="24"/>
            <w:lang w:val="en-US"/>
          </w:rPr>
          <w:t xml:space="preserve">to </w:t>
        </w:r>
      </w:ins>
      <w:del w:id="385" w:author="Elizabeth Marks" w:date="2021-04-30T04:37:00Z">
        <w:r w:rsidRPr="0089456A" w:rsidDel="00645625">
          <w:rPr>
            <w:rFonts w:ascii="Times New Roman" w:hAnsi="Times New Roman" w:cs="Times New Roman"/>
            <w:sz w:val="24"/>
            <w:szCs w:val="24"/>
            <w:lang w:val="en-US"/>
          </w:rPr>
          <w:delText xml:space="preserve">against </w:delText>
        </w:r>
      </w:del>
      <w:r w:rsidRPr="0089456A">
        <w:rPr>
          <w:rFonts w:ascii="Times New Roman" w:hAnsi="Times New Roman" w:cs="Times New Roman"/>
          <w:sz w:val="24"/>
          <w:szCs w:val="24"/>
          <w:lang w:val="en-US"/>
        </w:rPr>
        <w:t>their perception (</w:t>
      </w:r>
      <w:r w:rsidRPr="0089456A">
        <w:rPr>
          <w:rFonts w:ascii="Times New Roman" w:hAnsi="Times New Roman" w:cs="Times New Roman"/>
          <w:sz w:val="24"/>
          <w:szCs w:val="24"/>
        </w:rPr>
        <w:t>Friesen</w:t>
      </w:r>
      <w:r w:rsidR="00B63F5F">
        <w:rPr>
          <w:rFonts w:ascii="Times New Roman" w:hAnsi="Times New Roman" w:cs="Times New Roman"/>
          <w:sz w:val="24"/>
          <w:szCs w:val="24"/>
        </w:rPr>
        <w:t xml:space="preserve"> et al.</w:t>
      </w:r>
      <w:r w:rsidRPr="0089456A">
        <w:rPr>
          <w:rFonts w:ascii="Times New Roman" w:hAnsi="Times New Roman" w:cs="Times New Roman"/>
          <w:sz w:val="24"/>
          <w:szCs w:val="24"/>
        </w:rPr>
        <w:t>, 2018)</w:t>
      </w:r>
      <w:r w:rsidRPr="0089456A">
        <w:rPr>
          <w:rFonts w:ascii="Times New Roman" w:hAnsi="Times New Roman" w:cs="Times New Roman"/>
          <w:sz w:val="24"/>
          <w:szCs w:val="24"/>
          <w:lang w:val="en-US"/>
        </w:rPr>
        <w:t>. This desire to defend the system</w:t>
      </w:r>
      <w:r w:rsidRPr="0089456A">
        <w:rPr>
          <w:rFonts w:ascii="Times New Roman" w:hAnsi="Times New Roman" w:cs="Times New Roman"/>
          <w:sz w:val="24"/>
          <w:szCs w:val="24"/>
        </w:rPr>
        <w:t xml:space="preserve"> may even override a desire to protect individual and collective interests (Jost</w:t>
      </w:r>
      <w:ins w:id="386" w:author="Elizabeth Marks" w:date="2021-04-28T20:01:00Z">
        <w:r w:rsidR="00C61BE9">
          <w:rPr>
            <w:rFonts w:ascii="Times New Roman" w:hAnsi="Times New Roman" w:cs="Times New Roman"/>
            <w:sz w:val="24"/>
            <w:szCs w:val="24"/>
          </w:rPr>
          <w:t xml:space="preserve"> et al.</w:t>
        </w:r>
      </w:ins>
      <w:del w:id="387" w:author="Elizabeth Marks" w:date="2021-04-28T20:01:00Z">
        <w:r w:rsidRPr="0089456A" w:rsidDel="00C61BE9">
          <w:rPr>
            <w:rFonts w:ascii="Times New Roman" w:hAnsi="Times New Roman" w:cs="Times New Roman"/>
            <w:sz w:val="24"/>
            <w:szCs w:val="24"/>
          </w:rPr>
          <w:delText>, Banaji &amp; Nosek</w:delText>
        </w:r>
      </w:del>
      <w:r w:rsidRPr="0089456A">
        <w:rPr>
          <w:rFonts w:ascii="Times New Roman" w:hAnsi="Times New Roman" w:cs="Times New Roman"/>
          <w:sz w:val="24"/>
          <w:szCs w:val="24"/>
        </w:rPr>
        <w:t>, 2004</w:t>
      </w:r>
      <w:commentRangeEnd w:id="382"/>
      <w:r w:rsidRPr="0089456A">
        <w:rPr>
          <w:rStyle w:val="CommentReference"/>
          <w:rFonts w:ascii="Times New Roman" w:hAnsi="Times New Roman" w:cs="Times New Roman"/>
          <w:sz w:val="24"/>
          <w:szCs w:val="24"/>
        </w:rPr>
        <w:commentReference w:id="382"/>
      </w:r>
      <w:r w:rsidRPr="0089456A">
        <w:rPr>
          <w:rFonts w:ascii="Times New Roman" w:hAnsi="Times New Roman" w:cs="Times New Roman"/>
          <w:sz w:val="24"/>
          <w:szCs w:val="24"/>
        </w:rPr>
        <w:t xml:space="preserve">). </w:t>
      </w:r>
    </w:p>
    <w:p w14:paraId="62C9EAB3" w14:textId="6307F264" w:rsidR="0089456A" w:rsidRPr="0089456A" w:rsidRDefault="00D46F8B" w:rsidP="0089456A">
      <w:pPr>
        <w:spacing w:before="100" w:beforeAutospacing="1" w:after="100" w:afterAutospacing="1" w:line="480" w:lineRule="auto"/>
        <w:ind w:firstLine="720"/>
        <w:rPr>
          <w:rFonts w:ascii="Times New Roman" w:hAnsi="Times New Roman" w:cs="Times New Roman"/>
          <w:sz w:val="24"/>
          <w:szCs w:val="24"/>
          <w:lang w:val="en-US"/>
        </w:rPr>
      </w:pPr>
      <w:r>
        <w:rPr>
          <w:rFonts w:ascii="Times New Roman" w:hAnsi="Times New Roman" w:cs="Times New Roman"/>
          <w:sz w:val="24"/>
          <w:szCs w:val="24"/>
        </w:rPr>
        <w:t xml:space="preserve">A </w:t>
      </w:r>
      <w:commentRangeStart w:id="388"/>
      <w:r w:rsidR="0089456A" w:rsidRPr="0089456A">
        <w:rPr>
          <w:rFonts w:ascii="Times New Roman" w:hAnsi="Times New Roman" w:cs="Times New Roman"/>
          <w:sz w:val="24"/>
          <w:szCs w:val="24"/>
        </w:rPr>
        <w:t>series of studies by Kim, Campbell, Shepherd and Kay (2019) looked at the tendency to justify the exploitation of employees in industries where they are expected to be driven by a passion for their work</w:t>
      </w:r>
      <w:commentRangeEnd w:id="388"/>
      <w:r w:rsidR="0089456A" w:rsidRPr="0089456A">
        <w:rPr>
          <w:rStyle w:val="CommentReference"/>
          <w:rFonts w:ascii="Times New Roman" w:hAnsi="Times New Roman" w:cs="Times New Roman"/>
          <w:sz w:val="24"/>
          <w:szCs w:val="24"/>
        </w:rPr>
        <w:commentReference w:id="388"/>
      </w:r>
      <w:r w:rsidR="0089456A" w:rsidRPr="0089456A">
        <w:rPr>
          <w:rFonts w:ascii="Times New Roman" w:hAnsi="Times New Roman" w:cs="Times New Roman"/>
          <w:sz w:val="24"/>
          <w:szCs w:val="24"/>
        </w:rPr>
        <w:t xml:space="preserve">. </w:t>
      </w:r>
      <w:r w:rsidR="000B19E8">
        <w:rPr>
          <w:rFonts w:ascii="Times New Roman" w:hAnsi="Times New Roman" w:cs="Times New Roman"/>
          <w:sz w:val="24"/>
          <w:szCs w:val="24"/>
        </w:rPr>
        <w:t xml:space="preserve">They found that </w:t>
      </w:r>
      <w:r w:rsidR="00387A5E">
        <w:rPr>
          <w:rFonts w:ascii="Times New Roman" w:hAnsi="Times New Roman" w:cs="Times New Roman"/>
          <w:sz w:val="24"/>
          <w:szCs w:val="24"/>
        </w:rPr>
        <w:t xml:space="preserve">when a fictitious employee was </w:t>
      </w:r>
      <w:r w:rsidR="006C5533">
        <w:rPr>
          <w:rFonts w:ascii="Times New Roman" w:hAnsi="Times New Roman" w:cs="Times New Roman"/>
          <w:sz w:val="24"/>
          <w:szCs w:val="24"/>
        </w:rPr>
        <w:t>presumed to be passionate about the</w:t>
      </w:r>
      <w:r w:rsidR="00937DAE">
        <w:rPr>
          <w:rFonts w:ascii="Times New Roman" w:hAnsi="Times New Roman" w:cs="Times New Roman"/>
          <w:sz w:val="24"/>
          <w:szCs w:val="24"/>
        </w:rPr>
        <w:t>ir work, observers consider unfair treatment towards the employee as more legitimate</w:t>
      </w:r>
      <w:r w:rsidR="009244F6">
        <w:rPr>
          <w:rFonts w:ascii="Times New Roman" w:hAnsi="Times New Roman" w:cs="Times New Roman"/>
          <w:sz w:val="24"/>
          <w:szCs w:val="24"/>
        </w:rPr>
        <w:t>. Two mechanisms behind this phenomen</w:t>
      </w:r>
      <w:r w:rsidR="00DA05D7">
        <w:rPr>
          <w:rFonts w:ascii="Times New Roman" w:hAnsi="Times New Roman" w:cs="Times New Roman"/>
          <w:sz w:val="24"/>
          <w:szCs w:val="24"/>
        </w:rPr>
        <w:t>on</w:t>
      </w:r>
      <w:r w:rsidR="009244F6">
        <w:rPr>
          <w:rFonts w:ascii="Times New Roman" w:hAnsi="Times New Roman" w:cs="Times New Roman"/>
          <w:sz w:val="24"/>
          <w:szCs w:val="24"/>
        </w:rPr>
        <w:t xml:space="preserve"> were identified</w:t>
      </w:r>
      <w:r w:rsidR="00CF47DD">
        <w:rPr>
          <w:rFonts w:ascii="Times New Roman" w:hAnsi="Times New Roman" w:cs="Times New Roman"/>
          <w:sz w:val="24"/>
          <w:szCs w:val="24"/>
        </w:rPr>
        <w:t xml:space="preserve">. First, </w:t>
      </w:r>
      <w:r w:rsidR="008E216C">
        <w:rPr>
          <w:rFonts w:ascii="Times New Roman" w:hAnsi="Times New Roman" w:cs="Times New Roman"/>
          <w:sz w:val="24"/>
          <w:szCs w:val="24"/>
        </w:rPr>
        <w:t>there was an assumption that passionate workers would</w:t>
      </w:r>
      <w:r w:rsidR="00CF47DD">
        <w:rPr>
          <w:rFonts w:ascii="Times New Roman" w:hAnsi="Times New Roman" w:cs="Times New Roman"/>
          <w:sz w:val="24"/>
          <w:szCs w:val="24"/>
        </w:rPr>
        <w:t xml:space="preserve"> want</w:t>
      </w:r>
      <w:r w:rsidR="008E216C">
        <w:rPr>
          <w:rFonts w:ascii="Times New Roman" w:hAnsi="Times New Roman" w:cs="Times New Roman"/>
          <w:sz w:val="24"/>
          <w:szCs w:val="24"/>
        </w:rPr>
        <w:t xml:space="preserve"> to do extra work if given </w:t>
      </w:r>
      <w:r w:rsidR="002168B4">
        <w:rPr>
          <w:rFonts w:ascii="Times New Roman" w:hAnsi="Times New Roman" w:cs="Times New Roman"/>
          <w:sz w:val="24"/>
          <w:szCs w:val="24"/>
        </w:rPr>
        <w:t>a</w:t>
      </w:r>
      <w:r w:rsidR="00CF47DD">
        <w:rPr>
          <w:rFonts w:ascii="Times New Roman" w:hAnsi="Times New Roman" w:cs="Times New Roman"/>
          <w:sz w:val="24"/>
          <w:szCs w:val="24"/>
        </w:rPr>
        <w:t xml:space="preserve"> chance</w:t>
      </w:r>
      <w:ins w:id="389" w:author="Elizabeth Marks" w:date="2021-04-30T04:38:00Z">
        <w:r w:rsidR="00645625">
          <w:rPr>
            <w:rFonts w:ascii="Times New Roman" w:hAnsi="Times New Roman" w:cs="Times New Roman"/>
            <w:sz w:val="24"/>
            <w:szCs w:val="24"/>
          </w:rPr>
          <w:t xml:space="preserve"> simply because they were passionate</w:t>
        </w:r>
      </w:ins>
      <w:r w:rsidR="00CF47DD">
        <w:rPr>
          <w:rFonts w:ascii="Times New Roman" w:hAnsi="Times New Roman" w:cs="Times New Roman"/>
          <w:sz w:val="24"/>
          <w:szCs w:val="24"/>
        </w:rPr>
        <w:t>. Seco</w:t>
      </w:r>
      <w:r w:rsidR="00E1257F">
        <w:rPr>
          <w:rFonts w:ascii="Times New Roman" w:hAnsi="Times New Roman" w:cs="Times New Roman"/>
          <w:sz w:val="24"/>
          <w:szCs w:val="24"/>
        </w:rPr>
        <w:t xml:space="preserve">nd, there was an underlying belief that </w:t>
      </w:r>
      <w:r w:rsidR="003E6DA8">
        <w:rPr>
          <w:rFonts w:ascii="Times New Roman" w:hAnsi="Times New Roman" w:cs="Times New Roman"/>
          <w:sz w:val="24"/>
          <w:szCs w:val="24"/>
        </w:rPr>
        <w:t>work was its o</w:t>
      </w:r>
      <w:r w:rsidR="002168B4">
        <w:rPr>
          <w:rFonts w:ascii="Times New Roman" w:hAnsi="Times New Roman" w:cs="Times New Roman"/>
          <w:sz w:val="24"/>
          <w:szCs w:val="24"/>
        </w:rPr>
        <w:t>w</w:t>
      </w:r>
      <w:r w:rsidR="003E6DA8">
        <w:rPr>
          <w:rFonts w:ascii="Times New Roman" w:hAnsi="Times New Roman" w:cs="Times New Roman"/>
          <w:sz w:val="24"/>
          <w:szCs w:val="24"/>
        </w:rPr>
        <w:t xml:space="preserve">n reward </w:t>
      </w:r>
      <w:ins w:id="390" w:author="Elizabeth Marks" w:date="2021-04-30T04:38:00Z">
        <w:r w:rsidR="00645625">
          <w:rPr>
            <w:rFonts w:ascii="Times New Roman" w:hAnsi="Times New Roman" w:cs="Times New Roman"/>
            <w:sz w:val="24"/>
            <w:szCs w:val="24"/>
          </w:rPr>
          <w:t xml:space="preserve">to passionate workers </w:t>
        </w:r>
      </w:ins>
      <w:r w:rsidR="003E6DA8">
        <w:rPr>
          <w:rFonts w:ascii="Times New Roman" w:hAnsi="Times New Roman" w:cs="Times New Roman"/>
          <w:sz w:val="24"/>
          <w:szCs w:val="24"/>
        </w:rPr>
        <w:t xml:space="preserve">and thus </w:t>
      </w:r>
      <w:del w:id="391" w:author="Elizabeth Marks" w:date="2021-04-29T05:46:00Z">
        <w:r w:rsidR="003E6DA8" w:rsidDel="000C3C07">
          <w:rPr>
            <w:rFonts w:ascii="Times New Roman" w:hAnsi="Times New Roman" w:cs="Times New Roman"/>
            <w:sz w:val="24"/>
            <w:szCs w:val="24"/>
          </w:rPr>
          <w:delText>didn</w:delText>
        </w:r>
        <w:r w:rsidR="00284CBD" w:rsidDel="000C3C07">
          <w:rPr>
            <w:rFonts w:ascii="Times New Roman" w:hAnsi="Times New Roman" w:cs="Times New Roman"/>
            <w:sz w:val="24"/>
            <w:szCs w:val="24"/>
          </w:rPr>
          <w:delText>'</w:delText>
        </w:r>
        <w:r w:rsidR="003E6DA8" w:rsidDel="000C3C07">
          <w:rPr>
            <w:rFonts w:ascii="Times New Roman" w:hAnsi="Times New Roman" w:cs="Times New Roman"/>
            <w:sz w:val="24"/>
            <w:szCs w:val="24"/>
          </w:rPr>
          <w:delText xml:space="preserve">t </w:delText>
        </w:r>
      </w:del>
      <w:ins w:id="392" w:author="Elizabeth Marks" w:date="2021-04-29T05:46:00Z">
        <w:r w:rsidR="000C3C07">
          <w:rPr>
            <w:rFonts w:ascii="Times New Roman" w:hAnsi="Times New Roman" w:cs="Times New Roman"/>
            <w:sz w:val="24"/>
            <w:szCs w:val="24"/>
          </w:rPr>
          <w:t>didn</w:t>
        </w:r>
      </w:ins>
      <w:ins w:id="393" w:author="Elizabeth Marks" w:date="2021-04-30T05:35:00Z">
        <w:r w:rsidR="006B569A">
          <w:rPr>
            <w:rFonts w:ascii="Times New Roman" w:hAnsi="Times New Roman" w:cs="Times New Roman"/>
            <w:sz w:val="24"/>
            <w:szCs w:val="24"/>
          </w:rPr>
          <w:t>’</w:t>
        </w:r>
      </w:ins>
      <w:ins w:id="394" w:author="Elizabeth Marks" w:date="2021-04-29T05:46:00Z">
        <w:r w:rsidR="000C3C07">
          <w:rPr>
            <w:rFonts w:ascii="Times New Roman" w:hAnsi="Times New Roman" w:cs="Times New Roman"/>
            <w:sz w:val="24"/>
            <w:szCs w:val="24"/>
          </w:rPr>
          <w:t xml:space="preserve">t </w:t>
        </w:r>
      </w:ins>
      <w:r w:rsidR="003E6DA8">
        <w:rPr>
          <w:rFonts w:ascii="Times New Roman" w:hAnsi="Times New Roman" w:cs="Times New Roman"/>
          <w:sz w:val="24"/>
          <w:szCs w:val="24"/>
        </w:rPr>
        <w:t xml:space="preserve">require further compensation. </w:t>
      </w:r>
      <w:r w:rsidR="006C6A0A">
        <w:rPr>
          <w:rFonts w:ascii="Times New Roman" w:hAnsi="Times New Roman" w:cs="Times New Roman"/>
          <w:sz w:val="24"/>
          <w:szCs w:val="24"/>
        </w:rPr>
        <w:t>This set of studies</w:t>
      </w:r>
      <w:ins w:id="395" w:author="Elizabeth Marks" w:date="2021-04-30T04:39:00Z">
        <w:r w:rsidR="00645625">
          <w:rPr>
            <w:rFonts w:ascii="Times New Roman" w:hAnsi="Times New Roman" w:cs="Times New Roman"/>
            <w:sz w:val="24"/>
            <w:szCs w:val="24"/>
          </w:rPr>
          <w:t xml:space="preserve"> </w:t>
        </w:r>
      </w:ins>
      <w:del w:id="396" w:author="Elizabeth Marks" w:date="2021-04-30T04:39:00Z">
        <w:r w:rsidR="006C6A0A" w:rsidDel="00645625">
          <w:rPr>
            <w:rFonts w:ascii="Times New Roman" w:hAnsi="Times New Roman" w:cs="Times New Roman"/>
            <w:sz w:val="24"/>
            <w:szCs w:val="24"/>
          </w:rPr>
          <w:delText xml:space="preserve">, the perceptions around an organization </w:delText>
        </w:r>
      </w:del>
      <w:r w:rsidR="006C6A0A">
        <w:rPr>
          <w:rFonts w:ascii="Times New Roman" w:hAnsi="Times New Roman" w:cs="Times New Roman"/>
          <w:sz w:val="24"/>
          <w:szCs w:val="24"/>
        </w:rPr>
        <w:t xml:space="preserve">involved the </w:t>
      </w:r>
      <w:del w:id="397" w:author="Elizabeth Marks" w:date="2021-04-29T05:46:00Z">
        <w:r w:rsidR="006C6A0A" w:rsidDel="000C3C07">
          <w:rPr>
            <w:rFonts w:ascii="Times New Roman" w:hAnsi="Times New Roman" w:cs="Times New Roman"/>
            <w:sz w:val="24"/>
            <w:szCs w:val="24"/>
          </w:rPr>
          <w:delText>observer</w:delText>
        </w:r>
        <w:r w:rsidR="002168B4" w:rsidDel="000C3C07">
          <w:rPr>
            <w:rFonts w:ascii="Times New Roman" w:hAnsi="Times New Roman" w:cs="Times New Roman"/>
            <w:sz w:val="24"/>
            <w:szCs w:val="24"/>
          </w:rPr>
          <w:delText>'</w:delText>
        </w:r>
        <w:r w:rsidR="006C6A0A" w:rsidDel="000C3C07">
          <w:rPr>
            <w:rFonts w:ascii="Times New Roman" w:hAnsi="Times New Roman" w:cs="Times New Roman"/>
            <w:sz w:val="24"/>
            <w:szCs w:val="24"/>
          </w:rPr>
          <w:delText xml:space="preserve">s </w:delText>
        </w:r>
      </w:del>
      <w:ins w:id="398" w:author="Elizabeth Marks" w:date="2021-04-29T05:46:00Z">
        <w:r w:rsidR="000C3C07">
          <w:rPr>
            <w:rFonts w:ascii="Times New Roman" w:hAnsi="Times New Roman" w:cs="Times New Roman"/>
            <w:sz w:val="24"/>
            <w:szCs w:val="24"/>
          </w:rPr>
          <w:t>observer</w:t>
        </w:r>
      </w:ins>
      <w:ins w:id="399" w:author="Elizabeth Marks" w:date="2021-04-30T05:35:00Z">
        <w:r w:rsidR="006B569A">
          <w:rPr>
            <w:rFonts w:ascii="Times New Roman" w:hAnsi="Times New Roman" w:cs="Times New Roman"/>
            <w:sz w:val="24"/>
            <w:szCs w:val="24"/>
          </w:rPr>
          <w:t>’</w:t>
        </w:r>
      </w:ins>
      <w:ins w:id="400" w:author="Elizabeth Marks" w:date="2021-04-29T05:46:00Z">
        <w:r w:rsidR="000C3C07">
          <w:rPr>
            <w:rFonts w:ascii="Times New Roman" w:hAnsi="Times New Roman" w:cs="Times New Roman"/>
            <w:sz w:val="24"/>
            <w:szCs w:val="24"/>
          </w:rPr>
          <w:t xml:space="preserve">s </w:t>
        </w:r>
      </w:ins>
      <w:r w:rsidR="006C6A0A">
        <w:rPr>
          <w:rFonts w:ascii="Times New Roman" w:hAnsi="Times New Roman" w:cs="Times New Roman"/>
          <w:sz w:val="24"/>
          <w:szCs w:val="24"/>
        </w:rPr>
        <w:t xml:space="preserve">understanding of its </w:t>
      </w:r>
      <w:del w:id="401" w:author="Elizabeth Marks" w:date="2021-04-29T05:46:00Z">
        <w:r w:rsidR="006C6A0A" w:rsidDel="000C3C07">
          <w:rPr>
            <w:rFonts w:ascii="Times New Roman" w:hAnsi="Times New Roman" w:cs="Times New Roman"/>
            <w:sz w:val="24"/>
            <w:szCs w:val="24"/>
          </w:rPr>
          <w:delText>employ</w:delText>
        </w:r>
        <w:r w:rsidR="002168B4" w:rsidDel="000C3C07">
          <w:rPr>
            <w:rFonts w:ascii="Times New Roman" w:hAnsi="Times New Roman" w:cs="Times New Roman"/>
            <w:sz w:val="24"/>
            <w:szCs w:val="24"/>
          </w:rPr>
          <w:delText>ee'</w:delText>
        </w:r>
        <w:r w:rsidR="006C6A0A" w:rsidDel="000C3C07">
          <w:rPr>
            <w:rFonts w:ascii="Times New Roman" w:hAnsi="Times New Roman" w:cs="Times New Roman"/>
            <w:sz w:val="24"/>
            <w:szCs w:val="24"/>
          </w:rPr>
          <w:delText xml:space="preserve">s </w:delText>
        </w:r>
      </w:del>
      <w:ins w:id="402" w:author="Elizabeth Marks" w:date="2021-04-29T05:46:00Z">
        <w:r w:rsidR="000C3C07">
          <w:rPr>
            <w:rFonts w:ascii="Times New Roman" w:hAnsi="Times New Roman" w:cs="Times New Roman"/>
            <w:sz w:val="24"/>
            <w:szCs w:val="24"/>
          </w:rPr>
          <w:t>employee</w:t>
        </w:r>
      </w:ins>
      <w:ins w:id="403" w:author="Elizabeth Marks" w:date="2021-04-30T05:35:00Z">
        <w:r w:rsidR="006B569A">
          <w:rPr>
            <w:rFonts w:ascii="Times New Roman" w:hAnsi="Times New Roman" w:cs="Times New Roman"/>
            <w:sz w:val="24"/>
            <w:szCs w:val="24"/>
          </w:rPr>
          <w:t>’</w:t>
        </w:r>
      </w:ins>
      <w:ins w:id="404" w:author="Elizabeth Marks" w:date="2021-04-29T05:46:00Z">
        <w:r w:rsidR="000C3C07">
          <w:rPr>
            <w:rFonts w:ascii="Times New Roman" w:hAnsi="Times New Roman" w:cs="Times New Roman"/>
            <w:sz w:val="24"/>
            <w:szCs w:val="24"/>
          </w:rPr>
          <w:t xml:space="preserve">s </w:t>
        </w:r>
      </w:ins>
      <w:r w:rsidR="006C6A0A">
        <w:rPr>
          <w:rFonts w:ascii="Times New Roman" w:hAnsi="Times New Roman" w:cs="Times New Roman"/>
          <w:sz w:val="24"/>
          <w:szCs w:val="24"/>
        </w:rPr>
        <w:t>passion for their work</w:t>
      </w:r>
      <w:r w:rsidR="002168B4">
        <w:rPr>
          <w:rFonts w:ascii="Times New Roman" w:hAnsi="Times New Roman" w:cs="Times New Roman"/>
          <w:sz w:val="24"/>
          <w:szCs w:val="24"/>
        </w:rPr>
        <w:t>,</w:t>
      </w:r>
      <w:r w:rsidR="006C6A0A">
        <w:rPr>
          <w:rFonts w:ascii="Times New Roman" w:hAnsi="Times New Roman" w:cs="Times New Roman"/>
          <w:sz w:val="24"/>
          <w:szCs w:val="24"/>
        </w:rPr>
        <w:t xml:space="preserve"> but this same system of justifying unfair treatment may apply to a perception of </w:t>
      </w:r>
      <w:r w:rsidR="00981E95">
        <w:rPr>
          <w:rFonts w:ascii="Times New Roman" w:hAnsi="Times New Roman" w:cs="Times New Roman"/>
          <w:sz w:val="24"/>
          <w:szCs w:val="24"/>
        </w:rPr>
        <w:t xml:space="preserve">employees being in a caring workplace </w:t>
      </w:r>
      <w:del w:id="405" w:author="Elizabeth Marks" w:date="2021-04-30T21:56:00Z">
        <w:r w:rsidR="00981E95" w:rsidDel="00821F87">
          <w:rPr>
            <w:rFonts w:ascii="Times New Roman" w:hAnsi="Times New Roman" w:cs="Times New Roman"/>
            <w:sz w:val="24"/>
            <w:szCs w:val="24"/>
          </w:rPr>
          <w:delText>where it is fun to work</w:delText>
        </w:r>
      </w:del>
      <w:ins w:id="406" w:author="Elizabeth Marks" w:date="2021-04-30T21:56:00Z">
        <w:r w:rsidR="00821F87">
          <w:rPr>
            <w:rFonts w:ascii="Times New Roman" w:hAnsi="Times New Roman" w:cs="Times New Roman"/>
            <w:sz w:val="24"/>
            <w:szCs w:val="24"/>
          </w:rPr>
          <w:t>that makes working fun</w:t>
        </w:r>
      </w:ins>
      <w:r w:rsidR="00981E95">
        <w:rPr>
          <w:rFonts w:ascii="Times New Roman" w:hAnsi="Times New Roman" w:cs="Times New Roman"/>
          <w:sz w:val="24"/>
          <w:szCs w:val="24"/>
        </w:rPr>
        <w:t xml:space="preserve"> (</w:t>
      </w:r>
      <w:r w:rsidR="00981E95" w:rsidRPr="0089456A">
        <w:rPr>
          <w:rFonts w:ascii="Times New Roman" w:hAnsi="Times New Roman" w:cs="Times New Roman"/>
          <w:sz w:val="24"/>
          <w:szCs w:val="24"/>
        </w:rPr>
        <w:t>Kim</w:t>
      </w:r>
      <w:r w:rsidR="00981E95">
        <w:rPr>
          <w:rFonts w:ascii="Times New Roman" w:hAnsi="Times New Roman" w:cs="Times New Roman"/>
          <w:sz w:val="24"/>
          <w:szCs w:val="24"/>
        </w:rPr>
        <w:t xml:space="preserve"> et al., </w:t>
      </w:r>
      <w:r w:rsidR="00981E95" w:rsidRPr="0089456A">
        <w:rPr>
          <w:rFonts w:ascii="Times New Roman" w:hAnsi="Times New Roman" w:cs="Times New Roman"/>
          <w:sz w:val="24"/>
          <w:szCs w:val="24"/>
        </w:rPr>
        <w:t>2019)</w:t>
      </w:r>
      <w:r w:rsidR="00981E95">
        <w:rPr>
          <w:rFonts w:ascii="Times New Roman" w:hAnsi="Times New Roman" w:cs="Times New Roman"/>
          <w:sz w:val="24"/>
          <w:szCs w:val="24"/>
        </w:rPr>
        <w:t>.</w:t>
      </w:r>
      <w:ins w:id="407" w:author="Elizabeth Marks" w:date="2021-04-30T04:40:00Z">
        <w:r w:rsidR="00645625">
          <w:rPr>
            <w:rFonts w:ascii="Times New Roman" w:hAnsi="Times New Roman" w:cs="Times New Roman"/>
            <w:sz w:val="24"/>
            <w:szCs w:val="24"/>
          </w:rPr>
          <w:t xml:space="preserve"> Both involve some mechanism by which an observer may consider an employee to be compensated for their work in ways that justify </w:t>
        </w:r>
        <w:r w:rsidR="00645625">
          <w:rPr>
            <w:rFonts w:ascii="Times New Roman" w:hAnsi="Times New Roman" w:cs="Times New Roman"/>
            <w:sz w:val="24"/>
            <w:szCs w:val="24"/>
          </w:rPr>
          <w:lastRenderedPageBreak/>
          <w:t>unfair treatment.</w:t>
        </w:r>
      </w:ins>
      <w:r w:rsidR="00387A5E">
        <w:rPr>
          <w:rFonts w:ascii="Times New Roman" w:hAnsi="Times New Roman" w:cs="Times New Roman"/>
          <w:sz w:val="24"/>
          <w:szCs w:val="24"/>
        </w:rPr>
        <w:t xml:space="preserve"> </w:t>
      </w:r>
      <w:del w:id="408" w:author="Elizabeth Marks" w:date="2021-04-30T04:41:00Z">
        <w:r w:rsidR="0089456A" w:rsidRPr="0089456A" w:rsidDel="00645625">
          <w:rPr>
            <w:rFonts w:ascii="Times New Roman" w:hAnsi="Times New Roman" w:cs="Times New Roman"/>
            <w:sz w:val="24"/>
            <w:szCs w:val="24"/>
            <w:lang w:val="en-US"/>
          </w:rPr>
          <w:delText xml:space="preserve">In the context of our study, individuals are exposed to a technology firm and use perks that signal clan culture as evidence that the organization cares about meeting the needs of its employees. Then the observer wants to feel good about them, so they defend the norms there in the face of anything that threatens their positive perception, such as evidence of an employee being overworked or mistreated. </w:delText>
        </w:r>
      </w:del>
      <w:r w:rsidR="0089456A" w:rsidRPr="0089456A">
        <w:rPr>
          <w:rFonts w:ascii="Times New Roman" w:hAnsi="Times New Roman" w:cs="Times New Roman"/>
          <w:sz w:val="24"/>
          <w:szCs w:val="24"/>
          <w:lang w:val="en-US"/>
        </w:rPr>
        <w:t xml:space="preserve">Because these instances get justified, they </w:t>
      </w:r>
      <w:del w:id="409" w:author="Elizabeth Marks" w:date="2021-04-29T05:46:00Z">
        <w:r w:rsidR="0089456A" w:rsidRPr="0089456A" w:rsidDel="000C3C07">
          <w:rPr>
            <w:rFonts w:ascii="Times New Roman" w:hAnsi="Times New Roman" w:cs="Times New Roman"/>
            <w:sz w:val="24"/>
            <w:szCs w:val="24"/>
            <w:lang w:val="en-US"/>
          </w:rPr>
          <w:delText xml:space="preserve">don't </w:delText>
        </w:r>
      </w:del>
      <w:ins w:id="410" w:author="Elizabeth Marks" w:date="2021-04-29T05:46:00Z">
        <w:r w:rsidR="000C3C07" w:rsidRPr="0089456A">
          <w:rPr>
            <w:rFonts w:ascii="Times New Roman" w:hAnsi="Times New Roman" w:cs="Times New Roman"/>
            <w:sz w:val="24"/>
            <w:szCs w:val="24"/>
            <w:lang w:val="en-US"/>
          </w:rPr>
          <w:t>don</w:t>
        </w:r>
      </w:ins>
      <w:ins w:id="411" w:author="Elizabeth Marks" w:date="2021-04-30T05:35:00Z">
        <w:r w:rsidR="006B569A">
          <w:rPr>
            <w:rFonts w:ascii="Times New Roman" w:hAnsi="Times New Roman" w:cs="Times New Roman"/>
            <w:sz w:val="24"/>
            <w:szCs w:val="24"/>
            <w:lang w:val="en-US"/>
          </w:rPr>
          <w:t>’</w:t>
        </w:r>
      </w:ins>
      <w:ins w:id="412" w:author="Elizabeth Marks" w:date="2021-04-29T05:46:00Z">
        <w:r w:rsidR="000C3C07" w:rsidRPr="0089456A">
          <w:rPr>
            <w:rFonts w:ascii="Times New Roman" w:hAnsi="Times New Roman" w:cs="Times New Roman"/>
            <w:sz w:val="24"/>
            <w:szCs w:val="24"/>
            <w:lang w:val="en-US"/>
          </w:rPr>
          <w:t xml:space="preserve">t </w:t>
        </w:r>
      </w:ins>
      <w:r w:rsidR="0089456A" w:rsidRPr="0089456A">
        <w:rPr>
          <w:rFonts w:ascii="Times New Roman" w:hAnsi="Times New Roman" w:cs="Times New Roman"/>
          <w:sz w:val="24"/>
          <w:szCs w:val="24"/>
          <w:lang w:val="en-US"/>
        </w:rPr>
        <w:t xml:space="preserve">get corrected, and issues within the industry persist. </w:t>
      </w:r>
    </w:p>
    <w:p w14:paraId="773DBF6C" w14:textId="0F2C0FA6" w:rsidR="0089456A" w:rsidRPr="0089456A" w:rsidRDefault="0089456A" w:rsidP="0089456A">
      <w:pPr>
        <w:spacing w:line="480" w:lineRule="auto"/>
        <w:ind w:firstLine="720"/>
        <w:rPr>
          <w:rFonts w:ascii="Times New Roman" w:hAnsi="Times New Roman" w:cs="Times New Roman"/>
          <w:sz w:val="24"/>
          <w:szCs w:val="24"/>
        </w:rPr>
      </w:pPr>
      <w:commentRangeStart w:id="413"/>
      <w:r w:rsidRPr="0089456A">
        <w:rPr>
          <w:rFonts w:ascii="Times New Roman" w:hAnsi="Times New Roman" w:cs="Times New Roman"/>
          <w:sz w:val="24"/>
          <w:szCs w:val="24"/>
        </w:rPr>
        <w:t xml:space="preserve">The term justified reflects the process an observer undergoes while evaluating a social </w:t>
      </w:r>
      <w:del w:id="414" w:author="Elizabeth Marks" w:date="2021-04-30T04:42:00Z">
        <w:r w:rsidRPr="0089456A" w:rsidDel="00645625">
          <w:rPr>
            <w:rFonts w:ascii="Times New Roman" w:hAnsi="Times New Roman" w:cs="Times New Roman"/>
            <w:sz w:val="24"/>
            <w:szCs w:val="24"/>
          </w:rPr>
          <w:delText xml:space="preserve">situation </w:delText>
        </w:r>
      </w:del>
      <w:ins w:id="415" w:author="Elizabeth Marks" w:date="2021-04-30T04:42:00Z">
        <w:r w:rsidR="00645625">
          <w:rPr>
            <w:rFonts w:ascii="Times New Roman" w:hAnsi="Times New Roman" w:cs="Times New Roman"/>
            <w:sz w:val="24"/>
            <w:szCs w:val="24"/>
          </w:rPr>
          <w:t>interact</w:t>
        </w:r>
      </w:ins>
      <w:ins w:id="416" w:author="Elizabeth Marks" w:date="2021-04-30T05:31:00Z">
        <w:r w:rsidR="006B569A">
          <w:rPr>
            <w:rFonts w:ascii="Times New Roman" w:hAnsi="Times New Roman" w:cs="Times New Roman"/>
            <w:sz w:val="24"/>
            <w:szCs w:val="24"/>
          </w:rPr>
          <w:t>i</w:t>
        </w:r>
      </w:ins>
      <w:ins w:id="417" w:author="Elizabeth Marks" w:date="2021-04-30T04:42:00Z">
        <w:r w:rsidR="00645625">
          <w:rPr>
            <w:rFonts w:ascii="Times New Roman" w:hAnsi="Times New Roman" w:cs="Times New Roman"/>
            <w:sz w:val="24"/>
            <w:szCs w:val="24"/>
          </w:rPr>
          <w:t>on</w:t>
        </w:r>
        <w:r w:rsidR="00645625" w:rsidRPr="0089456A">
          <w:rPr>
            <w:rFonts w:ascii="Times New Roman" w:hAnsi="Times New Roman" w:cs="Times New Roman"/>
            <w:sz w:val="24"/>
            <w:szCs w:val="24"/>
          </w:rPr>
          <w:t xml:space="preserve"> </w:t>
        </w:r>
      </w:ins>
      <w:r w:rsidRPr="0089456A">
        <w:rPr>
          <w:rFonts w:ascii="Times New Roman" w:hAnsi="Times New Roman" w:cs="Times New Roman"/>
          <w:sz w:val="24"/>
          <w:szCs w:val="24"/>
        </w:rPr>
        <w:t xml:space="preserve">based on the outcome for each party and determining whether or not they consider the </w:t>
      </w:r>
      <w:del w:id="418" w:author="Elizabeth Marks" w:date="2021-04-30T04:42:00Z">
        <w:r w:rsidRPr="0089456A" w:rsidDel="00645625">
          <w:rPr>
            <w:rFonts w:ascii="Times New Roman" w:hAnsi="Times New Roman" w:cs="Times New Roman"/>
            <w:sz w:val="24"/>
            <w:szCs w:val="24"/>
          </w:rPr>
          <w:delText xml:space="preserve">situation and the procedure behind determining the </w:delText>
        </w:r>
      </w:del>
      <w:del w:id="419" w:author="Elizabeth Marks" w:date="2021-04-29T05:46:00Z">
        <w:r w:rsidRPr="0089456A" w:rsidDel="000C3C07">
          <w:rPr>
            <w:rFonts w:ascii="Times New Roman" w:hAnsi="Times New Roman" w:cs="Times New Roman"/>
            <w:sz w:val="24"/>
            <w:szCs w:val="24"/>
          </w:rPr>
          <w:delText xml:space="preserve">situation's </w:delText>
        </w:r>
      </w:del>
      <w:ins w:id="420" w:author="Elizabeth Marks" w:date="2021-04-29T05:46:00Z">
        <w:r w:rsidR="000C3C07" w:rsidRPr="0089456A">
          <w:rPr>
            <w:rFonts w:ascii="Times New Roman" w:hAnsi="Times New Roman" w:cs="Times New Roman"/>
            <w:sz w:val="24"/>
            <w:szCs w:val="24"/>
          </w:rPr>
          <w:t>situation</w:t>
        </w:r>
      </w:ins>
      <w:ins w:id="421" w:author="Elizabeth Marks" w:date="2021-04-30T05:35:00Z">
        <w:r w:rsidR="006B569A">
          <w:rPr>
            <w:rFonts w:ascii="Times New Roman" w:hAnsi="Times New Roman" w:cs="Times New Roman"/>
            <w:sz w:val="24"/>
            <w:szCs w:val="24"/>
          </w:rPr>
          <w:t>’</w:t>
        </w:r>
      </w:ins>
      <w:ins w:id="422" w:author="Elizabeth Marks" w:date="2021-04-29T05:46:00Z">
        <w:r w:rsidR="000C3C07" w:rsidRPr="0089456A">
          <w:rPr>
            <w:rFonts w:ascii="Times New Roman" w:hAnsi="Times New Roman" w:cs="Times New Roman"/>
            <w:sz w:val="24"/>
            <w:szCs w:val="24"/>
          </w:rPr>
          <w:t xml:space="preserve">s </w:t>
        </w:r>
      </w:ins>
      <w:r w:rsidRPr="0089456A">
        <w:rPr>
          <w:rFonts w:ascii="Times New Roman" w:hAnsi="Times New Roman" w:cs="Times New Roman"/>
          <w:sz w:val="24"/>
          <w:szCs w:val="24"/>
        </w:rPr>
        <w:t>outcome fair and just</w:t>
      </w:r>
      <w:r w:rsidR="0028240B">
        <w:rPr>
          <w:rFonts w:ascii="Times New Roman" w:hAnsi="Times New Roman" w:cs="Times New Roman"/>
          <w:sz w:val="24"/>
          <w:szCs w:val="24"/>
        </w:rPr>
        <w:t xml:space="preserve"> </w:t>
      </w:r>
      <w:r w:rsidR="0028240B" w:rsidRPr="0089456A">
        <w:rPr>
          <w:rFonts w:ascii="Times New Roman" w:hAnsi="Times New Roman" w:cs="Times New Roman"/>
          <w:sz w:val="24"/>
          <w:szCs w:val="24"/>
        </w:rPr>
        <w:t>(Lind &amp; Tyler, 1988)</w:t>
      </w:r>
      <w:r w:rsidRPr="0089456A">
        <w:rPr>
          <w:rFonts w:ascii="Times New Roman" w:hAnsi="Times New Roman" w:cs="Times New Roman"/>
          <w:sz w:val="24"/>
          <w:szCs w:val="24"/>
        </w:rPr>
        <w:t xml:space="preserve">. </w:t>
      </w:r>
      <w:commentRangeEnd w:id="413"/>
      <w:r w:rsidRPr="0089456A">
        <w:rPr>
          <w:rStyle w:val="CommentReference"/>
          <w:rFonts w:ascii="Times New Roman" w:hAnsi="Times New Roman" w:cs="Times New Roman"/>
          <w:sz w:val="24"/>
          <w:szCs w:val="24"/>
        </w:rPr>
        <w:commentReference w:id="413"/>
      </w:r>
      <w:r w:rsidRPr="0089456A">
        <w:rPr>
          <w:rFonts w:ascii="Times New Roman" w:hAnsi="Times New Roman" w:cs="Times New Roman"/>
          <w:sz w:val="24"/>
          <w:szCs w:val="24"/>
        </w:rPr>
        <w:t xml:space="preserve">This is a very subjective process. </w:t>
      </w:r>
      <w:del w:id="423" w:author="William Hall" w:date="2021-04-29T14:52:00Z">
        <w:r w:rsidRPr="0089456A" w:rsidDel="007C1A56">
          <w:rPr>
            <w:rFonts w:ascii="Times New Roman" w:hAnsi="Times New Roman" w:cs="Times New Roman"/>
            <w:sz w:val="24"/>
            <w:szCs w:val="24"/>
          </w:rPr>
          <w:delText xml:space="preserve">A </w:delText>
        </w:r>
      </w:del>
      <w:ins w:id="424" w:author="William Hall" w:date="2021-04-29T14:52:00Z">
        <w:r w:rsidR="007C1A56">
          <w:rPr>
            <w:rFonts w:ascii="Times New Roman" w:hAnsi="Times New Roman" w:cs="Times New Roman"/>
            <w:sz w:val="24"/>
            <w:szCs w:val="24"/>
          </w:rPr>
          <w:t>The</w:t>
        </w:r>
        <w:r w:rsidR="007C1A56" w:rsidRPr="0089456A">
          <w:rPr>
            <w:rFonts w:ascii="Times New Roman" w:hAnsi="Times New Roman" w:cs="Times New Roman"/>
            <w:sz w:val="24"/>
            <w:szCs w:val="24"/>
          </w:rPr>
          <w:t xml:space="preserve"> </w:t>
        </w:r>
      </w:ins>
      <w:r w:rsidRPr="0089456A">
        <w:rPr>
          <w:rFonts w:ascii="Times New Roman" w:hAnsi="Times New Roman" w:cs="Times New Roman"/>
          <w:sz w:val="24"/>
          <w:szCs w:val="24"/>
        </w:rPr>
        <w:t>group value model of procedural justice suggests that many of our attitudes and beliefs about what is fair are instilled through socialization</w:t>
      </w:r>
      <w:del w:id="425" w:author="Elizabeth Marks" w:date="2021-04-30T21:57:00Z">
        <w:r w:rsidRPr="0089456A" w:rsidDel="00912AB7">
          <w:rPr>
            <w:rFonts w:ascii="Times New Roman" w:hAnsi="Times New Roman" w:cs="Times New Roman"/>
            <w:sz w:val="24"/>
            <w:szCs w:val="24"/>
          </w:rPr>
          <w:delText>, whil</w:delText>
        </w:r>
      </w:del>
      <w:ins w:id="426" w:author="Elizabeth Marks" w:date="2021-04-30T21:57:00Z">
        <w:r w:rsidR="00912AB7">
          <w:rPr>
            <w:rFonts w:ascii="Times New Roman" w:hAnsi="Times New Roman" w:cs="Times New Roman"/>
            <w:sz w:val="24"/>
            <w:szCs w:val="24"/>
          </w:rPr>
          <w:t>.</w:t>
        </w:r>
      </w:ins>
      <w:del w:id="427" w:author="Elizabeth Marks" w:date="2021-04-30T21:57:00Z">
        <w:r w:rsidRPr="0089456A" w:rsidDel="00912AB7">
          <w:rPr>
            <w:rFonts w:ascii="Times New Roman" w:hAnsi="Times New Roman" w:cs="Times New Roman"/>
            <w:sz w:val="24"/>
            <w:szCs w:val="24"/>
          </w:rPr>
          <w:delText xml:space="preserve">e </w:delText>
        </w:r>
      </w:del>
      <w:ins w:id="428" w:author="Elizabeth Marks" w:date="2021-04-30T21:57:00Z">
        <w:r w:rsidR="00912AB7">
          <w:rPr>
            <w:rFonts w:ascii="Times New Roman" w:hAnsi="Times New Roman" w:cs="Times New Roman"/>
            <w:sz w:val="24"/>
            <w:szCs w:val="24"/>
          </w:rPr>
          <w:t xml:space="preserve"> I</w:t>
        </w:r>
      </w:ins>
      <w:del w:id="429" w:author="Elizabeth Marks" w:date="2021-04-30T21:57:00Z">
        <w:r w:rsidRPr="0089456A" w:rsidDel="00912AB7">
          <w:rPr>
            <w:rFonts w:ascii="Times New Roman" w:hAnsi="Times New Roman" w:cs="Times New Roman"/>
            <w:sz w:val="24"/>
            <w:szCs w:val="24"/>
          </w:rPr>
          <w:delText>i</w:delText>
        </w:r>
      </w:del>
      <w:r w:rsidRPr="0089456A">
        <w:rPr>
          <w:rFonts w:ascii="Times New Roman" w:hAnsi="Times New Roman" w:cs="Times New Roman"/>
          <w:sz w:val="24"/>
          <w:szCs w:val="24"/>
        </w:rPr>
        <w:t xml:space="preserve">n a self-interest model of </w:t>
      </w:r>
      <w:commentRangeStart w:id="430"/>
      <w:commentRangeStart w:id="431"/>
      <w:r w:rsidRPr="0089456A">
        <w:rPr>
          <w:rFonts w:ascii="Times New Roman" w:hAnsi="Times New Roman" w:cs="Times New Roman"/>
          <w:sz w:val="24"/>
          <w:szCs w:val="24"/>
        </w:rPr>
        <w:t xml:space="preserve">procedural justice, </w:t>
      </w:r>
      <w:commentRangeEnd w:id="430"/>
      <w:r w:rsidRPr="0089456A">
        <w:rPr>
          <w:rStyle w:val="CommentReference"/>
          <w:rFonts w:ascii="Times New Roman" w:hAnsi="Times New Roman" w:cs="Times New Roman"/>
          <w:sz w:val="24"/>
          <w:szCs w:val="24"/>
        </w:rPr>
        <w:commentReference w:id="430"/>
      </w:r>
      <w:commentRangeEnd w:id="431"/>
      <w:r w:rsidR="00C519D5">
        <w:rPr>
          <w:rStyle w:val="CommentReference"/>
        </w:rPr>
        <w:commentReference w:id="431"/>
      </w:r>
      <w:r w:rsidRPr="0089456A">
        <w:rPr>
          <w:rFonts w:ascii="Times New Roman" w:hAnsi="Times New Roman" w:cs="Times New Roman"/>
          <w:sz w:val="24"/>
          <w:szCs w:val="24"/>
        </w:rPr>
        <w:t xml:space="preserve">people </w:t>
      </w:r>
      <w:del w:id="432" w:author="Elizabeth Marks" w:date="2021-04-30T04:45:00Z">
        <w:r w:rsidRPr="0089456A" w:rsidDel="00C519D5">
          <w:rPr>
            <w:rFonts w:ascii="Times New Roman" w:hAnsi="Times New Roman" w:cs="Times New Roman"/>
            <w:sz w:val="24"/>
            <w:szCs w:val="24"/>
          </w:rPr>
          <w:delText xml:space="preserve">are </w:delText>
        </w:r>
      </w:del>
      <w:r w:rsidRPr="0089456A">
        <w:rPr>
          <w:rFonts w:ascii="Times New Roman" w:hAnsi="Times New Roman" w:cs="Times New Roman"/>
          <w:sz w:val="24"/>
          <w:szCs w:val="24"/>
        </w:rPr>
        <w:t>prioritize</w:t>
      </w:r>
      <w:del w:id="433" w:author="Elizabeth Marks" w:date="2021-04-30T04:45:00Z">
        <w:r w:rsidRPr="0089456A" w:rsidDel="00C519D5">
          <w:rPr>
            <w:rFonts w:ascii="Times New Roman" w:hAnsi="Times New Roman" w:cs="Times New Roman"/>
            <w:sz w:val="24"/>
            <w:szCs w:val="24"/>
          </w:rPr>
          <w:delText>d with</w:delText>
        </w:r>
      </w:del>
      <w:r w:rsidRPr="0089456A">
        <w:rPr>
          <w:rFonts w:ascii="Times New Roman" w:hAnsi="Times New Roman" w:cs="Times New Roman"/>
          <w:sz w:val="24"/>
          <w:szCs w:val="24"/>
        </w:rPr>
        <w:t xml:space="preserve"> maximizing personal gain</w:t>
      </w:r>
      <w:del w:id="434" w:author="Elizabeth Marks" w:date="2021-04-30T21:58:00Z">
        <w:r w:rsidR="002168B4" w:rsidDel="00912AB7">
          <w:rPr>
            <w:rFonts w:ascii="Times New Roman" w:hAnsi="Times New Roman" w:cs="Times New Roman"/>
            <w:sz w:val="24"/>
            <w:szCs w:val="24"/>
          </w:rPr>
          <w:delText>. T</w:delText>
        </w:r>
        <w:r w:rsidRPr="0089456A" w:rsidDel="00912AB7">
          <w:rPr>
            <w:rFonts w:ascii="Times New Roman" w:hAnsi="Times New Roman" w:cs="Times New Roman"/>
            <w:sz w:val="24"/>
            <w:szCs w:val="24"/>
          </w:rPr>
          <w:delText>he assumption of prioritized outcomes is</w:delText>
        </w:r>
      </w:del>
      <w:r w:rsidRPr="0089456A">
        <w:rPr>
          <w:rFonts w:ascii="Times New Roman" w:hAnsi="Times New Roman" w:cs="Times New Roman"/>
          <w:sz w:val="24"/>
          <w:szCs w:val="24"/>
        </w:rPr>
        <w:t xml:space="preserve"> </w:t>
      </w:r>
      <w:del w:id="435" w:author="Elizabeth Marks" w:date="2021-04-30T21:58:00Z">
        <w:r w:rsidRPr="0089456A" w:rsidDel="00912AB7">
          <w:rPr>
            <w:rFonts w:ascii="Times New Roman" w:hAnsi="Times New Roman" w:cs="Times New Roman"/>
            <w:sz w:val="24"/>
            <w:szCs w:val="24"/>
          </w:rPr>
          <w:delText xml:space="preserve">extended </w:delText>
        </w:r>
      </w:del>
      <w:ins w:id="436" w:author="Elizabeth Marks" w:date="2021-04-30T21:58:00Z">
        <w:r w:rsidR="00912AB7">
          <w:rPr>
            <w:rFonts w:ascii="Times New Roman" w:hAnsi="Times New Roman" w:cs="Times New Roman"/>
            <w:sz w:val="24"/>
            <w:szCs w:val="24"/>
          </w:rPr>
          <w:t>project this priority</w:t>
        </w:r>
        <w:r w:rsidR="00912AB7" w:rsidRPr="0089456A">
          <w:rPr>
            <w:rFonts w:ascii="Times New Roman" w:hAnsi="Times New Roman" w:cs="Times New Roman"/>
            <w:sz w:val="24"/>
            <w:szCs w:val="24"/>
          </w:rPr>
          <w:t xml:space="preserve"> </w:t>
        </w:r>
      </w:ins>
      <w:r w:rsidRPr="0089456A">
        <w:rPr>
          <w:rFonts w:ascii="Times New Roman" w:hAnsi="Times New Roman" w:cs="Times New Roman"/>
          <w:sz w:val="24"/>
          <w:szCs w:val="24"/>
        </w:rPr>
        <w:t xml:space="preserve">onto both parties of the observed interaction (Lind &amp; Tyler, 1988). Based on the understanding that both models carry merit, it is likely that our </w:t>
      </w:r>
      <w:del w:id="437" w:author="Elizabeth Marks" w:date="2021-04-30T04:46:00Z">
        <w:r w:rsidRPr="0089456A" w:rsidDel="00C519D5">
          <w:rPr>
            <w:rFonts w:ascii="Times New Roman" w:hAnsi="Times New Roman" w:cs="Times New Roman"/>
            <w:sz w:val="24"/>
            <w:szCs w:val="24"/>
          </w:rPr>
          <w:delText xml:space="preserve">decisions </w:delText>
        </w:r>
      </w:del>
      <w:ins w:id="438" w:author="Elizabeth Marks" w:date="2021-04-30T04:46:00Z">
        <w:r w:rsidR="00C519D5">
          <w:rPr>
            <w:rFonts w:ascii="Times New Roman" w:hAnsi="Times New Roman" w:cs="Times New Roman"/>
            <w:sz w:val="24"/>
            <w:szCs w:val="24"/>
          </w:rPr>
          <w:t>understanding</w:t>
        </w:r>
        <w:r w:rsidR="00C519D5" w:rsidRPr="0089456A">
          <w:rPr>
            <w:rFonts w:ascii="Times New Roman" w:hAnsi="Times New Roman" w:cs="Times New Roman"/>
            <w:sz w:val="24"/>
            <w:szCs w:val="24"/>
          </w:rPr>
          <w:t xml:space="preserve"> </w:t>
        </w:r>
      </w:ins>
      <w:r w:rsidRPr="0089456A">
        <w:rPr>
          <w:rFonts w:ascii="Times New Roman" w:hAnsi="Times New Roman" w:cs="Times New Roman"/>
          <w:sz w:val="24"/>
          <w:szCs w:val="24"/>
        </w:rPr>
        <w:t xml:space="preserve">of fairness </w:t>
      </w:r>
      <w:del w:id="439" w:author="Elizabeth Marks" w:date="2021-04-30T04:46:00Z">
        <w:r w:rsidRPr="0089456A" w:rsidDel="00C519D5">
          <w:rPr>
            <w:rFonts w:ascii="Times New Roman" w:hAnsi="Times New Roman" w:cs="Times New Roman"/>
            <w:sz w:val="24"/>
            <w:szCs w:val="24"/>
          </w:rPr>
          <w:delText xml:space="preserve">are </w:delText>
        </w:r>
      </w:del>
      <w:ins w:id="440" w:author="Elizabeth Marks" w:date="2021-04-30T04:46:00Z">
        <w:r w:rsidR="00C519D5">
          <w:rPr>
            <w:rFonts w:ascii="Times New Roman" w:hAnsi="Times New Roman" w:cs="Times New Roman"/>
            <w:sz w:val="24"/>
            <w:szCs w:val="24"/>
          </w:rPr>
          <w:t>is</w:t>
        </w:r>
        <w:r w:rsidR="00C519D5" w:rsidRPr="0089456A">
          <w:rPr>
            <w:rFonts w:ascii="Times New Roman" w:hAnsi="Times New Roman" w:cs="Times New Roman"/>
            <w:sz w:val="24"/>
            <w:szCs w:val="24"/>
          </w:rPr>
          <w:t xml:space="preserve"> </w:t>
        </w:r>
      </w:ins>
      <w:r w:rsidRPr="0089456A">
        <w:rPr>
          <w:rFonts w:ascii="Times New Roman" w:hAnsi="Times New Roman" w:cs="Times New Roman"/>
          <w:sz w:val="24"/>
          <w:szCs w:val="24"/>
        </w:rPr>
        <w:t>influenced both by our social experiences as well as our understanding of what each party got out of the interaction</w:t>
      </w:r>
      <w:commentRangeStart w:id="441"/>
      <w:r w:rsidRPr="0089456A">
        <w:rPr>
          <w:rFonts w:ascii="Times New Roman" w:hAnsi="Times New Roman" w:cs="Times New Roman"/>
          <w:sz w:val="24"/>
          <w:szCs w:val="24"/>
        </w:rPr>
        <w:t xml:space="preserve">. This process is </w:t>
      </w:r>
      <w:ins w:id="442" w:author="Elizabeth Marks" w:date="2021-04-30T04:47:00Z">
        <w:r w:rsidR="00C519D5">
          <w:rPr>
            <w:rFonts w:ascii="Times New Roman" w:hAnsi="Times New Roman" w:cs="Times New Roman"/>
            <w:sz w:val="24"/>
            <w:szCs w:val="24"/>
          </w:rPr>
          <w:t xml:space="preserve">also </w:t>
        </w:r>
      </w:ins>
      <w:r w:rsidRPr="0089456A">
        <w:rPr>
          <w:rFonts w:ascii="Times New Roman" w:hAnsi="Times New Roman" w:cs="Times New Roman"/>
          <w:sz w:val="24"/>
          <w:szCs w:val="24"/>
        </w:rPr>
        <w:t xml:space="preserve">heavily influenced by the </w:t>
      </w:r>
      <w:del w:id="443" w:author="Elizabeth Marks" w:date="2021-04-29T05:46:00Z">
        <w:r w:rsidRPr="0089456A" w:rsidDel="000C3C07">
          <w:rPr>
            <w:rFonts w:ascii="Times New Roman" w:hAnsi="Times New Roman" w:cs="Times New Roman"/>
            <w:sz w:val="24"/>
            <w:szCs w:val="24"/>
          </w:rPr>
          <w:delText xml:space="preserve">party's </w:delText>
        </w:r>
      </w:del>
      <w:ins w:id="444" w:author="Elizabeth Marks" w:date="2021-04-29T05:46:00Z">
        <w:r w:rsidR="000C3C07" w:rsidRPr="0089456A">
          <w:rPr>
            <w:rFonts w:ascii="Times New Roman" w:hAnsi="Times New Roman" w:cs="Times New Roman"/>
            <w:sz w:val="24"/>
            <w:szCs w:val="24"/>
          </w:rPr>
          <w:t>party</w:t>
        </w:r>
      </w:ins>
      <w:ins w:id="445" w:author="Elizabeth Marks" w:date="2021-04-30T05:35:00Z">
        <w:r w:rsidR="006B569A">
          <w:rPr>
            <w:rFonts w:ascii="Times New Roman" w:hAnsi="Times New Roman" w:cs="Times New Roman"/>
            <w:sz w:val="24"/>
            <w:szCs w:val="24"/>
          </w:rPr>
          <w:t>’</w:t>
        </w:r>
      </w:ins>
      <w:ins w:id="446" w:author="Elizabeth Marks" w:date="2021-04-29T05:46:00Z">
        <w:r w:rsidR="000C3C07" w:rsidRPr="0089456A">
          <w:rPr>
            <w:rFonts w:ascii="Times New Roman" w:hAnsi="Times New Roman" w:cs="Times New Roman"/>
            <w:sz w:val="24"/>
            <w:szCs w:val="24"/>
          </w:rPr>
          <w:t xml:space="preserve">s </w:t>
        </w:r>
      </w:ins>
      <w:r w:rsidRPr="0089456A">
        <w:rPr>
          <w:rFonts w:ascii="Times New Roman" w:hAnsi="Times New Roman" w:cs="Times New Roman"/>
          <w:sz w:val="24"/>
          <w:szCs w:val="24"/>
        </w:rPr>
        <w:t>perception of the procedures</w:t>
      </w:r>
      <w:r w:rsidR="00EF2A12">
        <w:rPr>
          <w:rFonts w:ascii="Times New Roman" w:hAnsi="Times New Roman" w:cs="Times New Roman"/>
          <w:sz w:val="24"/>
          <w:szCs w:val="24"/>
        </w:rPr>
        <w:t xml:space="preserve"> within the organization involved</w:t>
      </w:r>
      <w:r w:rsidRPr="0089456A">
        <w:rPr>
          <w:rFonts w:ascii="Times New Roman" w:hAnsi="Times New Roman" w:cs="Times New Roman"/>
          <w:sz w:val="24"/>
          <w:szCs w:val="24"/>
        </w:rPr>
        <w:t>.</w:t>
      </w:r>
      <w:commentRangeEnd w:id="441"/>
      <w:r w:rsidRPr="0089456A">
        <w:rPr>
          <w:rStyle w:val="CommentReference"/>
          <w:rFonts w:ascii="Times New Roman" w:hAnsi="Times New Roman" w:cs="Times New Roman"/>
          <w:sz w:val="24"/>
          <w:szCs w:val="24"/>
        </w:rPr>
        <w:commentReference w:id="441"/>
      </w:r>
      <w:r w:rsidRPr="0089456A">
        <w:rPr>
          <w:rFonts w:ascii="Times New Roman" w:hAnsi="Times New Roman" w:cs="Times New Roman"/>
          <w:sz w:val="24"/>
          <w:szCs w:val="24"/>
        </w:rPr>
        <w:t xml:space="preserve"> </w:t>
      </w:r>
      <w:r w:rsidR="00494FE0">
        <w:rPr>
          <w:rFonts w:ascii="Times New Roman" w:hAnsi="Times New Roman" w:cs="Times New Roman"/>
          <w:sz w:val="24"/>
          <w:szCs w:val="24"/>
        </w:rPr>
        <w:t xml:space="preserve">Should the procedures for </w:t>
      </w:r>
      <w:ins w:id="447" w:author="Elizabeth Marks" w:date="2021-04-30T21:59:00Z">
        <w:r w:rsidR="00A424D3">
          <w:rPr>
            <w:rFonts w:ascii="Times New Roman" w:hAnsi="Times New Roman" w:cs="Times New Roman"/>
            <w:sz w:val="24"/>
            <w:szCs w:val="24"/>
          </w:rPr>
          <w:t xml:space="preserve">determining how </w:t>
        </w:r>
      </w:ins>
      <w:del w:id="448" w:author="Elizabeth Marks" w:date="2021-04-30T21:59:00Z">
        <w:r w:rsidR="00494FE0" w:rsidDel="00A424D3">
          <w:rPr>
            <w:rFonts w:ascii="Times New Roman" w:hAnsi="Times New Roman" w:cs="Times New Roman"/>
            <w:sz w:val="24"/>
            <w:szCs w:val="24"/>
          </w:rPr>
          <w:delText xml:space="preserve">treating </w:delText>
        </w:r>
      </w:del>
      <w:r w:rsidR="00494FE0">
        <w:rPr>
          <w:rFonts w:ascii="Times New Roman" w:hAnsi="Times New Roman" w:cs="Times New Roman"/>
          <w:sz w:val="24"/>
          <w:szCs w:val="24"/>
        </w:rPr>
        <w:t>employees</w:t>
      </w:r>
      <w:ins w:id="449" w:author="Elizabeth Marks" w:date="2021-04-30T21:59:00Z">
        <w:r w:rsidR="00A424D3">
          <w:rPr>
            <w:rFonts w:ascii="Times New Roman" w:hAnsi="Times New Roman" w:cs="Times New Roman"/>
            <w:sz w:val="24"/>
            <w:szCs w:val="24"/>
          </w:rPr>
          <w:t xml:space="preserve"> are treated</w:t>
        </w:r>
      </w:ins>
      <w:r w:rsidR="00494FE0">
        <w:rPr>
          <w:rFonts w:ascii="Times New Roman" w:hAnsi="Times New Roman" w:cs="Times New Roman"/>
          <w:sz w:val="24"/>
          <w:szCs w:val="24"/>
        </w:rPr>
        <w:t xml:space="preserve"> seem</w:t>
      </w:r>
      <w:r w:rsidR="002168B4">
        <w:rPr>
          <w:rFonts w:ascii="Times New Roman" w:hAnsi="Times New Roman" w:cs="Times New Roman"/>
          <w:sz w:val="24"/>
          <w:szCs w:val="24"/>
        </w:rPr>
        <w:t xml:space="preserve"> </w:t>
      </w:r>
      <w:del w:id="450" w:author="William Hall" w:date="2021-04-28T10:19:00Z">
        <w:r w:rsidR="002168B4" w:rsidDel="002B02C8">
          <w:rPr>
            <w:rFonts w:ascii="Times New Roman" w:hAnsi="Times New Roman" w:cs="Times New Roman"/>
            <w:sz w:val="24"/>
            <w:szCs w:val="24"/>
          </w:rPr>
          <w:delText>to</w:delText>
        </w:r>
        <w:r w:rsidR="00494FE0" w:rsidDel="002B02C8">
          <w:rPr>
            <w:rFonts w:ascii="Times New Roman" w:hAnsi="Times New Roman" w:cs="Times New Roman"/>
            <w:sz w:val="24"/>
            <w:szCs w:val="24"/>
          </w:rPr>
          <w:delText xml:space="preserve"> </w:delText>
        </w:r>
      </w:del>
      <w:r w:rsidR="00494FE0">
        <w:rPr>
          <w:rFonts w:ascii="Times New Roman" w:hAnsi="Times New Roman" w:cs="Times New Roman"/>
          <w:sz w:val="24"/>
          <w:szCs w:val="24"/>
        </w:rPr>
        <w:t>standardize</w:t>
      </w:r>
      <w:ins w:id="451" w:author="William Hall" w:date="2021-04-28T10:19:00Z">
        <w:r w:rsidR="002B02C8">
          <w:rPr>
            <w:rFonts w:ascii="Times New Roman" w:hAnsi="Times New Roman" w:cs="Times New Roman"/>
            <w:sz w:val="24"/>
            <w:szCs w:val="24"/>
          </w:rPr>
          <w:t>d</w:t>
        </w:r>
      </w:ins>
      <w:r w:rsidR="00494FE0">
        <w:rPr>
          <w:rFonts w:ascii="Times New Roman" w:hAnsi="Times New Roman" w:cs="Times New Roman"/>
          <w:sz w:val="24"/>
          <w:szCs w:val="24"/>
        </w:rPr>
        <w:t xml:space="preserve">, they are perceived as more fair </w:t>
      </w:r>
      <w:r w:rsidR="00494FE0" w:rsidRPr="0089456A">
        <w:rPr>
          <w:rFonts w:ascii="Times New Roman" w:hAnsi="Times New Roman" w:cs="Times New Roman"/>
          <w:sz w:val="24"/>
          <w:szCs w:val="24"/>
        </w:rPr>
        <w:t>(Kaiser, Major, Jurcevic, Dover, Brady &amp; Shapiro, 2013)</w:t>
      </w:r>
      <w:r w:rsidR="00494FE0">
        <w:rPr>
          <w:rFonts w:ascii="Times New Roman" w:hAnsi="Times New Roman" w:cs="Times New Roman"/>
          <w:sz w:val="24"/>
          <w:szCs w:val="24"/>
        </w:rPr>
        <w:t xml:space="preserve">. </w:t>
      </w:r>
      <w:r w:rsidRPr="0089456A">
        <w:rPr>
          <w:rFonts w:ascii="Times New Roman" w:hAnsi="Times New Roman" w:cs="Times New Roman"/>
          <w:sz w:val="24"/>
          <w:szCs w:val="24"/>
        </w:rPr>
        <w:t>This perception has also been shown to be vulnerable to the effect of structures within the organization that signal an illusory sense of fairness (Kaiser</w:t>
      </w:r>
      <w:r w:rsidR="00494FE0">
        <w:rPr>
          <w:rFonts w:ascii="Times New Roman" w:hAnsi="Times New Roman" w:cs="Times New Roman"/>
          <w:sz w:val="24"/>
          <w:szCs w:val="24"/>
        </w:rPr>
        <w:t xml:space="preserve"> et al., </w:t>
      </w:r>
      <w:r w:rsidRPr="0089456A">
        <w:rPr>
          <w:rFonts w:ascii="Times New Roman" w:hAnsi="Times New Roman" w:cs="Times New Roman"/>
          <w:sz w:val="24"/>
          <w:szCs w:val="24"/>
        </w:rPr>
        <w:t xml:space="preserve">2013). It stands to reason that signals of a caring organizational culture may have similar influences on an </w:t>
      </w:r>
      <w:del w:id="452" w:author="Elizabeth Marks" w:date="2021-04-29T05:46:00Z">
        <w:r w:rsidRPr="0089456A" w:rsidDel="000C3C07">
          <w:rPr>
            <w:rFonts w:ascii="Times New Roman" w:hAnsi="Times New Roman" w:cs="Times New Roman"/>
            <w:sz w:val="24"/>
            <w:szCs w:val="24"/>
          </w:rPr>
          <w:delText xml:space="preserve">individual's </w:delText>
        </w:r>
      </w:del>
      <w:ins w:id="453" w:author="Elizabeth Marks" w:date="2021-04-29T05:46:00Z">
        <w:r w:rsidR="000C3C07" w:rsidRPr="0089456A">
          <w:rPr>
            <w:rFonts w:ascii="Times New Roman" w:hAnsi="Times New Roman" w:cs="Times New Roman"/>
            <w:sz w:val="24"/>
            <w:szCs w:val="24"/>
          </w:rPr>
          <w:t>individual</w:t>
        </w:r>
      </w:ins>
      <w:ins w:id="454" w:author="Elizabeth Marks" w:date="2021-04-30T05:35:00Z">
        <w:r w:rsidR="006B569A">
          <w:rPr>
            <w:rFonts w:ascii="Times New Roman" w:hAnsi="Times New Roman" w:cs="Times New Roman"/>
            <w:sz w:val="24"/>
            <w:szCs w:val="24"/>
          </w:rPr>
          <w:t>’</w:t>
        </w:r>
      </w:ins>
      <w:ins w:id="455" w:author="Elizabeth Marks" w:date="2021-04-29T05:46:00Z">
        <w:r w:rsidR="000C3C07" w:rsidRPr="0089456A">
          <w:rPr>
            <w:rFonts w:ascii="Times New Roman" w:hAnsi="Times New Roman" w:cs="Times New Roman"/>
            <w:sz w:val="24"/>
            <w:szCs w:val="24"/>
          </w:rPr>
          <w:t xml:space="preserve">s </w:t>
        </w:r>
      </w:ins>
      <w:r w:rsidRPr="0089456A">
        <w:rPr>
          <w:rFonts w:ascii="Times New Roman" w:hAnsi="Times New Roman" w:cs="Times New Roman"/>
          <w:sz w:val="24"/>
          <w:szCs w:val="24"/>
        </w:rPr>
        <w:t>perception of procedural fairness within an organization.</w:t>
      </w:r>
    </w:p>
    <w:p w14:paraId="16E58FBE" w14:textId="37082A4F" w:rsidR="0089456A" w:rsidRPr="0089456A" w:rsidRDefault="0089456A" w:rsidP="0089456A">
      <w:pPr>
        <w:spacing w:line="480" w:lineRule="auto"/>
        <w:ind w:firstLine="720"/>
        <w:rPr>
          <w:rFonts w:ascii="Times New Roman" w:hAnsi="Times New Roman" w:cs="Times New Roman"/>
          <w:sz w:val="24"/>
          <w:szCs w:val="24"/>
        </w:rPr>
      </w:pPr>
      <w:bookmarkStart w:id="456" w:name="_Hlk70546117"/>
      <w:r w:rsidRPr="0089456A">
        <w:rPr>
          <w:rFonts w:ascii="Times New Roman" w:hAnsi="Times New Roman" w:cs="Times New Roman"/>
          <w:sz w:val="24"/>
          <w:szCs w:val="24"/>
        </w:rPr>
        <w:t>Additionally, the decision may lean in favour of an organization (or representative of such) should the situation involve unfair treatment towards a vulnerable member of the system. This comes from an interaction between our motivation to rationalize the status quo</w:t>
      </w:r>
      <w:ins w:id="457" w:author="Elizabeth Marks" w:date="2021-04-30T04:48:00Z">
        <w:r w:rsidR="00C519D5">
          <w:rPr>
            <w:rFonts w:ascii="Times New Roman" w:hAnsi="Times New Roman" w:cs="Times New Roman"/>
            <w:sz w:val="24"/>
            <w:szCs w:val="24"/>
          </w:rPr>
          <w:t xml:space="preserve"> (</w:t>
        </w:r>
      </w:ins>
      <w:del w:id="458" w:author="Elizabeth Marks" w:date="2021-04-30T04:48:00Z">
        <w:r w:rsidRPr="0089456A" w:rsidDel="00C519D5">
          <w:rPr>
            <w:rFonts w:ascii="Times New Roman" w:hAnsi="Times New Roman" w:cs="Times New Roman"/>
            <w:sz w:val="24"/>
            <w:szCs w:val="24"/>
          </w:rPr>
          <w:delText xml:space="preserve">, </w:delText>
        </w:r>
      </w:del>
      <w:r w:rsidRPr="0089456A">
        <w:rPr>
          <w:rFonts w:ascii="Times New Roman" w:hAnsi="Times New Roman" w:cs="Times New Roman"/>
          <w:sz w:val="24"/>
          <w:szCs w:val="24"/>
        </w:rPr>
        <w:t xml:space="preserve">as a </w:t>
      </w:r>
      <w:ins w:id="459" w:author="Elizabeth Marks" w:date="2021-04-30T04:48:00Z">
        <w:r w:rsidR="00C519D5">
          <w:rPr>
            <w:rFonts w:ascii="Times New Roman" w:hAnsi="Times New Roman" w:cs="Times New Roman"/>
            <w:sz w:val="24"/>
            <w:szCs w:val="24"/>
          </w:rPr>
          <w:t>prod</w:t>
        </w:r>
      </w:ins>
      <w:ins w:id="460" w:author="Elizabeth Marks" w:date="2021-04-30T04:49:00Z">
        <w:r w:rsidR="00C519D5">
          <w:rPr>
            <w:rFonts w:ascii="Times New Roman" w:hAnsi="Times New Roman" w:cs="Times New Roman"/>
            <w:sz w:val="24"/>
            <w:szCs w:val="24"/>
          </w:rPr>
          <w:t>uc</w:t>
        </w:r>
      </w:ins>
      <w:del w:id="461" w:author="Elizabeth Marks" w:date="2021-04-30T04:48:00Z">
        <w:r w:rsidRPr="0089456A" w:rsidDel="00C519D5">
          <w:rPr>
            <w:rFonts w:ascii="Times New Roman" w:hAnsi="Times New Roman" w:cs="Times New Roman"/>
            <w:sz w:val="24"/>
            <w:szCs w:val="24"/>
          </w:rPr>
          <w:delText>resul</w:delText>
        </w:r>
      </w:del>
      <w:r w:rsidRPr="0089456A">
        <w:rPr>
          <w:rFonts w:ascii="Times New Roman" w:hAnsi="Times New Roman" w:cs="Times New Roman"/>
          <w:sz w:val="24"/>
          <w:szCs w:val="24"/>
        </w:rPr>
        <w:t>t of system justification</w:t>
      </w:r>
      <w:ins w:id="462" w:author="Elizabeth Marks" w:date="2021-04-30T04:48:00Z">
        <w:r w:rsidR="00C519D5">
          <w:rPr>
            <w:rFonts w:ascii="Times New Roman" w:hAnsi="Times New Roman" w:cs="Times New Roman"/>
            <w:sz w:val="24"/>
            <w:szCs w:val="24"/>
          </w:rPr>
          <w:t>)</w:t>
        </w:r>
      </w:ins>
      <w:r w:rsidRPr="0089456A">
        <w:rPr>
          <w:rFonts w:ascii="Times New Roman" w:hAnsi="Times New Roman" w:cs="Times New Roman"/>
          <w:sz w:val="24"/>
          <w:szCs w:val="24"/>
        </w:rPr>
        <w:t xml:space="preserve"> and a desire to re-establish a sense of order in the face of uncertainty as declared by Compensatory Control Theory (Kay, Whitson, Gaucher &amp; Galinsky, 2009). When </w:t>
      </w:r>
      <w:r w:rsidRPr="0089456A">
        <w:rPr>
          <w:rFonts w:ascii="Times New Roman" w:hAnsi="Times New Roman" w:cs="Times New Roman"/>
          <w:sz w:val="24"/>
          <w:szCs w:val="24"/>
        </w:rPr>
        <w:lastRenderedPageBreak/>
        <w:t xml:space="preserve">the member is treated unfairly, this acts as a threat to the legitimacy of that system. While it was previously discussed that system justification may lead to a bolstering of the positive perception of the organization, there may be another effect. When an instance of </w:t>
      </w:r>
      <w:r w:rsidR="00C74CDF" w:rsidRPr="0089456A">
        <w:rPr>
          <w:rFonts w:ascii="Times New Roman" w:hAnsi="Times New Roman" w:cs="Times New Roman"/>
          <w:sz w:val="24"/>
          <w:szCs w:val="24"/>
        </w:rPr>
        <w:t>inj</w:t>
      </w:r>
      <w:r w:rsidR="00C74CDF">
        <w:rPr>
          <w:rFonts w:ascii="Times New Roman" w:hAnsi="Times New Roman" w:cs="Times New Roman"/>
          <w:sz w:val="24"/>
          <w:szCs w:val="24"/>
        </w:rPr>
        <w:t>ustice</w:t>
      </w:r>
      <w:r w:rsidRPr="0089456A">
        <w:rPr>
          <w:rFonts w:ascii="Times New Roman" w:hAnsi="Times New Roman" w:cs="Times New Roman"/>
          <w:sz w:val="24"/>
          <w:szCs w:val="24"/>
        </w:rPr>
        <w:t xml:space="preserve"> is observed</w:t>
      </w:r>
      <w:r w:rsidR="00C74CDF">
        <w:rPr>
          <w:rFonts w:ascii="Times New Roman" w:hAnsi="Times New Roman" w:cs="Times New Roman"/>
          <w:sz w:val="24"/>
          <w:szCs w:val="24"/>
        </w:rPr>
        <w:t xml:space="preserve">, </w:t>
      </w:r>
      <w:r w:rsidRPr="0089456A">
        <w:rPr>
          <w:rFonts w:ascii="Times New Roman" w:hAnsi="Times New Roman" w:cs="Times New Roman"/>
          <w:sz w:val="24"/>
          <w:szCs w:val="24"/>
        </w:rPr>
        <w:t xml:space="preserve">people lean on </w:t>
      </w:r>
      <w:r w:rsidR="00C74CDF">
        <w:rPr>
          <w:rFonts w:ascii="Times New Roman" w:hAnsi="Times New Roman" w:cs="Times New Roman"/>
          <w:sz w:val="24"/>
          <w:szCs w:val="24"/>
        </w:rPr>
        <w:t>compensatory beliefs</w:t>
      </w:r>
      <w:r w:rsidR="00523ABF">
        <w:rPr>
          <w:rFonts w:ascii="Times New Roman" w:hAnsi="Times New Roman" w:cs="Times New Roman"/>
          <w:sz w:val="24"/>
          <w:szCs w:val="24"/>
        </w:rPr>
        <w:t xml:space="preserve"> that restore their sense of justice. </w:t>
      </w:r>
      <w:commentRangeStart w:id="463"/>
      <w:r w:rsidR="00523ABF">
        <w:rPr>
          <w:rFonts w:ascii="Times New Roman" w:hAnsi="Times New Roman" w:cs="Times New Roman"/>
          <w:sz w:val="24"/>
          <w:szCs w:val="24"/>
        </w:rPr>
        <w:t xml:space="preserve">These beliefs </w:t>
      </w:r>
      <w:del w:id="464" w:author="Elizabeth Marks" w:date="2021-04-30T22:00:00Z">
        <w:r w:rsidR="00523ABF" w:rsidDel="00B021A0">
          <w:rPr>
            <w:rFonts w:ascii="Times New Roman" w:hAnsi="Times New Roman" w:cs="Times New Roman"/>
            <w:sz w:val="24"/>
            <w:szCs w:val="24"/>
          </w:rPr>
          <w:delText>provid</w:delText>
        </w:r>
        <w:r w:rsidR="00DF2433" w:rsidDel="00B021A0">
          <w:rPr>
            <w:rFonts w:ascii="Times New Roman" w:hAnsi="Times New Roman" w:cs="Times New Roman"/>
            <w:sz w:val="24"/>
            <w:szCs w:val="24"/>
          </w:rPr>
          <w:delText xml:space="preserve">e evidence </w:delText>
        </w:r>
      </w:del>
      <w:ins w:id="465" w:author="Elizabeth Marks" w:date="2021-04-30T22:00:00Z">
        <w:r w:rsidR="00B021A0">
          <w:rPr>
            <w:rFonts w:ascii="Times New Roman" w:hAnsi="Times New Roman" w:cs="Times New Roman"/>
            <w:sz w:val="24"/>
            <w:szCs w:val="24"/>
          </w:rPr>
          <w:t xml:space="preserve">are used to find evidence </w:t>
        </w:r>
      </w:ins>
      <w:r w:rsidR="00DF2433">
        <w:rPr>
          <w:rFonts w:ascii="Times New Roman" w:hAnsi="Times New Roman" w:cs="Times New Roman"/>
          <w:sz w:val="24"/>
          <w:szCs w:val="24"/>
        </w:rPr>
        <w:t xml:space="preserve">that </w:t>
      </w:r>
      <w:ins w:id="466" w:author="Elizabeth Marks" w:date="2021-04-30T22:00:00Z">
        <w:r w:rsidR="00B021A0">
          <w:rPr>
            <w:rFonts w:ascii="Times New Roman" w:hAnsi="Times New Roman" w:cs="Times New Roman"/>
            <w:sz w:val="24"/>
            <w:szCs w:val="24"/>
          </w:rPr>
          <w:t xml:space="preserve">could </w:t>
        </w:r>
        <w:r w:rsidR="00944CF8">
          <w:rPr>
            <w:rFonts w:ascii="Times New Roman" w:hAnsi="Times New Roman" w:cs="Times New Roman"/>
            <w:sz w:val="24"/>
            <w:szCs w:val="24"/>
          </w:rPr>
          <w:t xml:space="preserve">suggest </w:t>
        </w:r>
      </w:ins>
      <w:r w:rsidR="00DF2433">
        <w:rPr>
          <w:rFonts w:ascii="Times New Roman" w:hAnsi="Times New Roman" w:cs="Times New Roman"/>
          <w:sz w:val="24"/>
          <w:szCs w:val="24"/>
        </w:rPr>
        <w:t xml:space="preserve">the victim is being compensated in some other way that makes up for the unfair treatment </w:t>
      </w:r>
      <w:r w:rsidRPr="0089456A">
        <w:rPr>
          <w:rFonts w:ascii="Times New Roman" w:hAnsi="Times New Roman" w:cs="Times New Roman"/>
          <w:sz w:val="24"/>
          <w:szCs w:val="24"/>
        </w:rPr>
        <w:t>(Kay, Jost, Mandisodza, Sherman, Petrocelli &amp; Johnson, 2007).</w:t>
      </w:r>
      <w:commentRangeEnd w:id="463"/>
      <w:r w:rsidR="002B02C8">
        <w:rPr>
          <w:rStyle w:val="CommentReference"/>
        </w:rPr>
        <w:commentReference w:id="463"/>
      </w:r>
      <w:r w:rsidRPr="0089456A">
        <w:rPr>
          <w:rFonts w:ascii="Times New Roman" w:hAnsi="Times New Roman" w:cs="Times New Roman"/>
          <w:sz w:val="24"/>
          <w:szCs w:val="24"/>
        </w:rPr>
        <w:t xml:space="preserve">  This would suggest</w:t>
      </w:r>
      <w:del w:id="467" w:author="Elizabeth Marks" w:date="2021-04-30T04:50:00Z">
        <w:r w:rsidRPr="0089456A" w:rsidDel="00C519D5">
          <w:rPr>
            <w:rFonts w:ascii="Times New Roman" w:hAnsi="Times New Roman" w:cs="Times New Roman"/>
            <w:sz w:val="24"/>
            <w:szCs w:val="24"/>
          </w:rPr>
          <w:delText xml:space="preserve">, should </w:delText>
        </w:r>
      </w:del>
      <w:ins w:id="468" w:author="Elizabeth Marks" w:date="2021-04-30T04:50:00Z">
        <w:r w:rsidR="00C519D5">
          <w:rPr>
            <w:rFonts w:ascii="Times New Roman" w:hAnsi="Times New Roman" w:cs="Times New Roman"/>
            <w:sz w:val="24"/>
            <w:szCs w:val="24"/>
          </w:rPr>
          <w:t xml:space="preserve"> that when </w:t>
        </w:r>
      </w:ins>
      <w:r w:rsidRPr="0089456A">
        <w:rPr>
          <w:rFonts w:ascii="Times New Roman" w:hAnsi="Times New Roman" w:cs="Times New Roman"/>
          <w:sz w:val="24"/>
          <w:szCs w:val="24"/>
        </w:rPr>
        <w:t xml:space="preserve">an observer </w:t>
      </w:r>
      <w:ins w:id="469" w:author="Elizabeth Marks" w:date="2021-04-30T04:50:00Z">
        <w:r w:rsidR="00C519D5">
          <w:rPr>
            <w:rFonts w:ascii="Times New Roman" w:hAnsi="Times New Roman" w:cs="Times New Roman"/>
            <w:sz w:val="24"/>
            <w:szCs w:val="24"/>
          </w:rPr>
          <w:t>is a</w:t>
        </w:r>
      </w:ins>
      <w:del w:id="470" w:author="Elizabeth Marks" w:date="2021-04-30T04:50:00Z">
        <w:r w:rsidRPr="0089456A" w:rsidDel="00C519D5">
          <w:rPr>
            <w:rFonts w:ascii="Times New Roman" w:hAnsi="Times New Roman" w:cs="Times New Roman"/>
            <w:sz w:val="24"/>
            <w:szCs w:val="24"/>
          </w:rPr>
          <w:delText>be a</w:delText>
        </w:r>
      </w:del>
      <w:r w:rsidRPr="0089456A">
        <w:rPr>
          <w:rFonts w:ascii="Times New Roman" w:hAnsi="Times New Roman" w:cs="Times New Roman"/>
          <w:sz w:val="24"/>
          <w:szCs w:val="24"/>
        </w:rPr>
        <w:t xml:space="preserve">sked to evaluate the fairness of </w:t>
      </w:r>
      <w:r w:rsidR="00021A0F">
        <w:rPr>
          <w:rFonts w:ascii="Times New Roman" w:hAnsi="Times New Roman" w:cs="Times New Roman"/>
          <w:sz w:val="24"/>
          <w:szCs w:val="24"/>
        </w:rPr>
        <w:t xml:space="preserve">a </w:t>
      </w:r>
      <w:ins w:id="471" w:author="Elizabeth Marks" w:date="2021-04-30T04:50:00Z">
        <w:r w:rsidR="00C519D5">
          <w:rPr>
            <w:rFonts w:ascii="Times New Roman" w:hAnsi="Times New Roman" w:cs="Times New Roman"/>
            <w:sz w:val="24"/>
            <w:szCs w:val="24"/>
          </w:rPr>
          <w:t xml:space="preserve">situation </w:t>
        </w:r>
      </w:ins>
      <w:r w:rsidR="00021A0F">
        <w:rPr>
          <w:rFonts w:ascii="Times New Roman" w:hAnsi="Times New Roman" w:cs="Times New Roman"/>
          <w:sz w:val="24"/>
          <w:szCs w:val="24"/>
        </w:rPr>
        <w:t>where an employee i</w:t>
      </w:r>
      <w:r w:rsidR="00B56F5D">
        <w:rPr>
          <w:rFonts w:ascii="Times New Roman" w:hAnsi="Times New Roman" w:cs="Times New Roman"/>
          <w:sz w:val="24"/>
          <w:szCs w:val="24"/>
        </w:rPr>
        <w:t>s</w:t>
      </w:r>
      <w:r w:rsidR="00021A0F">
        <w:rPr>
          <w:rFonts w:ascii="Times New Roman" w:hAnsi="Times New Roman" w:cs="Times New Roman"/>
          <w:sz w:val="24"/>
          <w:szCs w:val="24"/>
        </w:rPr>
        <w:t xml:space="preserve"> being treated unfairly within an </w:t>
      </w:r>
      <w:del w:id="472" w:author="Elizabeth Marks" w:date="2021-04-30T22:01:00Z">
        <w:r w:rsidR="00021A0F" w:rsidDel="00944CF8">
          <w:rPr>
            <w:rFonts w:ascii="Times New Roman" w:hAnsi="Times New Roman" w:cs="Times New Roman"/>
            <w:sz w:val="24"/>
            <w:szCs w:val="24"/>
          </w:rPr>
          <w:delText xml:space="preserve">organization </w:delText>
        </w:r>
      </w:del>
      <w:ins w:id="473" w:author="Elizabeth Marks" w:date="2021-04-30T22:01:00Z">
        <w:r w:rsidR="00944CF8">
          <w:rPr>
            <w:rFonts w:ascii="Times New Roman" w:hAnsi="Times New Roman" w:cs="Times New Roman"/>
            <w:sz w:val="24"/>
            <w:szCs w:val="24"/>
          </w:rPr>
          <w:t>company</w:t>
        </w:r>
        <w:r w:rsidR="00944CF8">
          <w:rPr>
            <w:rFonts w:ascii="Times New Roman" w:hAnsi="Times New Roman" w:cs="Times New Roman"/>
            <w:sz w:val="24"/>
            <w:szCs w:val="24"/>
          </w:rPr>
          <w:t xml:space="preserve"> </w:t>
        </w:r>
      </w:ins>
      <w:r w:rsidR="00021A0F">
        <w:rPr>
          <w:rFonts w:ascii="Times New Roman" w:hAnsi="Times New Roman" w:cs="Times New Roman"/>
          <w:sz w:val="24"/>
          <w:szCs w:val="24"/>
        </w:rPr>
        <w:t xml:space="preserve">they </w:t>
      </w:r>
      <w:r w:rsidR="00DF6968">
        <w:rPr>
          <w:rFonts w:ascii="Times New Roman" w:hAnsi="Times New Roman" w:cs="Times New Roman"/>
          <w:sz w:val="24"/>
          <w:szCs w:val="24"/>
        </w:rPr>
        <w:t>have a positive perception of</w:t>
      </w:r>
      <w:r w:rsidRPr="0089456A">
        <w:rPr>
          <w:rFonts w:ascii="Times New Roman" w:hAnsi="Times New Roman" w:cs="Times New Roman"/>
          <w:sz w:val="24"/>
          <w:szCs w:val="24"/>
        </w:rPr>
        <w:t xml:space="preserve">, they </w:t>
      </w:r>
      <w:r w:rsidR="00DF6968">
        <w:rPr>
          <w:rFonts w:ascii="Times New Roman" w:hAnsi="Times New Roman" w:cs="Times New Roman"/>
          <w:sz w:val="24"/>
          <w:szCs w:val="24"/>
        </w:rPr>
        <w:t xml:space="preserve">will </w:t>
      </w:r>
      <w:r w:rsidR="00A7591A">
        <w:rPr>
          <w:rFonts w:ascii="Times New Roman" w:hAnsi="Times New Roman" w:cs="Times New Roman"/>
          <w:sz w:val="24"/>
          <w:szCs w:val="24"/>
        </w:rPr>
        <w:t xml:space="preserve">seek out alternative </w:t>
      </w:r>
      <w:del w:id="474" w:author="Elizabeth Marks" w:date="2021-04-30T22:02:00Z">
        <w:r w:rsidR="00021A0F" w:rsidDel="00145FE7">
          <w:rPr>
            <w:rFonts w:ascii="Times New Roman" w:hAnsi="Times New Roman" w:cs="Times New Roman"/>
            <w:sz w:val="24"/>
            <w:szCs w:val="24"/>
          </w:rPr>
          <w:delText xml:space="preserve">evidence </w:delText>
        </w:r>
      </w:del>
      <w:ins w:id="475" w:author="Elizabeth Marks" w:date="2021-04-30T22:02:00Z">
        <w:r w:rsidR="00145FE7">
          <w:rPr>
            <w:rFonts w:ascii="Times New Roman" w:hAnsi="Times New Roman" w:cs="Times New Roman"/>
            <w:sz w:val="24"/>
            <w:szCs w:val="24"/>
          </w:rPr>
          <w:t>interpretations of the event</w:t>
        </w:r>
        <w:r w:rsidR="00145FE7">
          <w:rPr>
            <w:rFonts w:ascii="Times New Roman" w:hAnsi="Times New Roman" w:cs="Times New Roman"/>
            <w:sz w:val="24"/>
            <w:szCs w:val="24"/>
          </w:rPr>
          <w:t xml:space="preserve"> </w:t>
        </w:r>
      </w:ins>
      <w:r w:rsidR="00021A0F">
        <w:rPr>
          <w:rFonts w:ascii="Times New Roman" w:hAnsi="Times New Roman" w:cs="Times New Roman"/>
          <w:sz w:val="24"/>
          <w:szCs w:val="24"/>
        </w:rPr>
        <w:t xml:space="preserve">to suggest that the </w:t>
      </w:r>
      <w:del w:id="476" w:author="Elizabeth Marks" w:date="2021-04-29T05:46:00Z">
        <w:r w:rsidR="00DF6968" w:rsidDel="000C3C07">
          <w:rPr>
            <w:rFonts w:ascii="Times New Roman" w:hAnsi="Times New Roman" w:cs="Times New Roman"/>
            <w:sz w:val="24"/>
            <w:szCs w:val="24"/>
          </w:rPr>
          <w:delText>employee</w:delText>
        </w:r>
        <w:r w:rsidR="00284CBD" w:rsidDel="000C3C07">
          <w:rPr>
            <w:rFonts w:ascii="Times New Roman" w:hAnsi="Times New Roman" w:cs="Times New Roman"/>
            <w:sz w:val="24"/>
            <w:szCs w:val="24"/>
          </w:rPr>
          <w:delText>'</w:delText>
        </w:r>
        <w:r w:rsidR="00DF6968" w:rsidDel="000C3C07">
          <w:rPr>
            <w:rFonts w:ascii="Times New Roman" w:hAnsi="Times New Roman" w:cs="Times New Roman"/>
            <w:sz w:val="24"/>
            <w:szCs w:val="24"/>
          </w:rPr>
          <w:delText xml:space="preserve">s </w:delText>
        </w:r>
      </w:del>
      <w:ins w:id="477" w:author="Elizabeth Marks" w:date="2021-04-29T05:46:00Z">
        <w:r w:rsidR="000C3C07">
          <w:rPr>
            <w:rFonts w:ascii="Times New Roman" w:hAnsi="Times New Roman" w:cs="Times New Roman"/>
            <w:sz w:val="24"/>
            <w:szCs w:val="24"/>
          </w:rPr>
          <w:t>employee</w:t>
        </w:r>
      </w:ins>
      <w:ins w:id="478" w:author="Elizabeth Marks" w:date="2021-04-30T05:35:00Z">
        <w:r w:rsidR="006B569A">
          <w:rPr>
            <w:rFonts w:ascii="Times New Roman" w:hAnsi="Times New Roman" w:cs="Times New Roman"/>
            <w:sz w:val="24"/>
            <w:szCs w:val="24"/>
          </w:rPr>
          <w:t>’</w:t>
        </w:r>
      </w:ins>
      <w:ins w:id="479" w:author="Elizabeth Marks" w:date="2021-04-29T05:46:00Z">
        <w:r w:rsidR="000C3C07">
          <w:rPr>
            <w:rFonts w:ascii="Times New Roman" w:hAnsi="Times New Roman" w:cs="Times New Roman"/>
            <w:sz w:val="24"/>
            <w:szCs w:val="24"/>
          </w:rPr>
          <w:t xml:space="preserve">s </w:t>
        </w:r>
      </w:ins>
      <w:r w:rsidR="00DF6968">
        <w:rPr>
          <w:rFonts w:ascii="Times New Roman" w:hAnsi="Times New Roman" w:cs="Times New Roman"/>
          <w:sz w:val="24"/>
          <w:szCs w:val="24"/>
        </w:rPr>
        <w:t xml:space="preserve">treatment is </w:t>
      </w:r>
      <w:ins w:id="480" w:author="Elizabeth Marks" w:date="2021-04-30T22:01:00Z">
        <w:r w:rsidR="00944CF8">
          <w:rPr>
            <w:rFonts w:ascii="Times New Roman" w:hAnsi="Times New Roman" w:cs="Times New Roman"/>
            <w:sz w:val="24"/>
            <w:szCs w:val="24"/>
          </w:rPr>
          <w:t xml:space="preserve">either </w:t>
        </w:r>
      </w:ins>
      <w:r w:rsidR="00DF6968">
        <w:rPr>
          <w:rFonts w:ascii="Times New Roman" w:hAnsi="Times New Roman" w:cs="Times New Roman"/>
          <w:sz w:val="24"/>
          <w:szCs w:val="24"/>
        </w:rPr>
        <w:t xml:space="preserve">fair or </w:t>
      </w:r>
      <w:ins w:id="481" w:author="Elizabeth Marks" w:date="2021-04-30T22:01:00Z">
        <w:r w:rsidR="00944CF8">
          <w:rPr>
            <w:rFonts w:ascii="Times New Roman" w:hAnsi="Times New Roman" w:cs="Times New Roman"/>
            <w:sz w:val="24"/>
            <w:szCs w:val="24"/>
          </w:rPr>
          <w:t>at least</w:t>
        </w:r>
      </w:ins>
      <w:del w:id="482" w:author="Elizabeth Marks" w:date="2021-04-30T22:01:00Z">
        <w:r w:rsidR="00DF6968" w:rsidDel="00944CF8">
          <w:rPr>
            <w:rFonts w:ascii="Times New Roman" w:hAnsi="Times New Roman" w:cs="Times New Roman"/>
            <w:sz w:val="24"/>
            <w:szCs w:val="24"/>
          </w:rPr>
          <w:delText>is</w:delText>
        </w:r>
      </w:del>
      <w:r w:rsidR="00DF6968">
        <w:rPr>
          <w:rFonts w:ascii="Times New Roman" w:hAnsi="Times New Roman" w:cs="Times New Roman"/>
          <w:sz w:val="24"/>
          <w:szCs w:val="24"/>
        </w:rPr>
        <w:t xml:space="preserve"> made up for in other ways. </w:t>
      </w:r>
    </w:p>
    <w:p w14:paraId="7FC82916" w14:textId="77777777" w:rsidR="0089456A" w:rsidRPr="0089456A" w:rsidRDefault="0089456A" w:rsidP="0089456A">
      <w:pPr>
        <w:spacing w:line="480" w:lineRule="auto"/>
        <w:ind w:firstLine="720"/>
        <w:rPr>
          <w:rFonts w:ascii="Times New Roman" w:hAnsi="Times New Roman" w:cs="Times New Roman"/>
          <w:b/>
          <w:sz w:val="24"/>
          <w:szCs w:val="24"/>
        </w:rPr>
      </w:pPr>
      <w:bookmarkStart w:id="483" w:name="_Hlk70546139"/>
      <w:bookmarkEnd w:id="456"/>
      <w:r w:rsidRPr="0089456A">
        <w:rPr>
          <w:rFonts w:ascii="Times New Roman" w:hAnsi="Times New Roman" w:cs="Times New Roman"/>
          <w:b/>
          <w:sz w:val="24"/>
          <w:szCs w:val="24"/>
        </w:rPr>
        <w:t>Exploitation in the Technology Firms</w:t>
      </w:r>
    </w:p>
    <w:p w14:paraId="694FD48A" w14:textId="4538914C" w:rsidR="008C27C2" w:rsidRDefault="0089456A" w:rsidP="009173FB">
      <w:pPr>
        <w:spacing w:before="100" w:beforeAutospacing="1" w:after="100" w:afterAutospacing="1" w:line="480" w:lineRule="auto"/>
        <w:ind w:firstLine="720"/>
        <w:rPr>
          <w:rFonts w:ascii="Times New Roman" w:hAnsi="Times New Roman" w:cs="Times New Roman"/>
          <w:bCs/>
          <w:sz w:val="24"/>
          <w:szCs w:val="24"/>
        </w:rPr>
      </w:pPr>
      <w:del w:id="484" w:author="William Hall" w:date="2021-04-29T14:55:00Z">
        <w:r w:rsidRPr="0089456A" w:rsidDel="007C1A56">
          <w:rPr>
            <w:rFonts w:ascii="Times New Roman" w:hAnsi="Times New Roman" w:cs="Times New Roman"/>
            <w:bCs/>
            <w:sz w:val="24"/>
            <w:szCs w:val="24"/>
          </w:rPr>
          <w:delText>System Justification Theory raises concerns over the justification of e</w:delText>
        </w:r>
        <w:r w:rsidR="00B56F5D" w:rsidDel="007C1A56">
          <w:rPr>
            <w:rFonts w:ascii="Times New Roman" w:hAnsi="Times New Roman" w:cs="Times New Roman"/>
            <w:bCs/>
            <w:sz w:val="24"/>
            <w:szCs w:val="24"/>
          </w:rPr>
          <w:delText xml:space="preserve">mployees' </w:delText>
        </w:r>
      </w:del>
      <w:ins w:id="485" w:author="Elizabeth Marks" w:date="2021-04-29T05:46:00Z">
        <w:del w:id="486" w:author="William Hall" w:date="2021-04-29T14:55:00Z">
          <w:r w:rsidR="000C3C07" w:rsidRPr="0089456A" w:rsidDel="007C1A56">
            <w:rPr>
              <w:rFonts w:ascii="Times New Roman" w:hAnsi="Times New Roman" w:cs="Times New Roman"/>
              <w:bCs/>
              <w:sz w:val="24"/>
              <w:szCs w:val="24"/>
            </w:rPr>
            <w:delText>e</w:delText>
          </w:r>
          <w:r w:rsidR="000C3C07" w:rsidDel="007C1A56">
            <w:rPr>
              <w:rFonts w:ascii="Times New Roman" w:hAnsi="Times New Roman" w:cs="Times New Roman"/>
              <w:bCs/>
              <w:sz w:val="24"/>
              <w:szCs w:val="24"/>
            </w:rPr>
            <w:delText>mployees</w:delText>
          </w:r>
        </w:del>
      </w:ins>
      <w:ins w:id="487" w:author="Elizabeth Marks" w:date="2021-04-29T05:51:00Z">
        <w:del w:id="488" w:author="William Hall" w:date="2021-04-29T14:55:00Z">
          <w:r w:rsidR="000C3C07" w:rsidDel="007C1A56">
            <w:rPr>
              <w:rFonts w:ascii="Times New Roman" w:hAnsi="Times New Roman" w:cs="Times New Roman"/>
              <w:bCs/>
              <w:sz w:val="24"/>
              <w:szCs w:val="24"/>
            </w:rPr>
            <w:delText>’</w:delText>
          </w:r>
        </w:del>
      </w:ins>
      <w:ins w:id="489" w:author="Elizabeth Marks" w:date="2021-04-29T05:46:00Z">
        <w:del w:id="490" w:author="William Hall" w:date="2021-04-29T14:55:00Z">
          <w:r w:rsidR="000C3C07" w:rsidDel="007C1A56">
            <w:rPr>
              <w:rFonts w:ascii="Times New Roman" w:hAnsi="Times New Roman" w:cs="Times New Roman"/>
              <w:bCs/>
              <w:sz w:val="24"/>
              <w:szCs w:val="24"/>
            </w:rPr>
            <w:delText xml:space="preserve"> </w:delText>
          </w:r>
        </w:del>
      </w:ins>
      <w:del w:id="491" w:author="William Hall" w:date="2021-04-29T14:55:00Z">
        <w:r w:rsidR="00B56F5D" w:rsidDel="007C1A56">
          <w:rPr>
            <w:rFonts w:ascii="Times New Roman" w:hAnsi="Times New Roman" w:cs="Times New Roman"/>
            <w:bCs/>
            <w:sz w:val="24"/>
            <w:szCs w:val="24"/>
          </w:rPr>
          <w:delText>exploitation, which</w:delText>
        </w:r>
        <w:r w:rsidRPr="0089456A" w:rsidDel="007C1A56">
          <w:rPr>
            <w:rFonts w:ascii="Times New Roman" w:hAnsi="Times New Roman" w:cs="Times New Roman"/>
            <w:bCs/>
            <w:sz w:val="24"/>
            <w:szCs w:val="24"/>
          </w:rPr>
          <w:delText xml:space="preserve"> has been discussed mainly within the context of working uncompensated overtime to meet presumably unfair work expectations should they require more than 40 hours for salaried workers to complete (Kim et al., 2019). </w:delText>
        </w:r>
      </w:del>
      <w:r w:rsidRPr="0089456A">
        <w:rPr>
          <w:rFonts w:ascii="Times New Roman" w:hAnsi="Times New Roman" w:cs="Times New Roman"/>
          <w:bCs/>
          <w:sz w:val="24"/>
          <w:szCs w:val="24"/>
        </w:rPr>
        <w:t>Fairness-based accounts of exploitation state that exploitation occurs when an individual is insufficiently compensated for the work they are asked to perform (Zwolinski, 2012). The concept of exploitation itself is subjective in that multiple observers of an event could have varying beliefs as to whether the treatment of a worker was exploitative or not depending on their understanding of the term, interpretation of event and belief of what is fair (Shelby, 2002). As such, an argument could be made that employees are not being exploited when being asked to work more hours either directly or indirectly (through work objectives and deadlines that require more hours of work to be completed on time)</w:t>
      </w:r>
      <w:ins w:id="492" w:author="Elizabeth Marks" w:date="2021-04-30T04:51:00Z">
        <w:r w:rsidR="00C519D5">
          <w:rPr>
            <w:rFonts w:ascii="Times New Roman" w:hAnsi="Times New Roman" w:cs="Times New Roman"/>
            <w:bCs/>
            <w:sz w:val="24"/>
            <w:szCs w:val="24"/>
          </w:rPr>
          <w:t>, w</w:t>
        </w:r>
      </w:ins>
      <w:del w:id="493" w:author="Elizabeth Marks" w:date="2021-04-30T04:51:00Z">
        <w:r w:rsidRPr="0089456A" w:rsidDel="00C519D5">
          <w:rPr>
            <w:rFonts w:ascii="Times New Roman" w:hAnsi="Times New Roman" w:cs="Times New Roman"/>
            <w:bCs/>
            <w:sz w:val="24"/>
            <w:szCs w:val="24"/>
          </w:rPr>
          <w:delText>. W</w:delText>
        </w:r>
      </w:del>
      <w:r w:rsidRPr="0089456A">
        <w:rPr>
          <w:rFonts w:ascii="Times New Roman" w:hAnsi="Times New Roman" w:cs="Times New Roman"/>
          <w:bCs/>
          <w:sz w:val="24"/>
          <w:szCs w:val="24"/>
        </w:rPr>
        <w:t xml:space="preserve">ith the operative word </w:t>
      </w:r>
      <w:del w:id="494" w:author="Elizabeth Marks" w:date="2021-04-30T04:51:00Z">
        <w:r w:rsidRPr="0089456A" w:rsidDel="00C519D5">
          <w:rPr>
            <w:rFonts w:ascii="Times New Roman" w:hAnsi="Times New Roman" w:cs="Times New Roman"/>
            <w:bCs/>
            <w:sz w:val="24"/>
            <w:szCs w:val="24"/>
          </w:rPr>
          <w:delText xml:space="preserve">of the previous statement </w:delText>
        </w:r>
      </w:del>
      <w:r w:rsidRPr="0089456A">
        <w:rPr>
          <w:rFonts w:ascii="Times New Roman" w:hAnsi="Times New Roman" w:cs="Times New Roman"/>
          <w:bCs/>
          <w:sz w:val="24"/>
          <w:szCs w:val="24"/>
        </w:rPr>
        <w:t xml:space="preserve">being </w:t>
      </w:r>
      <w:del w:id="495" w:author="Elizabeth Marks" w:date="2021-04-29T05:46:00Z">
        <w:r w:rsidRPr="0089456A" w:rsidDel="000C3C07">
          <w:rPr>
            <w:rFonts w:ascii="Times New Roman" w:hAnsi="Times New Roman" w:cs="Times New Roman"/>
            <w:bCs/>
            <w:sz w:val="24"/>
            <w:szCs w:val="24"/>
          </w:rPr>
          <w:delText>'asked</w:delText>
        </w:r>
      </w:del>
      <w:ins w:id="496" w:author="Elizabeth Marks" w:date="2021-04-30T05:35:00Z">
        <w:r w:rsidR="006B569A">
          <w:rPr>
            <w:rFonts w:ascii="Times New Roman" w:hAnsi="Times New Roman" w:cs="Times New Roman"/>
            <w:bCs/>
            <w:sz w:val="24"/>
            <w:szCs w:val="24"/>
          </w:rPr>
          <w:t>‘</w:t>
        </w:r>
      </w:ins>
      <w:ins w:id="497" w:author="Elizabeth Marks" w:date="2021-04-29T05:46:00Z">
        <w:r w:rsidR="000C3C07" w:rsidRPr="0089456A">
          <w:rPr>
            <w:rFonts w:ascii="Times New Roman" w:hAnsi="Times New Roman" w:cs="Times New Roman"/>
            <w:bCs/>
            <w:sz w:val="24"/>
            <w:szCs w:val="24"/>
          </w:rPr>
          <w:t>asked</w:t>
        </w:r>
      </w:ins>
      <w:r w:rsidRPr="0089456A">
        <w:rPr>
          <w:rFonts w:ascii="Times New Roman" w:hAnsi="Times New Roman" w:cs="Times New Roman"/>
          <w:bCs/>
          <w:sz w:val="24"/>
          <w:szCs w:val="24"/>
        </w:rPr>
        <w:t>,</w:t>
      </w:r>
      <w:del w:id="498" w:author="Elizabeth Marks" w:date="2021-04-29T05:46:00Z">
        <w:r w:rsidRPr="0089456A" w:rsidDel="000C3C07">
          <w:rPr>
            <w:rFonts w:ascii="Times New Roman" w:hAnsi="Times New Roman" w:cs="Times New Roman"/>
            <w:bCs/>
            <w:sz w:val="24"/>
            <w:szCs w:val="24"/>
          </w:rPr>
          <w:delText xml:space="preserve">' </w:delText>
        </w:r>
      </w:del>
      <w:ins w:id="499" w:author="Elizabeth Marks" w:date="2021-04-30T05:35:00Z">
        <w:r w:rsidR="006B569A">
          <w:rPr>
            <w:rFonts w:ascii="Times New Roman" w:hAnsi="Times New Roman" w:cs="Times New Roman"/>
            <w:bCs/>
            <w:sz w:val="24"/>
            <w:szCs w:val="24"/>
          </w:rPr>
          <w:t>’</w:t>
        </w:r>
      </w:ins>
      <w:ins w:id="500" w:author="Elizabeth Marks" w:date="2021-04-29T05:46:00Z">
        <w:r w:rsidR="000C3C07" w:rsidRPr="0089456A">
          <w:rPr>
            <w:rFonts w:ascii="Times New Roman" w:hAnsi="Times New Roman" w:cs="Times New Roman"/>
            <w:bCs/>
            <w:sz w:val="24"/>
            <w:szCs w:val="24"/>
          </w:rPr>
          <w:t xml:space="preserve"> </w:t>
        </w:r>
      </w:ins>
      <w:r w:rsidRPr="0089456A">
        <w:rPr>
          <w:rFonts w:ascii="Times New Roman" w:hAnsi="Times New Roman" w:cs="Times New Roman"/>
          <w:bCs/>
          <w:sz w:val="24"/>
          <w:szCs w:val="24"/>
        </w:rPr>
        <w:t xml:space="preserve">if an employee is simply asked to carry out this behaviour, then would that not imply they have the option of </w:t>
      </w:r>
      <w:del w:id="501" w:author="Elizabeth Marks" w:date="2021-04-30T22:03:00Z">
        <w:r w:rsidRPr="0089456A" w:rsidDel="00B46D5D">
          <w:rPr>
            <w:rFonts w:ascii="Times New Roman" w:hAnsi="Times New Roman" w:cs="Times New Roman"/>
            <w:bCs/>
            <w:sz w:val="24"/>
            <w:szCs w:val="24"/>
          </w:rPr>
          <w:delText xml:space="preserve">simply </w:delText>
        </w:r>
      </w:del>
      <w:r w:rsidRPr="0089456A">
        <w:rPr>
          <w:rFonts w:ascii="Times New Roman" w:hAnsi="Times New Roman" w:cs="Times New Roman"/>
          <w:bCs/>
          <w:sz w:val="24"/>
          <w:szCs w:val="24"/>
        </w:rPr>
        <w:t xml:space="preserve">saying no? In the context of a workplace, there is an inevitable power imbalance between the employee and the </w:t>
      </w:r>
      <w:del w:id="502" w:author="Elizabeth Marks" w:date="2021-04-29T05:46:00Z">
        <w:r w:rsidRPr="0089456A" w:rsidDel="000C3C07">
          <w:rPr>
            <w:rFonts w:ascii="Times New Roman" w:hAnsi="Times New Roman" w:cs="Times New Roman"/>
            <w:bCs/>
            <w:sz w:val="24"/>
            <w:szCs w:val="24"/>
          </w:rPr>
          <w:delText xml:space="preserve">organization's </w:delText>
        </w:r>
      </w:del>
      <w:ins w:id="503" w:author="Elizabeth Marks" w:date="2021-04-29T05:46:00Z">
        <w:r w:rsidR="000C3C07" w:rsidRPr="0089456A">
          <w:rPr>
            <w:rFonts w:ascii="Times New Roman" w:hAnsi="Times New Roman" w:cs="Times New Roman"/>
            <w:bCs/>
            <w:sz w:val="24"/>
            <w:szCs w:val="24"/>
          </w:rPr>
          <w:t>organization</w:t>
        </w:r>
      </w:ins>
      <w:ins w:id="504" w:author="Elizabeth Marks" w:date="2021-04-30T05:35:00Z">
        <w:r w:rsidR="006B569A">
          <w:rPr>
            <w:rFonts w:ascii="Times New Roman" w:hAnsi="Times New Roman" w:cs="Times New Roman"/>
            <w:bCs/>
            <w:sz w:val="24"/>
            <w:szCs w:val="24"/>
          </w:rPr>
          <w:t>’</w:t>
        </w:r>
      </w:ins>
      <w:ins w:id="505" w:author="Elizabeth Marks" w:date="2021-04-29T05:46:00Z">
        <w:r w:rsidR="000C3C07" w:rsidRPr="0089456A">
          <w:rPr>
            <w:rFonts w:ascii="Times New Roman" w:hAnsi="Times New Roman" w:cs="Times New Roman"/>
            <w:bCs/>
            <w:sz w:val="24"/>
            <w:szCs w:val="24"/>
          </w:rPr>
          <w:t xml:space="preserve">s </w:t>
        </w:r>
      </w:ins>
      <w:r w:rsidRPr="0089456A">
        <w:rPr>
          <w:rFonts w:ascii="Times New Roman" w:hAnsi="Times New Roman" w:cs="Times New Roman"/>
          <w:bCs/>
          <w:sz w:val="24"/>
          <w:szCs w:val="24"/>
        </w:rPr>
        <w:t xml:space="preserve">representative (likely a team lead or manager) who is making the request. This power </w:t>
      </w:r>
      <w:r w:rsidR="00B56F5D">
        <w:rPr>
          <w:rFonts w:ascii="Times New Roman" w:hAnsi="Times New Roman" w:cs="Times New Roman"/>
          <w:bCs/>
          <w:sz w:val="24"/>
          <w:szCs w:val="24"/>
        </w:rPr>
        <w:t>imbalance</w:t>
      </w:r>
      <w:r w:rsidRPr="0089456A">
        <w:rPr>
          <w:rFonts w:ascii="Times New Roman" w:hAnsi="Times New Roman" w:cs="Times New Roman"/>
          <w:bCs/>
          <w:sz w:val="24"/>
          <w:szCs w:val="24"/>
        </w:rPr>
        <w:t xml:space="preserve"> and the multitude of potential negative outcomes </w:t>
      </w:r>
      <w:r w:rsidRPr="0089456A">
        <w:rPr>
          <w:rFonts w:ascii="Times New Roman" w:hAnsi="Times New Roman" w:cs="Times New Roman"/>
          <w:bCs/>
          <w:sz w:val="24"/>
          <w:szCs w:val="24"/>
        </w:rPr>
        <w:lastRenderedPageBreak/>
        <w:t>that an employee may worry about</w:t>
      </w:r>
      <w:r w:rsidR="00D517BE">
        <w:rPr>
          <w:rFonts w:ascii="Times New Roman" w:hAnsi="Times New Roman" w:cs="Times New Roman"/>
          <w:bCs/>
          <w:sz w:val="24"/>
          <w:szCs w:val="24"/>
        </w:rPr>
        <w:t xml:space="preserve"> </w:t>
      </w:r>
      <w:r w:rsidRPr="0089456A">
        <w:rPr>
          <w:rFonts w:ascii="Times New Roman" w:hAnsi="Times New Roman" w:cs="Times New Roman"/>
          <w:bCs/>
          <w:sz w:val="24"/>
          <w:szCs w:val="24"/>
        </w:rPr>
        <w:t>effectively give a request the same psychological weight as an order (Kim et al., 2019). The same could be said for the expectation placed on employees to shoulder mistreatment from their superiors. Should they fear negative repercussions, this creates a psychological barrier to raising their complaints or seeking fair treatment. To ensure that our study captures the aspects of a fairness-based act of exploitation, we followed Kim et al.</w:t>
      </w:r>
      <w:del w:id="506" w:author="Elizabeth Marks" w:date="2021-04-29T05:46:00Z">
        <w:r w:rsidRPr="0089456A" w:rsidDel="000C3C07">
          <w:rPr>
            <w:rFonts w:ascii="Times New Roman" w:hAnsi="Times New Roman" w:cs="Times New Roman"/>
            <w:bCs/>
            <w:sz w:val="24"/>
            <w:szCs w:val="24"/>
          </w:rPr>
          <w:delText xml:space="preserve">'s </w:delText>
        </w:r>
      </w:del>
      <w:ins w:id="507" w:author="Elizabeth Marks" w:date="2021-04-30T05:35:00Z">
        <w:r w:rsidR="006B569A">
          <w:rPr>
            <w:rFonts w:ascii="Times New Roman" w:hAnsi="Times New Roman" w:cs="Times New Roman"/>
            <w:bCs/>
            <w:sz w:val="24"/>
            <w:szCs w:val="24"/>
          </w:rPr>
          <w:t>’</w:t>
        </w:r>
      </w:ins>
      <w:ins w:id="508" w:author="Elizabeth Marks" w:date="2021-04-29T05:46:00Z">
        <w:r w:rsidR="000C3C07" w:rsidRPr="0089456A">
          <w:rPr>
            <w:rFonts w:ascii="Times New Roman" w:hAnsi="Times New Roman" w:cs="Times New Roman"/>
            <w:bCs/>
            <w:sz w:val="24"/>
            <w:szCs w:val="24"/>
          </w:rPr>
          <w:t xml:space="preserve">s </w:t>
        </w:r>
      </w:ins>
      <w:r w:rsidRPr="0089456A">
        <w:rPr>
          <w:rFonts w:ascii="Times New Roman" w:hAnsi="Times New Roman" w:cs="Times New Roman"/>
          <w:bCs/>
          <w:sz w:val="24"/>
          <w:szCs w:val="24"/>
        </w:rPr>
        <w:t xml:space="preserve">(2019) method of clearly communicating to participants that our employee in question was not offered extra compensation for any </w:t>
      </w:r>
      <w:ins w:id="509" w:author="Elizabeth Marks" w:date="2021-04-30T04:53:00Z">
        <w:r w:rsidR="00A35336">
          <w:rPr>
            <w:rFonts w:ascii="Times New Roman" w:hAnsi="Times New Roman" w:cs="Times New Roman"/>
            <w:bCs/>
            <w:sz w:val="24"/>
            <w:szCs w:val="24"/>
          </w:rPr>
          <w:t xml:space="preserve">of the </w:t>
        </w:r>
      </w:ins>
      <w:r w:rsidRPr="0089456A">
        <w:rPr>
          <w:rFonts w:ascii="Times New Roman" w:hAnsi="Times New Roman" w:cs="Times New Roman"/>
          <w:bCs/>
          <w:sz w:val="24"/>
          <w:szCs w:val="24"/>
        </w:rPr>
        <w:t xml:space="preserve">additional work or roles he was asked to take on. </w:t>
      </w:r>
    </w:p>
    <w:p w14:paraId="0CEBBA88" w14:textId="77777777" w:rsidR="0089456A" w:rsidRPr="0089456A" w:rsidRDefault="0089456A" w:rsidP="0089456A">
      <w:pPr>
        <w:spacing w:line="480" w:lineRule="auto"/>
        <w:rPr>
          <w:rFonts w:ascii="Times New Roman" w:hAnsi="Times New Roman" w:cs="Times New Roman"/>
          <w:sz w:val="24"/>
          <w:szCs w:val="24"/>
        </w:rPr>
      </w:pPr>
      <w:r w:rsidRPr="0089456A">
        <w:rPr>
          <w:rFonts w:ascii="Times New Roman" w:hAnsi="Times New Roman" w:cs="Times New Roman"/>
          <w:b/>
          <w:bCs/>
          <w:sz w:val="24"/>
          <w:szCs w:val="24"/>
          <w:lang w:val="en-US"/>
        </w:rPr>
        <w:t>Hypotheses</w:t>
      </w:r>
    </w:p>
    <w:p w14:paraId="0B512A70" w14:textId="1353CB7E" w:rsidR="003F6D9E" w:rsidRPr="009173FB" w:rsidRDefault="008F56A0" w:rsidP="009173FB">
      <w:pPr>
        <w:spacing w:before="100" w:beforeAutospacing="1" w:after="100" w:afterAutospacing="1" w:line="480" w:lineRule="auto"/>
        <w:ind w:firstLine="720"/>
        <w:rPr>
          <w:rFonts w:ascii="Times New Roman" w:hAnsi="Times New Roman" w:cs="Times New Roman"/>
          <w:b/>
          <w:sz w:val="24"/>
          <w:szCs w:val="24"/>
        </w:rPr>
      </w:pPr>
      <w:commentRangeStart w:id="510"/>
      <w:commentRangeStart w:id="511"/>
      <w:commentRangeStart w:id="512"/>
      <w:r w:rsidRPr="0089456A">
        <w:rPr>
          <w:rFonts w:ascii="Times New Roman" w:hAnsi="Times New Roman" w:cs="Times New Roman"/>
          <w:sz w:val="24"/>
          <w:szCs w:val="24"/>
          <w:lang w:val="en-US"/>
        </w:rPr>
        <w:t xml:space="preserve">System justification theory suggests that </w:t>
      </w:r>
      <w:del w:id="513" w:author="Elizabeth Marks" w:date="2021-04-30T02:19:00Z">
        <w:r w:rsidRPr="0089456A" w:rsidDel="00F31396">
          <w:rPr>
            <w:rFonts w:ascii="Times New Roman" w:hAnsi="Times New Roman" w:cs="Times New Roman"/>
            <w:sz w:val="24"/>
            <w:szCs w:val="24"/>
            <w:lang w:val="en-US"/>
          </w:rPr>
          <w:delText>once</w:delText>
        </w:r>
      </w:del>
      <w:del w:id="514" w:author="Elizabeth Marks" w:date="2021-04-29T05:55:00Z">
        <w:r w:rsidRPr="0089456A" w:rsidDel="000C3C07">
          <w:rPr>
            <w:rFonts w:ascii="Times New Roman" w:hAnsi="Times New Roman" w:cs="Times New Roman"/>
            <w:sz w:val="24"/>
            <w:szCs w:val="24"/>
            <w:lang w:val="en-US"/>
          </w:rPr>
          <w:delText xml:space="preserve"> </w:delText>
        </w:r>
      </w:del>
      <w:ins w:id="515" w:author="Elizabeth Marks" w:date="2021-04-30T02:19:00Z">
        <w:r w:rsidR="00F31396">
          <w:rPr>
            <w:rFonts w:ascii="Times New Roman" w:hAnsi="Times New Roman" w:cs="Times New Roman"/>
            <w:sz w:val="24"/>
            <w:szCs w:val="24"/>
            <w:lang w:val="en-US"/>
          </w:rPr>
          <w:t>when someone sees an organization that offe</w:t>
        </w:r>
      </w:ins>
      <w:ins w:id="516" w:author="Elizabeth Marks" w:date="2021-04-30T02:20:00Z">
        <w:r w:rsidR="00F31396">
          <w:rPr>
            <w:rFonts w:ascii="Times New Roman" w:hAnsi="Times New Roman" w:cs="Times New Roman"/>
            <w:sz w:val="24"/>
            <w:szCs w:val="24"/>
            <w:lang w:val="en-US"/>
          </w:rPr>
          <w:t>rs extravagant perks, they</w:t>
        </w:r>
      </w:ins>
      <w:ins w:id="517" w:author="Elizabeth Marks" w:date="2021-04-28T21:20:00Z">
        <w:r w:rsidR="00604996">
          <w:rPr>
            <w:rFonts w:ascii="Times New Roman" w:hAnsi="Times New Roman" w:cs="Times New Roman"/>
            <w:sz w:val="24"/>
            <w:szCs w:val="24"/>
            <w:lang w:val="en-US"/>
          </w:rPr>
          <w:t xml:space="preserve"> </w:t>
        </w:r>
      </w:ins>
      <w:ins w:id="518" w:author="Elizabeth Marks" w:date="2021-04-30T02:20:00Z">
        <w:r w:rsidR="00F31396">
          <w:rPr>
            <w:rFonts w:ascii="Times New Roman" w:hAnsi="Times New Roman" w:cs="Times New Roman"/>
            <w:sz w:val="24"/>
            <w:szCs w:val="24"/>
            <w:lang w:val="en-US"/>
          </w:rPr>
          <w:t>use this information to form a positive perception of the organization as on</w:t>
        </w:r>
      </w:ins>
      <w:ins w:id="519" w:author="Elizabeth Marks" w:date="2021-04-30T02:22:00Z">
        <w:r w:rsidR="00F31396">
          <w:rPr>
            <w:rFonts w:ascii="Times New Roman" w:hAnsi="Times New Roman" w:cs="Times New Roman"/>
            <w:sz w:val="24"/>
            <w:szCs w:val="24"/>
            <w:lang w:val="en-US"/>
          </w:rPr>
          <w:t>e</w:t>
        </w:r>
      </w:ins>
      <w:ins w:id="520" w:author="Elizabeth Marks" w:date="2021-04-30T02:20:00Z">
        <w:r w:rsidR="00F31396">
          <w:rPr>
            <w:rFonts w:ascii="Times New Roman" w:hAnsi="Times New Roman" w:cs="Times New Roman"/>
            <w:sz w:val="24"/>
            <w:szCs w:val="24"/>
            <w:lang w:val="en-US"/>
          </w:rPr>
          <w:t xml:space="preserve"> that is fu</w:t>
        </w:r>
      </w:ins>
      <w:ins w:id="521" w:author="Elizabeth Marks" w:date="2021-04-30T02:21:00Z">
        <w:r w:rsidR="00F31396">
          <w:rPr>
            <w:rFonts w:ascii="Times New Roman" w:hAnsi="Times New Roman" w:cs="Times New Roman"/>
            <w:sz w:val="24"/>
            <w:szCs w:val="24"/>
            <w:lang w:val="en-US"/>
          </w:rPr>
          <w:t>n, laid-back and prioritizes employee wellbeing. After that perception is formed, they</w:t>
        </w:r>
      </w:ins>
      <w:commentRangeStart w:id="522"/>
      <w:del w:id="523" w:author="Elizabeth Marks" w:date="2021-04-28T21:20:00Z">
        <w:r w:rsidRPr="0089456A" w:rsidDel="00604996">
          <w:rPr>
            <w:rFonts w:ascii="Times New Roman" w:hAnsi="Times New Roman" w:cs="Times New Roman"/>
            <w:sz w:val="24"/>
            <w:szCs w:val="24"/>
            <w:lang w:val="en-US"/>
          </w:rPr>
          <w:delText xml:space="preserve">this perception is formed, </w:delText>
        </w:r>
        <w:commentRangeEnd w:id="522"/>
        <w:r w:rsidR="002B02C8" w:rsidDel="00604996">
          <w:rPr>
            <w:rStyle w:val="CommentReference"/>
          </w:rPr>
          <w:commentReference w:id="522"/>
        </w:r>
        <w:r w:rsidRPr="0089456A" w:rsidDel="00604996">
          <w:rPr>
            <w:rFonts w:ascii="Times New Roman" w:hAnsi="Times New Roman" w:cs="Times New Roman"/>
            <w:sz w:val="24"/>
            <w:szCs w:val="24"/>
            <w:lang w:val="en-US"/>
          </w:rPr>
          <w:delText>its holder</w:delText>
        </w:r>
      </w:del>
      <w:r w:rsidRPr="0089456A">
        <w:rPr>
          <w:rFonts w:ascii="Times New Roman" w:hAnsi="Times New Roman" w:cs="Times New Roman"/>
          <w:sz w:val="24"/>
          <w:szCs w:val="24"/>
          <w:lang w:val="en-US"/>
        </w:rPr>
        <w:t xml:space="preserve"> will be strongly motivated to </w:t>
      </w:r>
      <w:del w:id="524" w:author="Elizabeth Marks" w:date="2021-04-30T02:21:00Z">
        <w:r w:rsidRPr="0089456A" w:rsidDel="00F31396">
          <w:rPr>
            <w:rFonts w:ascii="Times New Roman" w:hAnsi="Times New Roman" w:cs="Times New Roman"/>
            <w:sz w:val="24"/>
            <w:szCs w:val="24"/>
            <w:lang w:val="en-US"/>
          </w:rPr>
          <w:delText xml:space="preserve">protect that image </w:delText>
        </w:r>
      </w:del>
      <w:del w:id="525" w:author="Elizabeth Marks" w:date="2021-04-28T21:20:00Z">
        <w:r w:rsidRPr="0089456A" w:rsidDel="00604996">
          <w:rPr>
            <w:rFonts w:ascii="Times New Roman" w:hAnsi="Times New Roman" w:cs="Times New Roman"/>
            <w:sz w:val="24"/>
            <w:szCs w:val="24"/>
            <w:lang w:val="en-US"/>
          </w:rPr>
          <w:delText xml:space="preserve">of the system </w:delText>
        </w:r>
      </w:del>
      <w:del w:id="526" w:author="Elizabeth Marks" w:date="2021-04-30T02:21:00Z">
        <w:r w:rsidRPr="0089456A" w:rsidDel="00F31396">
          <w:rPr>
            <w:rFonts w:ascii="Times New Roman" w:hAnsi="Times New Roman" w:cs="Times New Roman"/>
            <w:sz w:val="24"/>
            <w:szCs w:val="24"/>
            <w:lang w:val="en-US"/>
          </w:rPr>
          <w:delText xml:space="preserve">and </w:delText>
        </w:r>
      </w:del>
      <w:r w:rsidRPr="0089456A">
        <w:rPr>
          <w:rFonts w:ascii="Times New Roman" w:hAnsi="Times New Roman" w:cs="Times New Roman"/>
          <w:sz w:val="24"/>
          <w:szCs w:val="24"/>
          <w:lang w:val="en-US"/>
        </w:rPr>
        <w:t>defend it in the face of contradictory evidence</w:t>
      </w:r>
      <w:ins w:id="527" w:author="Elizabeth Marks" w:date="2021-04-28T21:21:00Z">
        <w:r w:rsidR="00604996">
          <w:rPr>
            <w:rFonts w:ascii="Times New Roman" w:hAnsi="Times New Roman" w:cs="Times New Roman"/>
            <w:sz w:val="24"/>
            <w:szCs w:val="24"/>
            <w:lang w:val="en-US"/>
          </w:rPr>
          <w:t>.</w:t>
        </w:r>
      </w:ins>
      <w:ins w:id="528" w:author="Elizabeth Marks" w:date="2021-04-28T21:20:00Z">
        <w:r w:rsidR="00604996">
          <w:rPr>
            <w:rFonts w:ascii="Times New Roman" w:hAnsi="Times New Roman" w:cs="Times New Roman"/>
            <w:sz w:val="24"/>
            <w:szCs w:val="24"/>
            <w:lang w:val="en-US"/>
          </w:rPr>
          <w:t xml:space="preserve"> </w:t>
        </w:r>
      </w:ins>
      <w:commentRangeEnd w:id="510"/>
      <w:r w:rsidR="007C1A56">
        <w:rPr>
          <w:rStyle w:val="CommentReference"/>
        </w:rPr>
        <w:commentReference w:id="510"/>
      </w:r>
      <w:del w:id="529" w:author="Elizabeth Marks" w:date="2021-04-28T21:21:00Z">
        <w:r w:rsidRPr="0089456A" w:rsidDel="00604996">
          <w:rPr>
            <w:rFonts w:ascii="Times New Roman" w:hAnsi="Times New Roman" w:cs="Times New Roman"/>
            <w:sz w:val="24"/>
            <w:szCs w:val="24"/>
            <w:lang w:val="en-US"/>
          </w:rPr>
          <w:delText>.</w:delText>
        </w:r>
        <w:commentRangeEnd w:id="511"/>
        <w:r w:rsidRPr="0089456A" w:rsidDel="00604996">
          <w:rPr>
            <w:rStyle w:val="CommentReference"/>
            <w:rFonts w:ascii="Times New Roman" w:hAnsi="Times New Roman" w:cs="Times New Roman"/>
            <w:sz w:val="24"/>
            <w:szCs w:val="24"/>
          </w:rPr>
          <w:commentReference w:id="511"/>
        </w:r>
        <w:r w:rsidRPr="0089456A" w:rsidDel="00604996">
          <w:rPr>
            <w:rFonts w:ascii="Times New Roman" w:hAnsi="Times New Roman" w:cs="Times New Roman"/>
            <w:sz w:val="24"/>
            <w:szCs w:val="24"/>
            <w:lang w:val="en-US"/>
          </w:rPr>
          <w:delText xml:space="preserve"> </w:delText>
        </w:r>
      </w:del>
      <w:r w:rsidRPr="0089456A">
        <w:rPr>
          <w:rFonts w:ascii="Times New Roman" w:hAnsi="Times New Roman" w:cs="Times New Roman"/>
          <w:sz w:val="24"/>
          <w:szCs w:val="24"/>
          <w:lang w:val="en-US"/>
        </w:rPr>
        <w:t>In the context of Silicon Valley, the issues of overwork and employee exploitation are</w:t>
      </w:r>
      <w:del w:id="530" w:author="Elizabeth Marks" w:date="2021-04-30T02:23:00Z">
        <w:r w:rsidRPr="0089456A" w:rsidDel="00F31396">
          <w:rPr>
            <w:rFonts w:ascii="Times New Roman" w:hAnsi="Times New Roman" w:cs="Times New Roman"/>
            <w:sz w:val="24"/>
            <w:szCs w:val="24"/>
            <w:lang w:val="en-US"/>
          </w:rPr>
          <w:delText xml:space="preserve"> much more ambiguous</w:delText>
        </w:r>
      </w:del>
      <w:r w:rsidRPr="0089456A">
        <w:rPr>
          <w:rFonts w:ascii="Times New Roman" w:hAnsi="Times New Roman" w:cs="Times New Roman"/>
          <w:sz w:val="24"/>
          <w:szCs w:val="24"/>
          <w:lang w:val="en-US"/>
        </w:rPr>
        <w:t xml:space="preserve"> constructs that challenge the initial image of </w:t>
      </w:r>
      <w:del w:id="531" w:author="Elizabeth Marks" w:date="2021-04-30T02:22:00Z">
        <w:r w:rsidRPr="0089456A" w:rsidDel="00F31396">
          <w:rPr>
            <w:rFonts w:ascii="Times New Roman" w:hAnsi="Times New Roman" w:cs="Times New Roman"/>
            <w:sz w:val="24"/>
            <w:szCs w:val="24"/>
            <w:lang w:val="en-US"/>
          </w:rPr>
          <w:delText>a fun and laid-back work environment</w:delText>
        </w:r>
      </w:del>
      <w:ins w:id="532" w:author="Elizabeth Marks" w:date="2021-04-30T02:22:00Z">
        <w:r w:rsidR="00F31396">
          <w:rPr>
            <w:rFonts w:ascii="Times New Roman" w:hAnsi="Times New Roman" w:cs="Times New Roman"/>
            <w:sz w:val="24"/>
            <w:szCs w:val="24"/>
            <w:lang w:val="en-US"/>
          </w:rPr>
          <w:t>the company</w:t>
        </w:r>
      </w:ins>
      <w:r w:rsidRPr="0089456A">
        <w:rPr>
          <w:rFonts w:ascii="Times New Roman" w:hAnsi="Times New Roman" w:cs="Times New Roman"/>
          <w:sz w:val="24"/>
          <w:szCs w:val="24"/>
          <w:lang w:val="en-US"/>
        </w:rPr>
        <w:t xml:space="preserve">. </w:t>
      </w:r>
      <w:del w:id="533" w:author="Elizabeth Marks" w:date="2021-04-30T02:23:00Z">
        <w:r w:rsidRPr="0089456A" w:rsidDel="00F31396">
          <w:rPr>
            <w:rFonts w:ascii="Times New Roman" w:hAnsi="Times New Roman" w:cs="Times New Roman"/>
            <w:sz w:val="24"/>
            <w:szCs w:val="24"/>
            <w:lang w:val="en-US"/>
          </w:rPr>
          <w:delText xml:space="preserve">If these instances of exploitation are </w:delText>
        </w:r>
      </w:del>
      <w:ins w:id="534" w:author="Elizabeth Marks" w:date="2021-04-30T02:23:00Z">
        <w:r w:rsidR="00F31396">
          <w:rPr>
            <w:rFonts w:ascii="Times New Roman" w:hAnsi="Times New Roman" w:cs="Times New Roman"/>
            <w:sz w:val="24"/>
            <w:szCs w:val="24"/>
            <w:lang w:val="en-US"/>
          </w:rPr>
          <w:t xml:space="preserve">When </w:t>
        </w:r>
      </w:ins>
      <w:r w:rsidRPr="0089456A">
        <w:rPr>
          <w:rFonts w:ascii="Times New Roman" w:hAnsi="Times New Roman" w:cs="Times New Roman"/>
          <w:sz w:val="24"/>
          <w:szCs w:val="24"/>
          <w:lang w:val="en-US"/>
        </w:rPr>
        <w:t>encountered</w:t>
      </w:r>
      <w:ins w:id="535" w:author="Elizabeth Marks" w:date="2021-04-28T21:22:00Z">
        <w:r w:rsidR="00604996">
          <w:rPr>
            <w:rFonts w:ascii="Times New Roman" w:hAnsi="Times New Roman" w:cs="Times New Roman"/>
            <w:sz w:val="24"/>
            <w:szCs w:val="24"/>
            <w:lang w:val="en-US"/>
          </w:rPr>
          <w:t xml:space="preserve">, </w:t>
        </w:r>
      </w:ins>
      <w:del w:id="536" w:author="Elizabeth Marks" w:date="2021-04-28T21:22:00Z">
        <w:r w:rsidRPr="0089456A" w:rsidDel="00604996">
          <w:rPr>
            <w:rFonts w:ascii="Times New Roman" w:hAnsi="Times New Roman" w:cs="Times New Roman"/>
            <w:sz w:val="24"/>
            <w:szCs w:val="24"/>
            <w:lang w:val="en-US"/>
          </w:rPr>
          <w:delText xml:space="preserve"> after an observer has already formed their opinion, </w:delText>
        </w:r>
      </w:del>
      <w:r w:rsidRPr="0089456A">
        <w:rPr>
          <w:rFonts w:ascii="Times New Roman" w:hAnsi="Times New Roman" w:cs="Times New Roman"/>
          <w:sz w:val="24"/>
          <w:szCs w:val="24"/>
          <w:lang w:val="en-US"/>
        </w:rPr>
        <w:t xml:space="preserve">the observer </w:t>
      </w:r>
      <w:ins w:id="537" w:author="Elizabeth Marks" w:date="2021-04-28T21:22:00Z">
        <w:r w:rsidR="00604996">
          <w:rPr>
            <w:rFonts w:ascii="Times New Roman" w:hAnsi="Times New Roman" w:cs="Times New Roman"/>
            <w:sz w:val="24"/>
            <w:szCs w:val="24"/>
            <w:lang w:val="en-US"/>
          </w:rPr>
          <w:t>will</w:t>
        </w:r>
      </w:ins>
      <w:del w:id="538" w:author="Elizabeth Marks" w:date="2021-04-28T21:22:00Z">
        <w:r w:rsidRPr="0089456A" w:rsidDel="00604996">
          <w:rPr>
            <w:rFonts w:ascii="Times New Roman" w:hAnsi="Times New Roman" w:cs="Times New Roman"/>
            <w:sz w:val="24"/>
            <w:szCs w:val="24"/>
            <w:lang w:val="en-US"/>
          </w:rPr>
          <w:delText>could</w:delText>
        </w:r>
      </w:del>
      <w:r w:rsidRPr="0089456A">
        <w:rPr>
          <w:rFonts w:ascii="Times New Roman" w:hAnsi="Times New Roman" w:cs="Times New Roman"/>
          <w:sz w:val="24"/>
          <w:szCs w:val="24"/>
          <w:lang w:val="en-US"/>
        </w:rPr>
        <w:t xml:space="preserve"> justify what they </w:t>
      </w:r>
      <w:del w:id="539" w:author="Elizabeth Marks" w:date="2021-04-30T04:53:00Z">
        <w:r w:rsidRPr="0089456A" w:rsidDel="00A35336">
          <w:rPr>
            <w:rFonts w:ascii="Times New Roman" w:hAnsi="Times New Roman" w:cs="Times New Roman"/>
            <w:sz w:val="24"/>
            <w:szCs w:val="24"/>
            <w:lang w:val="en-US"/>
          </w:rPr>
          <w:delText xml:space="preserve">see </w:delText>
        </w:r>
      </w:del>
      <w:ins w:id="540" w:author="Elizabeth Marks" w:date="2021-04-30T04:53:00Z">
        <w:r w:rsidR="00A35336" w:rsidRPr="0089456A">
          <w:rPr>
            <w:rFonts w:ascii="Times New Roman" w:hAnsi="Times New Roman" w:cs="Times New Roman"/>
            <w:sz w:val="24"/>
            <w:szCs w:val="24"/>
            <w:lang w:val="en-US"/>
          </w:rPr>
          <w:t>s</w:t>
        </w:r>
        <w:r w:rsidR="00A35336">
          <w:rPr>
            <w:rFonts w:ascii="Times New Roman" w:hAnsi="Times New Roman" w:cs="Times New Roman"/>
            <w:sz w:val="24"/>
            <w:szCs w:val="24"/>
            <w:lang w:val="en-US"/>
          </w:rPr>
          <w:t>aw</w:t>
        </w:r>
        <w:r w:rsidR="00A35336" w:rsidRPr="0089456A">
          <w:rPr>
            <w:rFonts w:ascii="Times New Roman" w:hAnsi="Times New Roman" w:cs="Times New Roman"/>
            <w:sz w:val="24"/>
            <w:szCs w:val="24"/>
            <w:lang w:val="en-US"/>
          </w:rPr>
          <w:t xml:space="preserve"> </w:t>
        </w:r>
      </w:ins>
      <w:r w:rsidRPr="0089456A">
        <w:rPr>
          <w:rFonts w:ascii="Times New Roman" w:hAnsi="Times New Roman" w:cs="Times New Roman"/>
          <w:sz w:val="24"/>
          <w:szCs w:val="24"/>
          <w:lang w:val="en-US"/>
        </w:rPr>
        <w:t xml:space="preserve">in order to protect their positive perception of the organization. Should this be the case, it could help explain why these issues of unfairly compensated overtime and exploitation remain </w:t>
      </w:r>
      <w:del w:id="541" w:author="William Hall" w:date="2021-04-29T14:58:00Z">
        <w:r w:rsidRPr="0089456A" w:rsidDel="007C1A56">
          <w:rPr>
            <w:rFonts w:ascii="Times New Roman" w:hAnsi="Times New Roman" w:cs="Times New Roman"/>
            <w:sz w:val="24"/>
            <w:szCs w:val="24"/>
            <w:lang w:val="en-US"/>
          </w:rPr>
          <w:delText xml:space="preserve">a consistent issue </w:delText>
        </w:r>
      </w:del>
      <w:r w:rsidRPr="0089456A">
        <w:rPr>
          <w:rFonts w:ascii="Times New Roman" w:hAnsi="Times New Roman" w:cs="Times New Roman"/>
          <w:sz w:val="24"/>
          <w:szCs w:val="24"/>
          <w:lang w:val="en-US"/>
        </w:rPr>
        <w:t>despite the increasing number of calls to address the problem</w:t>
      </w:r>
      <w:ins w:id="542" w:author="Elizabeth Marks" w:date="2021-04-30T04:55:00Z">
        <w:r w:rsidR="00A35336">
          <w:rPr>
            <w:rFonts w:ascii="Times New Roman" w:hAnsi="Times New Roman" w:cs="Times New Roman"/>
            <w:sz w:val="24"/>
            <w:szCs w:val="24"/>
            <w:lang w:val="en-US"/>
          </w:rPr>
          <w:t xml:space="preserve"> </w:t>
        </w:r>
        <w:r w:rsidR="00A35336" w:rsidRPr="00A35336">
          <w:rPr>
            <w:rFonts w:ascii="Times New Roman" w:hAnsi="Times New Roman" w:cs="Times New Roman"/>
            <w:sz w:val="24"/>
            <w:szCs w:val="24"/>
            <w:lang w:val="en-US"/>
          </w:rPr>
          <w:t>(Gewirtz, 2017, Griffith, 2019)</w:t>
        </w:r>
      </w:ins>
      <w:r w:rsidRPr="0089456A">
        <w:rPr>
          <w:rFonts w:ascii="Times New Roman" w:hAnsi="Times New Roman" w:cs="Times New Roman"/>
          <w:sz w:val="24"/>
          <w:szCs w:val="24"/>
          <w:lang w:val="en-US"/>
        </w:rPr>
        <w:t>.</w:t>
      </w:r>
      <w:commentRangeStart w:id="543"/>
      <w:r w:rsidRPr="0089456A">
        <w:rPr>
          <w:rFonts w:ascii="Times New Roman" w:hAnsi="Times New Roman" w:cs="Times New Roman"/>
          <w:sz w:val="24"/>
          <w:szCs w:val="24"/>
          <w:lang w:val="en-US"/>
        </w:rPr>
        <w:t xml:space="preserve"> </w:t>
      </w:r>
      <w:commentRangeEnd w:id="512"/>
      <w:r w:rsidRPr="0089456A">
        <w:rPr>
          <w:rStyle w:val="CommentReference"/>
          <w:rFonts w:ascii="Times New Roman" w:hAnsi="Times New Roman" w:cs="Times New Roman"/>
          <w:sz w:val="24"/>
          <w:szCs w:val="24"/>
        </w:rPr>
        <w:commentReference w:id="512"/>
      </w:r>
      <w:ins w:id="544" w:author="Elizabeth Marks" w:date="2021-04-28T21:22:00Z">
        <w:r w:rsidR="00604996" w:rsidRPr="0089456A" w:rsidDel="00604996">
          <w:rPr>
            <w:rFonts w:ascii="Times New Roman" w:hAnsi="Times New Roman" w:cs="Times New Roman"/>
            <w:sz w:val="24"/>
            <w:szCs w:val="24"/>
            <w:lang w:val="en-US"/>
          </w:rPr>
          <w:t xml:space="preserve"> </w:t>
        </w:r>
      </w:ins>
      <w:moveFromRangeStart w:id="545" w:author="Elizabeth Marks" w:date="2021-04-28T21:22:00Z" w:name="move70537392"/>
      <w:commentRangeStart w:id="546"/>
      <w:moveFrom w:id="547" w:author="Elizabeth Marks" w:date="2021-04-28T21:22:00Z">
        <w:r w:rsidR="009173FB" w:rsidRPr="0089456A" w:rsidDel="00604996">
          <w:rPr>
            <w:rFonts w:ascii="Times New Roman" w:hAnsi="Times New Roman" w:cs="Times New Roman"/>
            <w:sz w:val="24"/>
            <w:szCs w:val="24"/>
            <w:lang w:val="en-US"/>
          </w:rPr>
          <w:t>Voices challenging this phenomenon are met with harsh critique</w:t>
        </w:r>
        <w:r w:rsidR="0012131D" w:rsidDel="00604996">
          <w:rPr>
            <w:rFonts w:ascii="Times New Roman" w:hAnsi="Times New Roman" w:cs="Times New Roman"/>
            <w:sz w:val="24"/>
            <w:szCs w:val="24"/>
            <w:lang w:val="en-US"/>
          </w:rPr>
          <w:t xml:space="preserve"> as</w:t>
        </w:r>
        <w:r w:rsidR="0012131D" w:rsidRPr="001E0C86" w:rsidDel="00604996">
          <w:rPr>
            <w:rFonts w:ascii="Times New Roman" w:hAnsi="Times New Roman" w:cs="Times New Roman"/>
            <w:sz w:val="24"/>
            <w:szCs w:val="24"/>
            <w:lang w:val="en-US"/>
          </w:rPr>
          <w:t xml:space="preserve"> 50 hours work weeks are rebranded as "hustle culture" or "rise and grind."</w:t>
        </w:r>
        <w:r w:rsidR="009173FB" w:rsidRPr="0089456A" w:rsidDel="00604996">
          <w:rPr>
            <w:rFonts w:ascii="Times New Roman" w:hAnsi="Times New Roman" w:cs="Times New Roman"/>
            <w:sz w:val="24"/>
            <w:szCs w:val="24"/>
            <w:lang w:val="en-US"/>
          </w:rPr>
          <w:t xml:space="preserve"> (Gewirtz, 2017, Griffith, 2019).</w:t>
        </w:r>
        <w:commentRangeEnd w:id="543"/>
        <w:r w:rsidR="002B02C8" w:rsidDel="00604996">
          <w:rPr>
            <w:rStyle w:val="CommentReference"/>
          </w:rPr>
          <w:commentReference w:id="543"/>
        </w:r>
        <w:r w:rsidR="009173FB" w:rsidRPr="0089456A" w:rsidDel="00604996">
          <w:rPr>
            <w:rFonts w:ascii="Times New Roman" w:hAnsi="Times New Roman" w:cs="Times New Roman"/>
            <w:sz w:val="24"/>
            <w:szCs w:val="24"/>
            <w:lang w:val="en-US"/>
          </w:rPr>
          <w:t xml:space="preserve"> </w:t>
        </w:r>
        <w:commentRangeEnd w:id="546"/>
        <w:r w:rsidR="009173FB" w:rsidRPr="0089456A" w:rsidDel="00604996">
          <w:rPr>
            <w:rStyle w:val="CommentReference"/>
            <w:rFonts w:ascii="Times New Roman" w:hAnsi="Times New Roman" w:cs="Times New Roman"/>
            <w:sz w:val="24"/>
            <w:szCs w:val="24"/>
          </w:rPr>
          <w:commentReference w:id="546"/>
        </w:r>
      </w:moveFrom>
      <w:moveFromRangeEnd w:id="545"/>
      <w:r w:rsidR="0089456A" w:rsidRPr="0089456A">
        <w:rPr>
          <w:rFonts w:ascii="Times New Roman" w:hAnsi="Times New Roman" w:cs="Times New Roman"/>
          <w:sz w:val="24"/>
          <w:szCs w:val="24"/>
        </w:rPr>
        <w:t xml:space="preserve">To investigate the impact of </w:t>
      </w:r>
      <w:r w:rsidR="006A0246">
        <w:rPr>
          <w:rFonts w:ascii="Times New Roman" w:hAnsi="Times New Roman" w:cs="Times New Roman"/>
          <w:sz w:val="24"/>
          <w:szCs w:val="24"/>
        </w:rPr>
        <w:t xml:space="preserve">the presence of </w:t>
      </w:r>
      <w:del w:id="548" w:author="Elizabeth Marks" w:date="2021-04-30T22:05:00Z">
        <w:r w:rsidR="006A0246" w:rsidDel="003C4594">
          <w:rPr>
            <w:rFonts w:ascii="Times New Roman" w:hAnsi="Times New Roman" w:cs="Times New Roman"/>
            <w:sz w:val="24"/>
            <w:szCs w:val="24"/>
          </w:rPr>
          <w:delText xml:space="preserve">fun and </w:delText>
        </w:r>
      </w:del>
      <w:r w:rsidR="00C6729F">
        <w:rPr>
          <w:rFonts w:ascii="Times New Roman" w:hAnsi="Times New Roman" w:cs="Times New Roman"/>
          <w:sz w:val="24"/>
          <w:szCs w:val="24"/>
        </w:rPr>
        <w:t>novel</w:t>
      </w:r>
      <w:r w:rsidR="0089456A" w:rsidRPr="0089456A">
        <w:rPr>
          <w:rFonts w:ascii="Times New Roman" w:hAnsi="Times New Roman" w:cs="Times New Roman"/>
          <w:sz w:val="24"/>
          <w:szCs w:val="24"/>
        </w:rPr>
        <w:t xml:space="preserve"> perks</w:t>
      </w:r>
      <w:r w:rsidR="00C6729F">
        <w:rPr>
          <w:rFonts w:ascii="Times New Roman" w:hAnsi="Times New Roman" w:cs="Times New Roman"/>
          <w:sz w:val="24"/>
          <w:szCs w:val="24"/>
        </w:rPr>
        <w:t xml:space="preserve"> within an organization</w:t>
      </w:r>
      <w:r w:rsidR="0089456A" w:rsidRPr="0089456A">
        <w:rPr>
          <w:rFonts w:ascii="Times New Roman" w:hAnsi="Times New Roman" w:cs="Times New Roman"/>
          <w:sz w:val="24"/>
          <w:szCs w:val="24"/>
        </w:rPr>
        <w:t xml:space="preserve"> on the bolstering of positive perceptions of tech organizations in the face of conflicting information, we plan to explore the following three hypotheses. First, observers who encounter an organization with the</w:t>
      </w:r>
      <w:del w:id="549" w:author="Elizabeth Marks" w:date="2021-04-29T05:55:00Z">
        <w:r w:rsidR="0089456A" w:rsidRPr="0089456A" w:rsidDel="000C3C07">
          <w:rPr>
            <w:rFonts w:ascii="Times New Roman" w:hAnsi="Times New Roman" w:cs="Times New Roman"/>
            <w:sz w:val="24"/>
            <w:szCs w:val="24"/>
          </w:rPr>
          <w:delText xml:space="preserve"> </w:delText>
        </w:r>
      </w:del>
      <w:r w:rsidR="0089456A" w:rsidRPr="0089456A">
        <w:rPr>
          <w:rFonts w:ascii="Times New Roman" w:hAnsi="Times New Roman" w:cs="Times New Roman"/>
          <w:sz w:val="24"/>
          <w:szCs w:val="24"/>
        </w:rPr>
        <w:t xml:space="preserve"> novel perks seen in </w:t>
      </w:r>
      <w:del w:id="550" w:author="Elizabeth Marks" w:date="2021-04-30T22:06:00Z">
        <w:r w:rsidR="0089456A" w:rsidRPr="0089456A" w:rsidDel="00E57306">
          <w:rPr>
            <w:rFonts w:ascii="Times New Roman" w:hAnsi="Times New Roman" w:cs="Times New Roman"/>
            <w:sz w:val="24"/>
            <w:szCs w:val="24"/>
          </w:rPr>
          <w:delText>silicon valley</w:delText>
        </w:r>
      </w:del>
      <w:ins w:id="551" w:author="Elizabeth Marks" w:date="2021-04-30T22:06:00Z">
        <w:r w:rsidR="00E57306" w:rsidRPr="0089456A">
          <w:rPr>
            <w:rFonts w:ascii="Times New Roman" w:hAnsi="Times New Roman" w:cs="Times New Roman"/>
            <w:sz w:val="24"/>
            <w:szCs w:val="24"/>
          </w:rPr>
          <w:t>Silicon Valley</w:t>
        </w:r>
      </w:ins>
      <w:r w:rsidR="0089456A" w:rsidRPr="0089456A">
        <w:rPr>
          <w:rFonts w:ascii="Times New Roman" w:hAnsi="Times New Roman" w:cs="Times New Roman"/>
          <w:sz w:val="24"/>
          <w:szCs w:val="24"/>
        </w:rPr>
        <w:t xml:space="preserve"> will rate instances of exploitation as more justified than participants who encounter a version of the organization without novel perks. Our second </w:t>
      </w:r>
      <w:r w:rsidR="0089456A" w:rsidRPr="0089456A">
        <w:rPr>
          <w:rFonts w:ascii="Times New Roman" w:hAnsi="Times New Roman" w:cs="Times New Roman"/>
          <w:sz w:val="24"/>
          <w:szCs w:val="24"/>
        </w:rPr>
        <w:lastRenderedPageBreak/>
        <w:t xml:space="preserve">hypothesis is that participants who encounter the organization with novel perks will rate instances of mistreatment as more justified than participants who encounter the version of the organization without novel perks. Lastly, we predict that participants who encounter the organization with novel perks will consider higher expectations than industry norms as more acceptable than participants who encounter the organization without novel perks. </w:t>
      </w:r>
      <w:bookmarkEnd w:id="77"/>
    </w:p>
    <w:bookmarkEnd w:id="483"/>
    <w:p w14:paraId="1363A136" w14:textId="77777777" w:rsidR="00A02AE3" w:rsidRPr="0089456A" w:rsidRDefault="00A02AE3" w:rsidP="00A02AE3">
      <w:pPr>
        <w:pStyle w:val="NormalWeb"/>
        <w:spacing w:before="0" w:beforeAutospacing="0" w:after="0" w:afterAutospacing="0" w:line="480" w:lineRule="auto"/>
        <w:jc w:val="center"/>
      </w:pPr>
      <w:r w:rsidRPr="0089456A">
        <w:rPr>
          <w:b/>
          <w:bCs/>
        </w:rPr>
        <w:t>Methods</w:t>
      </w:r>
    </w:p>
    <w:p w14:paraId="702C4D6A" w14:textId="77777777" w:rsidR="00A02AE3" w:rsidRPr="0089456A" w:rsidRDefault="00A02AE3" w:rsidP="00A02AE3">
      <w:pPr>
        <w:pStyle w:val="NormalWeb"/>
        <w:spacing w:before="0" w:beforeAutospacing="0" w:after="0" w:afterAutospacing="0" w:line="480" w:lineRule="auto"/>
      </w:pPr>
      <w:r w:rsidRPr="0089456A">
        <w:rPr>
          <w:b/>
          <w:bCs/>
        </w:rPr>
        <w:t>Sample</w:t>
      </w:r>
    </w:p>
    <w:p w14:paraId="6EA2C035" w14:textId="440EC692" w:rsidR="00A02AE3" w:rsidRPr="0089456A" w:rsidRDefault="00A02AE3" w:rsidP="00A02AE3">
      <w:pPr>
        <w:pStyle w:val="NormalWeb"/>
        <w:spacing w:before="0" w:beforeAutospacing="0" w:after="0" w:afterAutospacing="0" w:line="480" w:lineRule="auto"/>
        <w:ind w:firstLine="720"/>
      </w:pPr>
      <w:commentRangeStart w:id="552"/>
      <w:r w:rsidRPr="0089456A">
        <w:t>Participants were 291 (</w:t>
      </w:r>
      <w:r w:rsidRPr="0089456A">
        <w:rPr>
          <w:i/>
          <w:iCs/>
        </w:rPr>
        <w:t>M</w:t>
      </w:r>
      <w:r w:rsidRPr="0089456A">
        <w:rPr>
          <w:i/>
          <w:iCs/>
          <w:vertAlign w:val="subscript"/>
        </w:rPr>
        <w:t xml:space="preserve">age </w:t>
      </w:r>
      <w:r w:rsidRPr="0089456A">
        <w:t>= 19.35,</w:t>
      </w:r>
      <w:r w:rsidRPr="0089456A">
        <w:rPr>
          <w:i/>
          <w:iCs/>
        </w:rPr>
        <w:t xml:space="preserve"> SD</w:t>
      </w:r>
      <w:r w:rsidRPr="0089456A">
        <w:rPr>
          <w:i/>
          <w:iCs/>
          <w:vertAlign w:val="subscript"/>
        </w:rPr>
        <w:t>age</w:t>
      </w:r>
      <w:r w:rsidRPr="0089456A">
        <w:rPr>
          <w:i/>
          <w:iCs/>
        </w:rPr>
        <w:t xml:space="preserve"> </w:t>
      </w:r>
      <w:r w:rsidRPr="0089456A">
        <w:t xml:space="preserve">= 2.38) undergraduate students enrolled at Brock University.  </w:t>
      </w:r>
      <w:del w:id="553" w:author="Elizabeth Marks" w:date="2021-04-30T22:06:00Z">
        <w:r w:rsidRPr="0089456A" w:rsidDel="009226CF">
          <w:delText xml:space="preserve">Participants </w:delText>
        </w:r>
      </w:del>
      <w:ins w:id="554" w:author="Elizabeth Marks" w:date="2021-04-30T22:06:00Z">
        <w:r w:rsidR="009226CF">
          <w:t>The sample was</w:t>
        </w:r>
      </w:ins>
      <w:ins w:id="555" w:author="Elizabeth Marks" w:date="2021-04-29T05:56:00Z">
        <w:r w:rsidR="000C3C07">
          <w:t xml:space="preserve"> </w:t>
        </w:r>
      </w:ins>
      <w:r w:rsidRPr="0089456A">
        <w:t xml:space="preserve">recruited on </w:t>
      </w:r>
      <w:del w:id="556" w:author="Elizabeth Marks" w:date="2021-04-29T05:46:00Z">
        <w:r w:rsidRPr="0089456A" w:rsidDel="000C3C07">
          <w:delText>Brock</w:delText>
        </w:r>
        <w:r w:rsidR="00284CBD" w:rsidDel="000C3C07">
          <w:delText>'</w:delText>
        </w:r>
        <w:r w:rsidRPr="0089456A" w:rsidDel="000C3C07">
          <w:delText xml:space="preserve">s </w:delText>
        </w:r>
      </w:del>
      <w:ins w:id="557" w:author="Elizabeth Marks" w:date="2021-04-29T05:46:00Z">
        <w:r w:rsidR="000C3C07" w:rsidRPr="0089456A">
          <w:t>Brock</w:t>
        </w:r>
      </w:ins>
      <w:ins w:id="558" w:author="Elizabeth Marks" w:date="2021-04-30T05:35:00Z">
        <w:r w:rsidR="006B569A">
          <w:t>’</w:t>
        </w:r>
      </w:ins>
      <w:ins w:id="559" w:author="Elizabeth Marks" w:date="2021-04-29T05:46:00Z">
        <w:r w:rsidR="000C3C07" w:rsidRPr="0089456A">
          <w:t xml:space="preserve">s </w:t>
        </w:r>
      </w:ins>
      <w:r w:rsidRPr="0089456A">
        <w:t>online platform</w:t>
      </w:r>
      <w:ins w:id="560" w:author="Elizabeth Marks" w:date="2021-04-30T22:06:00Z">
        <w:r w:rsidR="009226CF">
          <w:t>,</w:t>
        </w:r>
      </w:ins>
      <w:r w:rsidRPr="0089456A">
        <w:t xml:space="preserve"> SONA</w:t>
      </w:r>
      <w:ins w:id="561" w:author="Elizabeth Marks" w:date="2021-04-30T22:06:00Z">
        <w:r w:rsidR="009226CF">
          <w:t>,</w:t>
        </w:r>
      </w:ins>
      <w:r w:rsidRPr="0089456A">
        <w:t xml:space="preserve"> and compensated with class credit. Five participants were excluded from the analyses after failing one or more of the attention check measures. An additional twelve participants were excluded for leaving the majority of the survey blank</w:t>
      </w:r>
      <w:ins w:id="562" w:author="Elizabeth Marks" w:date="2021-04-29T05:56:00Z">
        <w:r w:rsidR="000C3C07">
          <w:t>,</w:t>
        </w:r>
      </w:ins>
      <w:r w:rsidRPr="0089456A">
        <w:t xml:space="preserve"> and one participant was excluded for not answering either </w:t>
      </w:r>
      <w:ins w:id="563" w:author="Elizabeth Marks" w:date="2021-04-30T22:07:00Z">
        <w:r w:rsidR="002F7D6C">
          <w:t xml:space="preserve">item in the </w:t>
        </w:r>
      </w:ins>
      <w:r w:rsidRPr="0089456A">
        <w:t xml:space="preserve">manipulation check. Thus, only 291 participants were included in the reported analyses. Of the remaining sample, 67% </w:t>
      </w:r>
      <w:del w:id="564" w:author="Elizabeth Marks" w:date="2021-04-29T05:56:00Z">
        <w:r w:rsidRPr="0089456A" w:rsidDel="000C3C07">
          <w:delText xml:space="preserve">was </w:delText>
        </w:r>
      </w:del>
      <w:ins w:id="565" w:author="Elizabeth Marks" w:date="2021-04-29T05:56:00Z">
        <w:r w:rsidR="000C3C07" w:rsidRPr="0089456A">
          <w:t>w</w:t>
        </w:r>
        <w:r w:rsidR="000C3C07">
          <w:t>ere</w:t>
        </w:r>
        <w:r w:rsidR="000C3C07" w:rsidRPr="0089456A">
          <w:t xml:space="preserve"> </w:t>
        </w:r>
      </w:ins>
      <w:r w:rsidRPr="0089456A">
        <w:t>under the age of 20</w:t>
      </w:r>
      <w:ins w:id="566" w:author="Elizabeth Marks" w:date="2021-04-29T05:56:00Z">
        <w:r w:rsidR="000C3C07">
          <w:t>,</w:t>
        </w:r>
      </w:ins>
      <w:r w:rsidRPr="0089456A">
        <w:t xml:space="preserve"> with only 2.4% over the age of 25. The vast majority of the sample was female (83.8%)</w:t>
      </w:r>
      <w:ins w:id="567" w:author="Elizabeth Marks" w:date="2021-04-29T05:56:00Z">
        <w:r w:rsidR="000C3C07">
          <w:t>,</w:t>
        </w:r>
      </w:ins>
      <w:r w:rsidRPr="0089456A">
        <w:t xml:space="preserve"> with one non-binary participant and the remainder identifying as male (15.8%). The majority also identified as White/Caucasian/European (64.6%), Asian (12.7%) or Black/African-American (6.5%). Participants were asked which department of Brock they belonged to</w:t>
      </w:r>
      <w:ins w:id="568" w:author="Elizabeth Marks" w:date="2021-04-29T05:56:00Z">
        <w:r w:rsidR="000C3C07">
          <w:t>,</w:t>
        </w:r>
      </w:ins>
      <w:r w:rsidRPr="0089456A">
        <w:t xml:space="preserve"> and the sample mostly studied Social Sciences (35.2%), Health Sciences (29.3%) and Education (22.4%). It is of note that only 5.1% of the sample consisted of students studying Mathematics and Science.</w:t>
      </w:r>
      <w:commentRangeEnd w:id="552"/>
      <w:r w:rsidRPr="0089456A">
        <w:rPr>
          <w:rStyle w:val="CommentReference"/>
          <w:rFonts w:eastAsiaTheme="minorHAnsi"/>
          <w:sz w:val="24"/>
          <w:szCs w:val="24"/>
          <w:lang w:eastAsia="en-US"/>
        </w:rPr>
        <w:commentReference w:id="552"/>
      </w:r>
    </w:p>
    <w:p w14:paraId="74B4B640" w14:textId="77777777" w:rsidR="00A02AE3" w:rsidRPr="0089456A" w:rsidRDefault="00A02AE3" w:rsidP="00A02AE3">
      <w:pPr>
        <w:pStyle w:val="NormalWeb"/>
        <w:spacing w:before="0" w:beforeAutospacing="0" w:after="0" w:afterAutospacing="0" w:line="480" w:lineRule="auto"/>
      </w:pPr>
      <w:r w:rsidRPr="0089456A">
        <w:rPr>
          <w:b/>
          <w:bCs/>
        </w:rPr>
        <w:t>Procedure</w:t>
      </w:r>
    </w:p>
    <w:p w14:paraId="1F9F9BB0" w14:textId="37C2D376" w:rsidR="00A02AE3" w:rsidRPr="0089456A" w:rsidRDefault="00A02AE3" w:rsidP="00B01F94">
      <w:pPr>
        <w:pStyle w:val="NormalWeb"/>
        <w:spacing w:before="0" w:beforeAutospacing="0" w:after="0" w:afterAutospacing="0" w:line="480" w:lineRule="auto"/>
        <w:ind w:firstLine="720"/>
      </w:pPr>
      <w:r w:rsidRPr="0089456A">
        <w:t xml:space="preserve">Participants were randomly assigned into one of two conditions that differed based on the presence of </w:t>
      </w:r>
      <w:commentRangeStart w:id="569"/>
      <w:del w:id="570" w:author="Elizabeth Marks" w:date="2021-04-28T21:23:00Z">
        <w:r w:rsidRPr="0089456A" w:rsidDel="00604996">
          <w:delText xml:space="preserve">clan-culture signalling </w:delText>
        </w:r>
      </w:del>
      <w:del w:id="571" w:author="Elizabeth Marks" w:date="2021-04-28T21:25:00Z">
        <w:r w:rsidRPr="0089456A" w:rsidDel="00604996">
          <w:delText>perks</w:delText>
        </w:r>
      </w:del>
      <w:ins w:id="572" w:author="Elizabeth Marks" w:date="2021-04-28T21:25:00Z">
        <w:r w:rsidR="00604996">
          <w:t>the extravagant perks common for tech companies</w:t>
        </w:r>
      </w:ins>
      <w:r w:rsidRPr="0089456A">
        <w:t xml:space="preserve"> </w:t>
      </w:r>
      <w:commentRangeEnd w:id="569"/>
      <w:r w:rsidR="002B02C8">
        <w:rPr>
          <w:rStyle w:val="CommentReference"/>
          <w:rFonts w:asciiTheme="minorHAnsi" w:eastAsiaTheme="minorHAnsi" w:hAnsiTheme="minorHAnsi" w:cstheme="minorBidi"/>
          <w:lang w:eastAsia="en-US"/>
        </w:rPr>
        <w:commentReference w:id="569"/>
      </w:r>
      <w:r w:rsidRPr="0089456A">
        <w:t xml:space="preserve">in the experimental condition and </w:t>
      </w:r>
      <w:r w:rsidRPr="0089456A">
        <w:lastRenderedPageBreak/>
        <w:t xml:space="preserve">lack thereof in the control condition. All participants encountered the same initial introduction that described a fictitious employee named John who worked as a software developer at a company called CCM. Next, participants in the control condition were shown an online brochure </w:t>
      </w:r>
      <w:r w:rsidRPr="00F31396">
        <w:t xml:space="preserve">displaying the employee benefits available to members within CCM. These can be seen in </w:t>
      </w:r>
      <w:commentRangeStart w:id="573"/>
      <w:r w:rsidR="00F82D04" w:rsidRPr="00F31396">
        <w:rPr>
          <w:rPrChange w:id="574" w:author="Elizabeth Marks" w:date="2021-04-30T02:26:00Z">
            <w:rPr>
              <w:b/>
              <w:bCs/>
            </w:rPr>
          </w:rPrChange>
        </w:rPr>
        <w:t>A</w:t>
      </w:r>
      <w:r w:rsidRPr="00F31396">
        <w:rPr>
          <w:rPrChange w:id="575" w:author="Elizabeth Marks" w:date="2021-04-30T02:26:00Z">
            <w:rPr>
              <w:b/>
              <w:bCs/>
            </w:rPr>
          </w:rPrChange>
        </w:rPr>
        <w:t>ppendix A</w:t>
      </w:r>
      <w:commentRangeEnd w:id="573"/>
      <w:r w:rsidR="003A09C1" w:rsidRPr="00F31396">
        <w:rPr>
          <w:rStyle w:val="CommentReference"/>
          <w:rFonts w:asciiTheme="minorHAnsi" w:eastAsiaTheme="minorHAnsi" w:hAnsiTheme="minorHAnsi" w:cstheme="minorBidi"/>
          <w:lang w:eastAsia="en-US"/>
        </w:rPr>
        <w:commentReference w:id="573"/>
      </w:r>
      <w:r w:rsidRPr="00F31396">
        <w:t>. They describe a generic set of benefits</w:t>
      </w:r>
      <w:ins w:id="576" w:author="Elizabeth Marks" w:date="2021-04-29T05:51:00Z">
        <w:r w:rsidR="000C3C07" w:rsidRPr="00F31396">
          <w:t>,</w:t>
        </w:r>
      </w:ins>
      <w:r w:rsidRPr="00F31396">
        <w:t xml:space="preserve"> including prescription drug coverage, vision and dental coverage, and mental health benefits. Members of the experimental condition were provided with an online brochure containing a set of benefits that included the following </w:t>
      </w:r>
      <w:del w:id="577" w:author="Elizabeth Marks" w:date="2021-04-28T21:24:00Z">
        <w:r w:rsidRPr="00F31396" w:rsidDel="00604996">
          <w:delText xml:space="preserve">clan-culture signalling </w:delText>
        </w:r>
      </w:del>
      <w:r w:rsidRPr="00F31396">
        <w:t xml:space="preserve">perks: several free meal options such as onsite cafes, a staff games room, an onsite gym, and an employee nap room. This brochure can also be seen in </w:t>
      </w:r>
      <w:r w:rsidR="00E31917" w:rsidRPr="00F31396">
        <w:rPr>
          <w:rPrChange w:id="578" w:author="Elizabeth Marks" w:date="2021-04-30T02:26:00Z">
            <w:rPr>
              <w:b/>
              <w:bCs/>
            </w:rPr>
          </w:rPrChange>
        </w:rPr>
        <w:t>A</w:t>
      </w:r>
      <w:r w:rsidRPr="00F31396">
        <w:rPr>
          <w:rPrChange w:id="579" w:author="Elizabeth Marks" w:date="2021-04-30T02:26:00Z">
            <w:rPr>
              <w:b/>
              <w:bCs/>
            </w:rPr>
          </w:rPrChange>
        </w:rPr>
        <w:t>ppendix A</w:t>
      </w:r>
      <w:r w:rsidRPr="00F31396">
        <w:t>. Participants</w:t>
      </w:r>
      <w:r w:rsidRPr="0089456A">
        <w:t xml:space="preserve"> in both conditions then completed the set of measures for our three key dependent variables as well as a variety of exploratory measures.  </w:t>
      </w:r>
    </w:p>
    <w:p w14:paraId="492471A0" w14:textId="77777777" w:rsidR="00A02AE3" w:rsidRPr="0089456A" w:rsidRDefault="00A02AE3" w:rsidP="00A02AE3">
      <w:pPr>
        <w:pStyle w:val="NormalWeb"/>
        <w:spacing w:before="0" w:beforeAutospacing="0" w:after="0" w:afterAutospacing="0" w:line="480" w:lineRule="auto"/>
      </w:pPr>
      <w:r w:rsidRPr="0089456A">
        <w:rPr>
          <w:b/>
          <w:bCs/>
        </w:rPr>
        <w:t>Key Outcome Measures </w:t>
      </w:r>
    </w:p>
    <w:p w14:paraId="1627D3EE" w14:textId="77777777" w:rsidR="00A02AE3" w:rsidRPr="0089456A" w:rsidRDefault="00A02AE3" w:rsidP="00A02AE3">
      <w:pPr>
        <w:pStyle w:val="NormalWeb"/>
        <w:spacing w:before="0" w:beforeAutospacing="0" w:after="0" w:afterAutospacing="0" w:line="480" w:lineRule="auto"/>
        <w:ind w:firstLine="720"/>
        <w:rPr>
          <w:lang w:val="en-US"/>
        </w:rPr>
      </w:pPr>
      <w:r w:rsidRPr="0089456A">
        <w:rPr>
          <w:b/>
          <w:bCs/>
        </w:rPr>
        <w:t xml:space="preserve">Exploitation Justification. </w:t>
      </w:r>
      <w:r w:rsidRPr="0089456A">
        <w:t xml:space="preserve">After learning about CCM, participants completed two items designed to measure the degree to which they justified exploitative behaviour being carried out towards John. </w:t>
      </w:r>
      <w:commentRangeStart w:id="580"/>
      <w:r w:rsidRPr="0089456A">
        <w:rPr>
          <w:lang w:val="en-US"/>
        </w:rPr>
        <w:t>The inter-item correlation was significant but not sufficient for aggregation (</w:t>
      </w:r>
      <w:r w:rsidRPr="0089456A">
        <w:rPr>
          <w:i/>
          <w:iCs/>
          <w:lang w:val="en-US"/>
        </w:rPr>
        <w:t>r</w:t>
      </w:r>
      <w:r w:rsidRPr="0089456A">
        <w:rPr>
          <w:lang w:val="en-US"/>
        </w:rPr>
        <w:t xml:space="preserve"> = 0.28, </w:t>
      </w:r>
      <w:r w:rsidRPr="0089456A">
        <w:rPr>
          <w:i/>
          <w:iCs/>
          <w:lang w:val="en-US"/>
        </w:rPr>
        <w:t xml:space="preserve">p </w:t>
      </w:r>
      <w:r w:rsidRPr="0089456A">
        <w:rPr>
          <w:lang w:val="en-US"/>
        </w:rPr>
        <w:t>&lt; .001).</w:t>
      </w:r>
      <w:commentRangeEnd w:id="580"/>
      <w:r w:rsidRPr="0089456A">
        <w:rPr>
          <w:rStyle w:val="CommentReference"/>
          <w:rFonts w:eastAsiaTheme="minorHAnsi"/>
          <w:sz w:val="24"/>
          <w:szCs w:val="24"/>
          <w:lang w:eastAsia="en-US"/>
        </w:rPr>
        <w:commentReference w:id="580"/>
      </w:r>
      <w:r w:rsidRPr="0089456A">
        <w:rPr>
          <w:lang w:val="en-US"/>
        </w:rPr>
        <w:t xml:space="preserve"> </w:t>
      </w:r>
    </w:p>
    <w:p w14:paraId="10FA0BE9" w14:textId="273E80A8" w:rsidR="00A02AE3" w:rsidRPr="0089456A" w:rsidRDefault="00A02AE3" w:rsidP="00A02AE3">
      <w:pPr>
        <w:pStyle w:val="NormalWeb"/>
        <w:spacing w:before="0" w:beforeAutospacing="0" w:after="0" w:afterAutospacing="0" w:line="480" w:lineRule="auto"/>
        <w:ind w:firstLine="720"/>
      </w:pPr>
      <w:r w:rsidRPr="0089456A">
        <w:rPr>
          <w:lang w:val="en-US"/>
        </w:rPr>
        <w:t xml:space="preserve">Both items presented the participant with a vignette describing an instance of exploitation from leadership at CCM </w:t>
      </w:r>
      <w:moveFromRangeStart w:id="581" w:author="Elizabeth Marks" w:date="2021-04-28T21:29:00Z" w:name="move70537804"/>
      <w:moveFrom w:id="582" w:author="Elizabeth Marks" w:date="2021-04-28T21:29:00Z">
        <w:r w:rsidRPr="0089456A" w:rsidDel="00604996">
          <w:rPr>
            <w:lang w:val="en-US"/>
          </w:rPr>
          <w:t xml:space="preserve">(e.g., </w:t>
        </w:r>
        <w:commentRangeStart w:id="583"/>
        <w:r w:rsidR="00284CBD" w:rsidDel="00604996">
          <w:rPr>
            <w:lang w:val="en-US"/>
          </w:rPr>
          <w:t>"</w:t>
        </w:r>
        <w:r w:rsidRPr="0089456A" w:rsidDel="00604996">
          <w:rPr>
            <w:lang w:val="en-US"/>
          </w:rPr>
          <w:t>A manager at CCM is sick, and no one from management can fill in. John is asked to take over the manager's duties until they come back so things can continue moving smoothly</w:t>
        </w:r>
        <w:commentRangeEnd w:id="583"/>
        <w:r w:rsidR="00862F1B" w:rsidDel="00604996">
          <w:rPr>
            <w:rStyle w:val="CommentReference"/>
            <w:rFonts w:asciiTheme="minorHAnsi" w:eastAsiaTheme="minorHAnsi" w:hAnsiTheme="minorHAnsi" w:cstheme="minorBidi"/>
            <w:lang w:eastAsia="en-US"/>
          </w:rPr>
          <w:commentReference w:id="583"/>
        </w:r>
        <w:r w:rsidR="00284CBD" w:rsidDel="00604996">
          <w:rPr>
            <w:lang w:val="en-US"/>
          </w:rPr>
          <w:t>"</w:t>
        </w:r>
        <w:r w:rsidRPr="0089456A" w:rsidDel="00604996">
          <w:rPr>
            <w:lang w:val="en-US"/>
          </w:rPr>
          <w:t xml:space="preserve">) </w:t>
        </w:r>
      </w:moveFrom>
      <w:moveFromRangeEnd w:id="581"/>
      <w:r w:rsidRPr="0089456A">
        <w:rPr>
          <w:lang w:val="en-US"/>
        </w:rPr>
        <w:t xml:space="preserve">before asking them to rate, on a </w:t>
      </w:r>
      <w:r w:rsidRPr="0089456A">
        <w:t xml:space="preserve">7-point Likert scale from </w:t>
      </w:r>
      <w:del w:id="584" w:author="Elizabeth Marks" w:date="2021-04-29T05:46:00Z">
        <w:r w:rsidRPr="0089456A" w:rsidDel="000C3C07">
          <w:delText>"</w:delText>
        </w:r>
      </w:del>
      <w:ins w:id="585" w:author="Elizabeth Marks" w:date="2021-04-30T05:35:00Z">
        <w:r w:rsidR="006B569A">
          <w:t>“</w:t>
        </w:r>
      </w:ins>
      <w:r w:rsidRPr="0089456A">
        <w:t>1</w:t>
      </w:r>
      <w:del w:id="586" w:author="Elizabeth Marks" w:date="2021-04-29T05:46:00Z">
        <w:r w:rsidRPr="0089456A" w:rsidDel="000C3C07">
          <w:delText xml:space="preserve">" </w:delText>
        </w:r>
      </w:del>
      <w:ins w:id="587" w:author="Elizabeth Marks" w:date="2021-04-30T05:35:00Z">
        <w:r w:rsidR="006B569A">
          <w:t>”</w:t>
        </w:r>
      </w:ins>
      <w:ins w:id="588" w:author="Elizabeth Marks" w:date="2021-04-29T05:46:00Z">
        <w:r w:rsidR="000C3C07" w:rsidRPr="0089456A">
          <w:t xml:space="preserve"> </w:t>
        </w:r>
      </w:ins>
      <w:r w:rsidRPr="0089456A">
        <w:t>(</w:t>
      </w:r>
      <w:r w:rsidRPr="0089456A">
        <w:rPr>
          <w:i/>
          <w:iCs/>
        </w:rPr>
        <w:t xml:space="preserve">strongly disagree) </w:t>
      </w:r>
      <w:r w:rsidRPr="0089456A">
        <w:t xml:space="preserve">to </w:t>
      </w:r>
      <w:del w:id="589" w:author="Elizabeth Marks" w:date="2021-04-29T05:46:00Z">
        <w:r w:rsidRPr="0089456A" w:rsidDel="000C3C07">
          <w:delText>"</w:delText>
        </w:r>
      </w:del>
      <w:ins w:id="590" w:author="Elizabeth Marks" w:date="2021-04-30T05:35:00Z">
        <w:r w:rsidR="006B569A">
          <w:t>“</w:t>
        </w:r>
      </w:ins>
      <w:r w:rsidRPr="0089456A">
        <w:t>7</w:t>
      </w:r>
      <w:del w:id="591" w:author="Elizabeth Marks" w:date="2021-04-29T05:46:00Z">
        <w:r w:rsidRPr="0089456A" w:rsidDel="000C3C07">
          <w:delText xml:space="preserve">" </w:delText>
        </w:r>
      </w:del>
      <w:ins w:id="592" w:author="Elizabeth Marks" w:date="2021-04-30T05:35:00Z">
        <w:r w:rsidR="006B569A">
          <w:t>”</w:t>
        </w:r>
      </w:ins>
      <w:ins w:id="593" w:author="Elizabeth Marks" w:date="2021-04-29T05:46:00Z">
        <w:r w:rsidR="000C3C07" w:rsidRPr="0089456A">
          <w:t xml:space="preserve"> </w:t>
        </w:r>
      </w:ins>
      <w:r w:rsidRPr="0089456A">
        <w:rPr>
          <w:i/>
          <w:iCs/>
        </w:rPr>
        <w:t>(strongly agree</w:t>
      </w:r>
      <w:r w:rsidRPr="0089456A">
        <w:t xml:space="preserve">), the degree to which they believed the </w:t>
      </w:r>
      <w:del w:id="594" w:author="Elizabeth Marks" w:date="2021-04-29T05:46:00Z">
        <w:r w:rsidRPr="0089456A" w:rsidDel="000C3C07">
          <w:delText>leader</w:delText>
        </w:r>
        <w:r w:rsidR="00284CBD" w:rsidDel="000C3C07">
          <w:delText>'</w:delText>
        </w:r>
        <w:r w:rsidRPr="0089456A" w:rsidDel="000C3C07">
          <w:delText xml:space="preserve">s </w:delText>
        </w:r>
      </w:del>
      <w:ins w:id="595" w:author="Elizabeth Marks" w:date="2021-04-29T05:46:00Z">
        <w:r w:rsidR="000C3C07" w:rsidRPr="0089456A">
          <w:t>leader</w:t>
        </w:r>
      </w:ins>
      <w:ins w:id="596" w:author="Elizabeth Marks" w:date="2021-04-30T05:35:00Z">
        <w:r w:rsidR="006B569A">
          <w:t>’</w:t>
        </w:r>
      </w:ins>
      <w:ins w:id="597" w:author="Elizabeth Marks" w:date="2021-04-29T05:46:00Z">
        <w:r w:rsidR="000C3C07" w:rsidRPr="0089456A">
          <w:t xml:space="preserve">s </w:t>
        </w:r>
      </w:ins>
      <w:r w:rsidRPr="0089456A">
        <w:t>behaviour was reasonabl</w:t>
      </w:r>
      <w:ins w:id="598" w:author="Elizabeth Marks" w:date="2021-04-28T21:29:00Z">
        <w:r w:rsidR="00604996">
          <w:t xml:space="preserve">e </w:t>
        </w:r>
      </w:ins>
      <w:moveToRangeStart w:id="599" w:author="Elizabeth Marks" w:date="2021-04-28T21:29:00Z" w:name="move70537804"/>
      <w:moveTo w:id="600" w:author="Elizabeth Marks" w:date="2021-04-28T21:29:00Z">
        <w:r w:rsidR="00604996" w:rsidRPr="0089456A">
          <w:rPr>
            <w:lang w:val="en-US"/>
          </w:rPr>
          <w:t xml:space="preserve">(e.g., </w:t>
        </w:r>
        <w:commentRangeStart w:id="601"/>
        <w:del w:id="602" w:author="Elizabeth Marks" w:date="2021-04-29T05:46:00Z">
          <w:r w:rsidR="00604996" w:rsidDel="000C3C07">
            <w:rPr>
              <w:lang w:val="en-US"/>
            </w:rPr>
            <w:delText>"</w:delText>
          </w:r>
        </w:del>
      </w:moveTo>
      <w:ins w:id="603" w:author="Elizabeth Marks" w:date="2021-04-30T05:35:00Z">
        <w:r w:rsidR="006B569A">
          <w:rPr>
            <w:lang w:val="en-US"/>
          </w:rPr>
          <w:t>“</w:t>
        </w:r>
      </w:ins>
      <w:moveTo w:id="604" w:author="Elizabeth Marks" w:date="2021-04-28T21:29:00Z">
        <w:r w:rsidR="00604996" w:rsidRPr="0089456A">
          <w:rPr>
            <w:lang w:val="en-US"/>
          </w:rPr>
          <w:t>A manager at CCM is sick, and no one from management can fill in. John is asked to take over the manager</w:t>
        </w:r>
        <w:del w:id="605" w:author="Elizabeth Marks" w:date="2021-04-29T05:46:00Z">
          <w:r w:rsidR="00604996" w:rsidRPr="0089456A" w:rsidDel="000C3C07">
            <w:rPr>
              <w:lang w:val="en-US"/>
            </w:rPr>
            <w:delText>'</w:delText>
          </w:r>
        </w:del>
      </w:moveTo>
      <w:ins w:id="606" w:author="Elizabeth Marks" w:date="2021-04-30T05:35:00Z">
        <w:r w:rsidR="006B569A">
          <w:rPr>
            <w:lang w:val="en-US"/>
          </w:rPr>
          <w:t>’</w:t>
        </w:r>
      </w:ins>
      <w:moveTo w:id="607" w:author="Elizabeth Marks" w:date="2021-04-28T21:29:00Z">
        <w:r w:rsidR="00604996" w:rsidRPr="0089456A">
          <w:rPr>
            <w:lang w:val="en-US"/>
          </w:rPr>
          <w:t>s duties until they come back so things can continue moving smoothly</w:t>
        </w:r>
        <w:commentRangeEnd w:id="601"/>
        <w:r w:rsidR="00604996">
          <w:rPr>
            <w:rStyle w:val="CommentReference"/>
            <w:rFonts w:asciiTheme="minorHAnsi" w:eastAsiaTheme="minorHAnsi" w:hAnsiTheme="minorHAnsi" w:cstheme="minorBidi"/>
            <w:lang w:eastAsia="en-US"/>
          </w:rPr>
          <w:commentReference w:id="601"/>
        </w:r>
      </w:moveTo>
      <w:ins w:id="608" w:author="Elizabeth Marks" w:date="2021-04-28T21:29:00Z">
        <w:r w:rsidR="00604996">
          <w:rPr>
            <w:lang w:val="en-US"/>
          </w:rPr>
          <w:t>.</w:t>
        </w:r>
      </w:ins>
      <w:ins w:id="609" w:author="Elizabeth Marks" w:date="2021-04-30T05:35:00Z">
        <w:r w:rsidR="006B569A">
          <w:rPr>
            <w:lang w:val="en-US"/>
          </w:rPr>
          <w:t>” “</w:t>
        </w:r>
      </w:ins>
      <w:ins w:id="610" w:author="Elizabeth Marks" w:date="2021-04-28T21:30:00Z">
        <w:r w:rsidR="00604996" w:rsidRPr="00604996">
          <w:rPr>
            <w:lang w:val="en-US"/>
          </w:rPr>
          <w:t>CCM is behaving reasonably in asking John to take over these duties temporarily without compensation</w:t>
        </w:r>
        <w:r w:rsidR="00604996">
          <w:rPr>
            <w:lang w:val="en-US"/>
          </w:rPr>
          <w:t>.</w:t>
        </w:r>
      </w:ins>
      <w:ins w:id="611" w:author="Elizabeth Marks" w:date="2021-04-30T05:35:00Z">
        <w:r w:rsidR="006B569A">
          <w:rPr>
            <w:lang w:val="en-US"/>
          </w:rPr>
          <w:t>”</w:t>
        </w:r>
      </w:ins>
      <w:moveTo w:id="612" w:author="Elizabeth Marks" w:date="2021-04-28T21:29:00Z">
        <w:del w:id="613" w:author="Elizabeth Marks" w:date="2021-04-28T21:29:00Z">
          <w:r w:rsidR="00604996" w:rsidDel="00604996">
            <w:rPr>
              <w:lang w:val="en-US"/>
            </w:rPr>
            <w:delText>"</w:delText>
          </w:r>
        </w:del>
        <w:r w:rsidR="00604996" w:rsidRPr="0089456A">
          <w:rPr>
            <w:lang w:val="en-US"/>
          </w:rPr>
          <w:t>)</w:t>
        </w:r>
        <w:del w:id="614" w:author="Elizabeth Marks" w:date="2021-04-28T21:30:00Z">
          <w:r w:rsidR="00604996" w:rsidRPr="0089456A" w:rsidDel="00604996">
            <w:rPr>
              <w:lang w:val="en-US"/>
            </w:rPr>
            <w:delText xml:space="preserve"> </w:delText>
          </w:r>
        </w:del>
      </w:moveTo>
      <w:moveToRangeEnd w:id="599"/>
      <w:del w:id="615" w:author="Elizabeth Marks" w:date="2021-04-28T21:29:00Z">
        <w:r w:rsidRPr="0089456A" w:rsidDel="00604996">
          <w:delText>e</w:delText>
        </w:r>
      </w:del>
      <w:del w:id="616" w:author="Elizabeth Marks" w:date="2021-04-28T21:30:00Z">
        <w:r w:rsidRPr="0089456A" w:rsidDel="00604996">
          <w:delText>.</w:delText>
        </w:r>
      </w:del>
      <w:r w:rsidRPr="0089456A">
        <w:t xml:space="preserve"> Both items can be seen in full </w:t>
      </w:r>
      <w:r w:rsidRPr="00F31396">
        <w:t xml:space="preserve">in </w:t>
      </w:r>
      <w:r w:rsidR="00E31917" w:rsidRPr="00F31396">
        <w:rPr>
          <w:rPrChange w:id="617" w:author="Elizabeth Marks" w:date="2021-04-30T02:26:00Z">
            <w:rPr>
              <w:b/>
              <w:bCs/>
            </w:rPr>
          </w:rPrChange>
        </w:rPr>
        <w:t>A</w:t>
      </w:r>
      <w:r w:rsidRPr="00F31396">
        <w:rPr>
          <w:rPrChange w:id="618" w:author="Elizabeth Marks" w:date="2021-04-30T02:26:00Z">
            <w:rPr>
              <w:b/>
              <w:bCs/>
            </w:rPr>
          </w:rPrChange>
        </w:rPr>
        <w:t>ppendix B</w:t>
      </w:r>
      <w:r w:rsidRPr="00F31396">
        <w:t>.</w:t>
      </w:r>
    </w:p>
    <w:p w14:paraId="63A790D5" w14:textId="491D9DE9" w:rsidR="00A02AE3" w:rsidRPr="0089456A" w:rsidRDefault="00A02AE3" w:rsidP="00A02AE3">
      <w:pPr>
        <w:pStyle w:val="NormalWeb"/>
        <w:spacing w:before="0" w:beforeAutospacing="0" w:after="0" w:afterAutospacing="0" w:line="480" w:lineRule="auto"/>
        <w:ind w:firstLine="720"/>
        <w:rPr>
          <w:lang w:val="en-US"/>
        </w:rPr>
      </w:pPr>
      <w:r w:rsidRPr="0089456A">
        <w:rPr>
          <w:b/>
          <w:bCs/>
        </w:rPr>
        <w:lastRenderedPageBreak/>
        <w:t xml:space="preserve">Expectations of Perfectionism. </w:t>
      </w:r>
      <w:r w:rsidRPr="0089456A">
        <w:t>Two items were then used to assess</w:t>
      </w:r>
      <w:r w:rsidRPr="0089456A">
        <w:rPr>
          <w:lang w:val="en-US"/>
        </w:rPr>
        <w:t xml:space="preserve"> the degree to which participants supported employees of CCM being held standards of perfectionism. These were not significantly correlated (</w:t>
      </w:r>
      <w:r w:rsidRPr="0089456A">
        <w:rPr>
          <w:i/>
          <w:iCs/>
          <w:lang w:val="en-US"/>
        </w:rPr>
        <w:t>r</w:t>
      </w:r>
      <w:r w:rsidRPr="0089456A">
        <w:rPr>
          <w:lang w:val="en-US"/>
        </w:rPr>
        <w:t xml:space="preserve"> = -.01, </w:t>
      </w:r>
      <w:r w:rsidRPr="0089456A">
        <w:rPr>
          <w:i/>
          <w:iCs/>
          <w:lang w:val="en-US"/>
        </w:rPr>
        <w:t>p</w:t>
      </w:r>
      <w:r w:rsidRPr="0089456A">
        <w:rPr>
          <w:lang w:val="en-US"/>
        </w:rPr>
        <w:t xml:space="preserve"> = 0.92). As such</w:t>
      </w:r>
      <w:ins w:id="619" w:author="Elizabeth Marks" w:date="2021-04-29T05:56:00Z">
        <w:r w:rsidR="000C3C07">
          <w:rPr>
            <w:lang w:val="en-US"/>
          </w:rPr>
          <w:t>,</w:t>
        </w:r>
      </w:ins>
      <w:r w:rsidRPr="0089456A">
        <w:rPr>
          <w:lang w:val="en-US"/>
        </w:rPr>
        <w:t xml:space="preserve"> they were also analyzed independently instead of being aggregated into an overall score. </w:t>
      </w:r>
    </w:p>
    <w:p w14:paraId="2E6C1525" w14:textId="77777777" w:rsidR="00A02AE3" w:rsidRPr="0089456A" w:rsidRDefault="00A02AE3" w:rsidP="00A02AE3">
      <w:pPr>
        <w:pStyle w:val="NormalWeb"/>
        <w:spacing w:before="0" w:beforeAutospacing="0" w:after="0" w:afterAutospacing="0" w:line="480" w:lineRule="auto"/>
        <w:ind w:firstLine="720"/>
        <w:rPr>
          <w:lang w:val="en-US"/>
        </w:rPr>
      </w:pPr>
      <w:r w:rsidRPr="0089456A">
        <w:rPr>
          <w:lang w:val="en-US"/>
        </w:rPr>
        <w:t xml:space="preserve">As with the items assessing exploitation justification and mistreatment justification, vignettes describing an instance of a leader at CCM exhibiting expectations of perfectionism towards employees were shown to participants. For example, the following vignette was presented in item 1 of the measure: </w:t>
      </w:r>
    </w:p>
    <w:p w14:paraId="0373F726" w14:textId="637466E9" w:rsidR="00A02AE3" w:rsidRPr="0089456A" w:rsidRDefault="00A02AE3" w:rsidP="00A02AE3">
      <w:pPr>
        <w:pStyle w:val="NormalWeb"/>
        <w:spacing w:after="0" w:line="480" w:lineRule="auto"/>
        <w:ind w:left="720" w:firstLine="720"/>
        <w:rPr>
          <w:lang w:val="en-US"/>
        </w:rPr>
      </w:pPr>
      <w:r w:rsidRPr="0089456A">
        <w:rPr>
          <w:lang w:val="en-US"/>
        </w:rPr>
        <w:t xml:space="preserve">John finds that every time he submits work, it is sent back for revisions. Even when his code works, it will be sent back and not considered organized or formatted well enough. John goes in to talk with his team lead and asks why his work is never good enough when it has always been acceptable at his previous places of work. </w:t>
      </w:r>
      <w:del w:id="620" w:author="Elizabeth Marks" w:date="2021-04-29T05:46:00Z">
        <w:r w:rsidRPr="0089456A" w:rsidDel="000C3C07">
          <w:rPr>
            <w:lang w:val="en-US"/>
          </w:rPr>
          <w:delText>John</w:delText>
        </w:r>
        <w:r w:rsidR="00284CBD" w:rsidDel="000C3C07">
          <w:rPr>
            <w:lang w:val="en-US"/>
          </w:rPr>
          <w:delText>'</w:delText>
        </w:r>
        <w:r w:rsidRPr="0089456A" w:rsidDel="000C3C07">
          <w:rPr>
            <w:lang w:val="en-US"/>
          </w:rPr>
          <w:delText xml:space="preserve">s </w:delText>
        </w:r>
      </w:del>
      <w:ins w:id="621" w:author="Elizabeth Marks" w:date="2021-04-29T05:46:00Z">
        <w:r w:rsidR="000C3C07" w:rsidRPr="0089456A">
          <w:rPr>
            <w:lang w:val="en-US"/>
          </w:rPr>
          <w:t>John</w:t>
        </w:r>
      </w:ins>
      <w:ins w:id="622" w:author="Elizabeth Marks" w:date="2021-04-30T05:35:00Z">
        <w:r w:rsidR="006B569A">
          <w:rPr>
            <w:lang w:val="en-US"/>
          </w:rPr>
          <w:t>’</w:t>
        </w:r>
      </w:ins>
      <w:ins w:id="623" w:author="Elizabeth Marks" w:date="2021-04-29T05:46:00Z">
        <w:r w:rsidR="000C3C07" w:rsidRPr="0089456A">
          <w:rPr>
            <w:lang w:val="en-US"/>
          </w:rPr>
          <w:t xml:space="preserve">s </w:t>
        </w:r>
      </w:ins>
      <w:r w:rsidRPr="0089456A">
        <w:rPr>
          <w:lang w:val="en-US"/>
        </w:rPr>
        <w:t xml:space="preserve">team lead tells him that the standard for employees is higher at CCM than at other companies. While he understands </w:t>
      </w:r>
      <w:del w:id="624" w:author="Elizabeth Marks" w:date="2021-04-29T05:46:00Z">
        <w:r w:rsidRPr="0089456A" w:rsidDel="000C3C07">
          <w:rPr>
            <w:lang w:val="en-US"/>
          </w:rPr>
          <w:delText>John</w:delText>
        </w:r>
        <w:r w:rsidR="00284CBD" w:rsidDel="000C3C07">
          <w:rPr>
            <w:lang w:val="en-US"/>
          </w:rPr>
          <w:delText>'</w:delText>
        </w:r>
        <w:r w:rsidRPr="0089456A" w:rsidDel="000C3C07">
          <w:rPr>
            <w:lang w:val="en-US"/>
          </w:rPr>
          <w:delText xml:space="preserve">s </w:delText>
        </w:r>
      </w:del>
      <w:ins w:id="625" w:author="Elizabeth Marks" w:date="2021-04-29T05:46:00Z">
        <w:r w:rsidR="000C3C07" w:rsidRPr="0089456A">
          <w:rPr>
            <w:lang w:val="en-US"/>
          </w:rPr>
          <w:t>John</w:t>
        </w:r>
      </w:ins>
      <w:ins w:id="626" w:author="Elizabeth Marks" w:date="2021-04-30T05:35:00Z">
        <w:r w:rsidR="006B569A">
          <w:rPr>
            <w:lang w:val="en-US"/>
          </w:rPr>
          <w:t>’</w:t>
        </w:r>
      </w:ins>
      <w:ins w:id="627" w:author="Elizabeth Marks" w:date="2021-04-29T05:46:00Z">
        <w:r w:rsidR="000C3C07" w:rsidRPr="0089456A">
          <w:rPr>
            <w:lang w:val="en-US"/>
          </w:rPr>
          <w:t xml:space="preserve">s </w:t>
        </w:r>
      </w:ins>
      <w:r w:rsidRPr="0089456A">
        <w:rPr>
          <w:lang w:val="en-US"/>
        </w:rPr>
        <w:t>frustration and thinks John is a great employee, he will need to raise his standards even more if he wants to fit in here.</w:t>
      </w:r>
    </w:p>
    <w:p w14:paraId="12DD23F4" w14:textId="10EF167B" w:rsidR="00A02AE3" w:rsidRPr="00F31396" w:rsidDel="00A05792" w:rsidRDefault="00A02AE3" w:rsidP="00A02AE3">
      <w:pPr>
        <w:pStyle w:val="NormalWeb"/>
        <w:spacing w:before="0" w:beforeAutospacing="0" w:after="0" w:afterAutospacing="0" w:line="480" w:lineRule="auto"/>
        <w:rPr>
          <w:del w:id="628" w:author="Elizabeth Marks" w:date="2021-04-29T05:40:00Z"/>
        </w:rPr>
      </w:pPr>
      <w:commentRangeStart w:id="629"/>
      <w:r w:rsidRPr="0089456A">
        <w:rPr>
          <w:lang w:val="en-US"/>
        </w:rPr>
        <w:t>Next, participants were</w:t>
      </w:r>
      <w:r w:rsidR="004A2AB2" w:rsidRPr="0089456A">
        <w:rPr>
          <w:lang w:val="en-US"/>
        </w:rPr>
        <w:t xml:space="preserve"> presented with the statement </w:t>
      </w:r>
      <w:del w:id="630" w:author="Elizabeth Marks" w:date="2021-04-29T05:46:00Z">
        <w:r w:rsidR="00284CBD" w:rsidDel="000C3C07">
          <w:rPr>
            <w:lang w:val="en-US"/>
          </w:rPr>
          <w:delText>"</w:delText>
        </w:r>
      </w:del>
      <w:ins w:id="631" w:author="Elizabeth Marks" w:date="2021-04-30T05:35:00Z">
        <w:r w:rsidR="006B569A">
          <w:rPr>
            <w:lang w:val="en-US"/>
          </w:rPr>
          <w:t>“</w:t>
        </w:r>
      </w:ins>
      <w:r w:rsidR="006967E6" w:rsidRPr="0089456A">
        <w:rPr>
          <w:lang w:val="en-US"/>
        </w:rPr>
        <w:t>i</w:t>
      </w:r>
      <w:r w:rsidR="004A2AB2" w:rsidRPr="0089456A">
        <w:rPr>
          <w:lang w:val="en-US"/>
        </w:rPr>
        <w:t xml:space="preserve">t is fair that CCM holds its </w:t>
      </w:r>
      <w:del w:id="632" w:author="Elizabeth Marks" w:date="2021-04-29T05:46:00Z">
        <w:r w:rsidR="004A2AB2" w:rsidRPr="0089456A" w:rsidDel="000C3C07">
          <w:rPr>
            <w:lang w:val="en-US"/>
          </w:rPr>
          <w:delText>employee</w:delText>
        </w:r>
        <w:r w:rsidR="00284CBD" w:rsidDel="000C3C07">
          <w:rPr>
            <w:lang w:val="en-US"/>
          </w:rPr>
          <w:delText>'</w:delText>
        </w:r>
        <w:r w:rsidR="004A2AB2" w:rsidRPr="0089456A" w:rsidDel="000C3C07">
          <w:rPr>
            <w:lang w:val="en-US"/>
          </w:rPr>
          <w:delText xml:space="preserve">s </w:delText>
        </w:r>
      </w:del>
      <w:ins w:id="633" w:author="Elizabeth Marks" w:date="2021-04-29T05:46:00Z">
        <w:r w:rsidR="000C3C07" w:rsidRPr="0089456A">
          <w:rPr>
            <w:lang w:val="en-US"/>
          </w:rPr>
          <w:t>employee</w:t>
        </w:r>
      </w:ins>
      <w:ins w:id="634" w:author="Elizabeth Marks" w:date="2021-04-30T05:35:00Z">
        <w:r w:rsidR="006B569A">
          <w:rPr>
            <w:lang w:val="en-US"/>
          </w:rPr>
          <w:t>’</w:t>
        </w:r>
      </w:ins>
      <w:ins w:id="635" w:author="Elizabeth Marks" w:date="2021-04-29T05:46:00Z">
        <w:r w:rsidR="000C3C07" w:rsidRPr="0089456A">
          <w:rPr>
            <w:lang w:val="en-US"/>
          </w:rPr>
          <w:t xml:space="preserve">s </w:t>
        </w:r>
      </w:ins>
      <w:r w:rsidR="004A2AB2" w:rsidRPr="0089456A">
        <w:rPr>
          <w:lang w:val="en-US"/>
        </w:rPr>
        <w:t>to higher standards than the rest of the industry</w:t>
      </w:r>
      <w:del w:id="636" w:author="Elizabeth Marks" w:date="2021-04-29T05:46:00Z">
        <w:r w:rsidR="00284CBD" w:rsidDel="000C3C07">
          <w:rPr>
            <w:lang w:val="en-US"/>
          </w:rPr>
          <w:delText>"</w:delText>
        </w:r>
        <w:r w:rsidR="004A2AB2" w:rsidRPr="0089456A" w:rsidDel="000C3C07">
          <w:rPr>
            <w:lang w:val="en-US"/>
          </w:rPr>
          <w:delText xml:space="preserve">, </w:delText>
        </w:r>
      </w:del>
      <w:ins w:id="637" w:author="Elizabeth Marks" w:date="2021-04-29T05:56:00Z">
        <w:r w:rsidR="000C3C07">
          <w:rPr>
            <w:lang w:val="en-US"/>
          </w:rPr>
          <w:t>,</w:t>
        </w:r>
      </w:ins>
      <w:ins w:id="638" w:author="Elizabeth Marks" w:date="2021-04-30T05:35:00Z">
        <w:r w:rsidR="006B569A">
          <w:rPr>
            <w:lang w:val="en-US"/>
          </w:rPr>
          <w:t>”</w:t>
        </w:r>
      </w:ins>
      <w:ins w:id="639" w:author="Elizabeth Marks" w:date="2021-04-29T05:46:00Z">
        <w:r w:rsidR="000C3C07" w:rsidRPr="0089456A">
          <w:rPr>
            <w:lang w:val="en-US"/>
          </w:rPr>
          <w:t xml:space="preserve"> </w:t>
        </w:r>
      </w:ins>
      <w:r w:rsidR="004A2AB2" w:rsidRPr="0089456A">
        <w:rPr>
          <w:lang w:val="en-US"/>
        </w:rPr>
        <w:t>and asked</w:t>
      </w:r>
      <w:r w:rsidRPr="0089456A">
        <w:rPr>
          <w:lang w:val="en-US"/>
        </w:rPr>
        <w:t xml:space="preserve"> to</w:t>
      </w:r>
      <w:r w:rsidR="004A008E" w:rsidRPr="0089456A">
        <w:rPr>
          <w:lang w:val="en-US"/>
        </w:rPr>
        <w:t xml:space="preserve"> rate</w:t>
      </w:r>
      <w:r w:rsidR="004A2AB2" w:rsidRPr="0089456A">
        <w:rPr>
          <w:lang w:val="en-US"/>
        </w:rPr>
        <w:t xml:space="preserve"> on</w:t>
      </w:r>
      <w:r w:rsidRPr="0089456A">
        <w:rPr>
          <w:lang w:val="en-US"/>
        </w:rPr>
        <w:t xml:space="preserve"> a </w:t>
      </w:r>
      <w:r w:rsidRPr="0089456A">
        <w:t xml:space="preserve">7-point Likert scale from </w:t>
      </w:r>
      <w:del w:id="640" w:author="Elizabeth Marks" w:date="2021-04-29T05:46:00Z">
        <w:r w:rsidRPr="0089456A" w:rsidDel="000C3C07">
          <w:delText>"</w:delText>
        </w:r>
      </w:del>
      <w:ins w:id="641" w:author="Elizabeth Marks" w:date="2021-04-30T05:35:00Z">
        <w:r w:rsidR="006B569A">
          <w:t>“</w:t>
        </w:r>
      </w:ins>
      <w:r w:rsidRPr="0089456A">
        <w:t>1</w:t>
      </w:r>
      <w:del w:id="642" w:author="Elizabeth Marks" w:date="2021-04-29T05:46:00Z">
        <w:r w:rsidRPr="0089456A" w:rsidDel="000C3C07">
          <w:delText xml:space="preserve">" </w:delText>
        </w:r>
      </w:del>
      <w:ins w:id="643" w:author="Elizabeth Marks" w:date="2021-04-30T05:35:00Z">
        <w:r w:rsidR="006B569A">
          <w:t>”</w:t>
        </w:r>
      </w:ins>
      <w:ins w:id="644" w:author="Elizabeth Marks" w:date="2021-04-29T05:46:00Z">
        <w:r w:rsidR="000C3C07" w:rsidRPr="0089456A">
          <w:t xml:space="preserve"> </w:t>
        </w:r>
      </w:ins>
      <w:r w:rsidRPr="0089456A">
        <w:t>(</w:t>
      </w:r>
      <w:r w:rsidRPr="0089456A">
        <w:rPr>
          <w:i/>
          <w:iCs/>
        </w:rPr>
        <w:t xml:space="preserve">strongly disagree) </w:t>
      </w:r>
      <w:r w:rsidRPr="0089456A">
        <w:t xml:space="preserve">to </w:t>
      </w:r>
      <w:del w:id="645" w:author="Elizabeth Marks" w:date="2021-04-29T05:46:00Z">
        <w:r w:rsidRPr="0089456A" w:rsidDel="000C3C07">
          <w:delText>"</w:delText>
        </w:r>
      </w:del>
      <w:ins w:id="646" w:author="Elizabeth Marks" w:date="2021-04-30T05:35:00Z">
        <w:r w:rsidR="006B569A">
          <w:t>“</w:t>
        </w:r>
      </w:ins>
      <w:r w:rsidRPr="0089456A">
        <w:t>7</w:t>
      </w:r>
      <w:del w:id="647" w:author="Elizabeth Marks" w:date="2021-04-29T05:46:00Z">
        <w:r w:rsidRPr="0089456A" w:rsidDel="000C3C07">
          <w:delText xml:space="preserve">" </w:delText>
        </w:r>
      </w:del>
      <w:ins w:id="648" w:author="Elizabeth Marks" w:date="2021-04-30T05:35:00Z">
        <w:r w:rsidR="006B569A">
          <w:t>”</w:t>
        </w:r>
      </w:ins>
      <w:ins w:id="649" w:author="Elizabeth Marks" w:date="2021-04-29T05:46:00Z">
        <w:r w:rsidR="000C3C07" w:rsidRPr="0089456A">
          <w:t xml:space="preserve"> </w:t>
        </w:r>
      </w:ins>
      <w:r w:rsidRPr="0089456A">
        <w:rPr>
          <w:i/>
          <w:iCs/>
        </w:rPr>
        <w:t>(strongly agree</w:t>
      </w:r>
      <w:r w:rsidRPr="0089456A">
        <w:t>)</w:t>
      </w:r>
      <w:r w:rsidR="004A2AB2" w:rsidRPr="0089456A">
        <w:t xml:space="preserve"> how strongly they agreed</w:t>
      </w:r>
      <w:del w:id="650" w:author="Elizabeth Marks" w:date="2021-04-29T05:56:00Z">
        <w:r w:rsidR="004A2AB2" w:rsidRPr="0089456A" w:rsidDel="000C3C07">
          <w:delText>.</w:delText>
        </w:r>
      </w:del>
      <w:r w:rsidRPr="0089456A">
        <w:t xml:space="preserve">. Both items can be seen in full in </w:t>
      </w:r>
      <w:r w:rsidR="00E31917" w:rsidRPr="00F31396">
        <w:rPr>
          <w:rPrChange w:id="651" w:author="Elizabeth Marks" w:date="2021-04-30T02:26:00Z">
            <w:rPr>
              <w:b/>
              <w:bCs/>
            </w:rPr>
          </w:rPrChange>
        </w:rPr>
        <w:t>A</w:t>
      </w:r>
      <w:r w:rsidRPr="00F31396">
        <w:rPr>
          <w:rPrChange w:id="652" w:author="Elizabeth Marks" w:date="2021-04-30T02:26:00Z">
            <w:rPr>
              <w:b/>
              <w:bCs/>
            </w:rPr>
          </w:rPrChange>
        </w:rPr>
        <w:t>ppendix B</w:t>
      </w:r>
      <w:r w:rsidRPr="00F31396">
        <w:t>.</w:t>
      </w:r>
      <w:commentRangeEnd w:id="629"/>
      <w:r w:rsidRPr="00F31396">
        <w:rPr>
          <w:rStyle w:val="CommentReference"/>
          <w:sz w:val="24"/>
          <w:szCs w:val="24"/>
        </w:rPr>
        <w:commentReference w:id="629"/>
      </w:r>
    </w:p>
    <w:p w14:paraId="48B9157E" w14:textId="77777777" w:rsidR="00A02AE3" w:rsidRPr="00F31396" w:rsidRDefault="00A02AE3">
      <w:pPr>
        <w:pStyle w:val="NormalWeb"/>
        <w:spacing w:before="0" w:beforeAutospacing="0" w:after="0" w:afterAutospacing="0" w:line="480" w:lineRule="auto"/>
        <w:rPr>
          <w:lang w:val="en-US"/>
        </w:rPr>
        <w:pPrChange w:id="653" w:author="Elizabeth Marks" w:date="2021-04-29T05:40:00Z">
          <w:pPr>
            <w:pStyle w:val="NormalWeb"/>
            <w:spacing w:before="0" w:beforeAutospacing="0" w:after="0" w:afterAutospacing="0" w:line="480" w:lineRule="auto"/>
            <w:ind w:firstLine="720"/>
          </w:pPr>
        </w:pPrChange>
      </w:pPr>
    </w:p>
    <w:p w14:paraId="7F7A520B" w14:textId="4FEB5978" w:rsidR="00A02AE3" w:rsidRPr="0089456A" w:rsidRDefault="00A02AE3" w:rsidP="00A02AE3">
      <w:pPr>
        <w:pStyle w:val="NormalWeb"/>
        <w:spacing w:before="0" w:beforeAutospacing="0" w:after="0" w:afterAutospacing="0" w:line="480" w:lineRule="auto"/>
        <w:ind w:firstLine="720"/>
        <w:rPr>
          <w:lang w:val="en-US"/>
        </w:rPr>
      </w:pPr>
      <w:r w:rsidRPr="0089456A">
        <w:rPr>
          <w:b/>
          <w:bCs/>
        </w:rPr>
        <w:t xml:space="preserve">Mistreatment Justification. </w:t>
      </w:r>
      <w:r w:rsidRPr="0089456A">
        <w:rPr>
          <w:lang w:val="en-US"/>
        </w:rPr>
        <w:t xml:space="preserve">The last key outcome to be assessed was </w:t>
      </w:r>
      <w:r w:rsidRPr="0089456A">
        <w:t xml:space="preserve">the degree to which participants justified observed instances of mistreatment from </w:t>
      </w:r>
      <w:del w:id="654" w:author="Elizabeth Marks" w:date="2021-04-29T05:46:00Z">
        <w:r w:rsidRPr="0089456A" w:rsidDel="000C3C07">
          <w:delText>CCM</w:delText>
        </w:r>
        <w:r w:rsidR="00284CBD" w:rsidDel="000C3C07">
          <w:delText>'</w:delText>
        </w:r>
        <w:r w:rsidRPr="0089456A" w:rsidDel="000C3C07">
          <w:delText xml:space="preserve">s </w:delText>
        </w:r>
      </w:del>
      <w:ins w:id="655" w:author="Elizabeth Marks" w:date="2021-04-29T05:46:00Z">
        <w:r w:rsidR="000C3C07" w:rsidRPr="0089456A">
          <w:t>CCM</w:t>
        </w:r>
      </w:ins>
      <w:ins w:id="656" w:author="Elizabeth Marks" w:date="2021-04-30T05:35:00Z">
        <w:r w:rsidR="006B569A">
          <w:t>’</w:t>
        </w:r>
      </w:ins>
      <w:ins w:id="657" w:author="Elizabeth Marks" w:date="2021-04-29T05:46:00Z">
        <w:r w:rsidR="000C3C07" w:rsidRPr="0089456A">
          <w:t xml:space="preserve">s </w:t>
        </w:r>
      </w:ins>
      <w:r w:rsidRPr="0089456A">
        <w:t xml:space="preserve">leadership towards John. </w:t>
      </w:r>
      <w:r w:rsidRPr="0089456A">
        <w:rPr>
          <w:lang w:val="en-US"/>
        </w:rPr>
        <w:t xml:space="preserve">As with the items measuring exploitation justification, the two items measuring </w:t>
      </w:r>
      <w:r w:rsidRPr="0089456A">
        <w:rPr>
          <w:lang w:val="en-US"/>
        </w:rPr>
        <w:lastRenderedPageBreak/>
        <w:t xml:space="preserve">mistreatment justification </w:t>
      </w:r>
      <w:del w:id="658" w:author="Elizabeth Marks" w:date="2021-04-29T05:52:00Z">
        <w:r w:rsidRPr="0089456A" w:rsidDel="000C3C07">
          <w:rPr>
            <w:lang w:val="en-US"/>
          </w:rPr>
          <w:delText xml:space="preserve">which </w:delText>
        </w:r>
      </w:del>
      <w:r w:rsidRPr="0089456A">
        <w:rPr>
          <w:lang w:val="en-US"/>
        </w:rPr>
        <w:t>were significantly correlated (</w:t>
      </w:r>
      <w:r w:rsidRPr="0089456A">
        <w:rPr>
          <w:i/>
          <w:iCs/>
          <w:lang w:val="en-US"/>
        </w:rPr>
        <w:t xml:space="preserve">r </w:t>
      </w:r>
      <w:r w:rsidRPr="0089456A">
        <w:rPr>
          <w:lang w:val="en-US"/>
        </w:rPr>
        <w:t xml:space="preserve">= 0.33, </w:t>
      </w:r>
      <w:r w:rsidRPr="0089456A">
        <w:rPr>
          <w:i/>
          <w:iCs/>
          <w:lang w:val="en-US"/>
        </w:rPr>
        <w:t>p</w:t>
      </w:r>
      <w:r w:rsidRPr="0089456A">
        <w:rPr>
          <w:lang w:val="en-US"/>
        </w:rPr>
        <w:t xml:space="preserve"> &lt;.001) </w:t>
      </w:r>
      <w:del w:id="659" w:author="William Hall" w:date="2021-04-29T15:10:00Z">
        <w:r w:rsidRPr="0089456A" w:rsidDel="005A6264">
          <w:rPr>
            <w:lang w:val="en-US"/>
          </w:rPr>
          <w:delText xml:space="preserve"> </w:delText>
        </w:r>
      </w:del>
      <w:r w:rsidRPr="0089456A">
        <w:rPr>
          <w:lang w:val="en-US"/>
        </w:rPr>
        <w:t>but analyzed independently due to the correlation only being of medium size.</w:t>
      </w:r>
    </w:p>
    <w:p w14:paraId="12AA76F2" w14:textId="069E7668" w:rsidR="00A02AE3" w:rsidRPr="0089456A" w:rsidRDefault="00A02AE3" w:rsidP="00A02AE3">
      <w:pPr>
        <w:pStyle w:val="NormalWeb"/>
        <w:spacing w:before="0" w:beforeAutospacing="0" w:after="0" w:afterAutospacing="0" w:line="480" w:lineRule="auto"/>
        <w:ind w:firstLine="720"/>
        <w:rPr>
          <w:lang w:val="en-US"/>
        </w:rPr>
      </w:pPr>
      <w:r w:rsidRPr="0089456A">
        <w:rPr>
          <w:lang w:val="en-US"/>
        </w:rPr>
        <w:t>Both items presented the participant with a vignette describing an instance of interpersonal mistreatment from leadership at CCM. On</w:t>
      </w:r>
      <w:del w:id="660" w:author="Elizabeth Marks" w:date="2021-04-29T05:52:00Z">
        <w:r w:rsidRPr="0089456A" w:rsidDel="000C3C07">
          <w:rPr>
            <w:lang w:val="en-US"/>
          </w:rPr>
          <w:delText>c</w:delText>
        </w:r>
      </w:del>
      <w:r w:rsidRPr="0089456A">
        <w:rPr>
          <w:lang w:val="en-US"/>
        </w:rPr>
        <w:t>e such question is as follows:</w:t>
      </w:r>
    </w:p>
    <w:p w14:paraId="30A1DAA3" w14:textId="6F616205" w:rsidR="00A02AE3" w:rsidRPr="0089456A" w:rsidRDefault="00A02AE3" w:rsidP="00A02AE3">
      <w:pPr>
        <w:pStyle w:val="NormalWeb"/>
        <w:spacing w:before="0" w:beforeAutospacing="0" w:after="0" w:afterAutospacing="0" w:line="480" w:lineRule="auto"/>
        <w:ind w:left="720" w:firstLine="720"/>
        <w:rPr>
          <w:lang w:val="en-US"/>
        </w:rPr>
      </w:pPr>
      <w:r w:rsidRPr="0089456A">
        <w:rPr>
          <w:lang w:val="en-US"/>
        </w:rPr>
        <w:t xml:space="preserve">John has been with CCM for several years and risen to the ranks of a senior developer with a team of junior developers working underneath him on an important project. Things are going well until the core software that CCM produces and distributes goes down. The error is quickly found and corrected, but CCM still received several customer complaints while the bug was being fixed. After it comes to light that John was the one who wrote the code that caused the error, he is verbally reprimanded then sent back to work. However, this error embarrassed </w:t>
      </w:r>
      <w:del w:id="661" w:author="Elizabeth Marks" w:date="2021-04-29T05:46:00Z">
        <w:r w:rsidRPr="0089456A" w:rsidDel="000C3C07">
          <w:rPr>
            <w:lang w:val="en-US"/>
          </w:rPr>
          <w:delText>John</w:delText>
        </w:r>
        <w:r w:rsidR="00284CBD" w:rsidDel="000C3C07">
          <w:rPr>
            <w:lang w:val="en-US"/>
          </w:rPr>
          <w:delText>'</w:delText>
        </w:r>
        <w:r w:rsidRPr="0089456A" w:rsidDel="000C3C07">
          <w:rPr>
            <w:lang w:val="en-US"/>
          </w:rPr>
          <w:delText xml:space="preserve">s </w:delText>
        </w:r>
      </w:del>
      <w:ins w:id="662" w:author="Elizabeth Marks" w:date="2021-04-29T05:46:00Z">
        <w:r w:rsidR="000C3C07" w:rsidRPr="0089456A">
          <w:rPr>
            <w:lang w:val="en-US"/>
          </w:rPr>
          <w:t>John</w:t>
        </w:r>
      </w:ins>
      <w:ins w:id="663" w:author="Elizabeth Marks" w:date="2021-04-30T05:35:00Z">
        <w:r w:rsidR="006B569A">
          <w:rPr>
            <w:lang w:val="en-US"/>
          </w:rPr>
          <w:t>’</w:t>
        </w:r>
      </w:ins>
      <w:ins w:id="664" w:author="Elizabeth Marks" w:date="2021-04-29T05:46:00Z">
        <w:r w:rsidR="000C3C07" w:rsidRPr="0089456A">
          <w:rPr>
            <w:lang w:val="en-US"/>
          </w:rPr>
          <w:t xml:space="preserve">s </w:t>
        </w:r>
      </w:ins>
      <w:r w:rsidRPr="0089456A">
        <w:rPr>
          <w:lang w:val="en-US"/>
        </w:rPr>
        <w:t xml:space="preserve">team lead, and they start to only give John tasks suitable for a newly hired junior developer to make a point. </w:t>
      </w:r>
    </w:p>
    <w:p w14:paraId="4C4D65F2" w14:textId="7BCF8D1E" w:rsidR="00A02AE3" w:rsidRPr="0089456A" w:rsidRDefault="00A02AE3" w:rsidP="00A02AE3">
      <w:pPr>
        <w:pStyle w:val="NormalWeb"/>
        <w:spacing w:before="0" w:beforeAutospacing="0" w:after="0" w:afterAutospacing="0" w:line="480" w:lineRule="auto"/>
        <w:rPr>
          <w:lang w:val="en-US"/>
        </w:rPr>
      </w:pPr>
      <w:commentRangeStart w:id="665"/>
      <w:r w:rsidRPr="0089456A">
        <w:rPr>
          <w:lang w:val="en-US"/>
        </w:rPr>
        <w:t xml:space="preserve">After reading this vignette, participants were then presented with the following statement: </w:t>
      </w:r>
      <w:del w:id="666" w:author="Elizabeth Marks" w:date="2021-04-29T05:46:00Z">
        <w:r w:rsidR="00284CBD" w:rsidDel="000C3C07">
          <w:rPr>
            <w:lang w:val="en-US"/>
          </w:rPr>
          <w:delText>"</w:delText>
        </w:r>
      </w:del>
      <w:ins w:id="667" w:author="Elizabeth Marks" w:date="2021-04-30T05:35:00Z">
        <w:r w:rsidR="006B569A">
          <w:rPr>
            <w:lang w:val="en-US"/>
          </w:rPr>
          <w:t>“</w:t>
        </w:r>
      </w:ins>
      <w:r w:rsidRPr="0089456A">
        <w:rPr>
          <w:lang w:val="en-US"/>
        </w:rPr>
        <w:t xml:space="preserve">The team </w:t>
      </w:r>
      <w:del w:id="668" w:author="Elizabeth Marks" w:date="2021-04-29T05:46:00Z">
        <w:r w:rsidRPr="0089456A" w:rsidDel="000C3C07">
          <w:rPr>
            <w:lang w:val="en-US"/>
          </w:rPr>
          <w:delText>lead</w:delText>
        </w:r>
        <w:r w:rsidR="00284CBD" w:rsidDel="000C3C07">
          <w:rPr>
            <w:lang w:val="en-US"/>
          </w:rPr>
          <w:delText>'</w:delText>
        </w:r>
        <w:r w:rsidRPr="0089456A" w:rsidDel="000C3C07">
          <w:rPr>
            <w:lang w:val="en-US"/>
          </w:rPr>
          <w:delText xml:space="preserve">s </w:delText>
        </w:r>
      </w:del>
      <w:ins w:id="669" w:author="Elizabeth Marks" w:date="2021-04-29T05:46:00Z">
        <w:r w:rsidR="000C3C07" w:rsidRPr="0089456A">
          <w:rPr>
            <w:lang w:val="en-US"/>
          </w:rPr>
          <w:t>lead</w:t>
        </w:r>
      </w:ins>
      <w:ins w:id="670" w:author="Elizabeth Marks" w:date="2021-04-29T05:52:00Z">
        <w:r w:rsidR="000C3C07">
          <w:rPr>
            <w:lang w:val="en-US"/>
          </w:rPr>
          <w:t>er</w:t>
        </w:r>
      </w:ins>
      <w:ins w:id="671" w:author="Elizabeth Marks" w:date="2021-04-30T05:35:00Z">
        <w:r w:rsidR="006B569A">
          <w:rPr>
            <w:lang w:val="en-US"/>
          </w:rPr>
          <w:t>’</w:t>
        </w:r>
      </w:ins>
      <w:ins w:id="672" w:author="Elizabeth Marks" w:date="2021-04-29T05:46:00Z">
        <w:r w:rsidR="000C3C07" w:rsidRPr="0089456A">
          <w:rPr>
            <w:lang w:val="en-US"/>
          </w:rPr>
          <w:t xml:space="preserve">s </w:t>
        </w:r>
      </w:ins>
      <w:r w:rsidRPr="0089456A">
        <w:rPr>
          <w:lang w:val="en-US"/>
        </w:rPr>
        <w:t xml:space="preserve">response to </w:t>
      </w:r>
      <w:del w:id="673" w:author="Elizabeth Marks" w:date="2021-04-29T05:46:00Z">
        <w:r w:rsidRPr="0089456A" w:rsidDel="000C3C07">
          <w:rPr>
            <w:lang w:val="en-US"/>
          </w:rPr>
          <w:delText>John</w:delText>
        </w:r>
        <w:r w:rsidR="00284CBD" w:rsidDel="000C3C07">
          <w:rPr>
            <w:lang w:val="en-US"/>
          </w:rPr>
          <w:delText>'</w:delText>
        </w:r>
        <w:r w:rsidRPr="0089456A" w:rsidDel="000C3C07">
          <w:rPr>
            <w:lang w:val="en-US"/>
          </w:rPr>
          <w:delText xml:space="preserve">s </w:delText>
        </w:r>
      </w:del>
      <w:ins w:id="674" w:author="Elizabeth Marks" w:date="2021-04-29T05:46:00Z">
        <w:r w:rsidR="000C3C07" w:rsidRPr="0089456A">
          <w:rPr>
            <w:lang w:val="en-US"/>
          </w:rPr>
          <w:t>John</w:t>
        </w:r>
      </w:ins>
      <w:ins w:id="675" w:author="Elizabeth Marks" w:date="2021-04-30T05:35:00Z">
        <w:r w:rsidR="006B569A">
          <w:rPr>
            <w:lang w:val="en-US"/>
          </w:rPr>
          <w:t>’</w:t>
        </w:r>
      </w:ins>
      <w:ins w:id="676" w:author="Elizabeth Marks" w:date="2021-04-29T05:46:00Z">
        <w:r w:rsidR="000C3C07" w:rsidRPr="0089456A">
          <w:rPr>
            <w:lang w:val="en-US"/>
          </w:rPr>
          <w:t xml:space="preserve">s </w:t>
        </w:r>
      </w:ins>
      <w:r w:rsidRPr="0089456A">
        <w:rPr>
          <w:lang w:val="en-US"/>
        </w:rPr>
        <w:t>error is understandable</w:t>
      </w:r>
      <w:del w:id="677" w:author="Elizabeth Marks" w:date="2021-04-29T05:46:00Z">
        <w:r w:rsidR="00284CBD" w:rsidDel="000C3C07">
          <w:rPr>
            <w:lang w:val="en-US"/>
          </w:rPr>
          <w:delText>"</w:delText>
        </w:r>
        <w:r w:rsidRPr="0089456A" w:rsidDel="000C3C07">
          <w:rPr>
            <w:lang w:val="en-US"/>
          </w:rPr>
          <w:delText xml:space="preserve"> </w:delText>
        </w:r>
      </w:del>
      <w:ins w:id="678" w:author="Elizabeth Marks" w:date="2021-04-30T05:35:00Z">
        <w:r w:rsidR="006B569A">
          <w:rPr>
            <w:lang w:val="en-US"/>
          </w:rPr>
          <w:t>”</w:t>
        </w:r>
      </w:ins>
      <w:ins w:id="679" w:author="Elizabeth Marks" w:date="2021-04-29T05:46:00Z">
        <w:r w:rsidR="000C3C07" w:rsidRPr="0089456A">
          <w:rPr>
            <w:lang w:val="en-US"/>
          </w:rPr>
          <w:t xml:space="preserve"> </w:t>
        </w:r>
      </w:ins>
      <w:r w:rsidRPr="0089456A">
        <w:rPr>
          <w:lang w:val="en-US"/>
        </w:rPr>
        <w:t xml:space="preserve">and asked to rate, on a </w:t>
      </w:r>
      <w:r w:rsidRPr="0089456A">
        <w:t xml:space="preserve">7-point Likert scale from </w:t>
      </w:r>
      <w:del w:id="680" w:author="Elizabeth Marks" w:date="2021-04-29T05:46:00Z">
        <w:r w:rsidRPr="0089456A" w:rsidDel="000C3C07">
          <w:delText>"</w:delText>
        </w:r>
      </w:del>
      <w:ins w:id="681" w:author="Elizabeth Marks" w:date="2021-04-30T05:35:00Z">
        <w:r w:rsidR="006B569A">
          <w:t>“</w:t>
        </w:r>
      </w:ins>
      <w:r w:rsidRPr="0089456A">
        <w:t>1</w:t>
      </w:r>
      <w:del w:id="682" w:author="Elizabeth Marks" w:date="2021-04-29T05:46:00Z">
        <w:r w:rsidRPr="0089456A" w:rsidDel="000C3C07">
          <w:delText xml:space="preserve">" </w:delText>
        </w:r>
      </w:del>
      <w:ins w:id="683" w:author="Elizabeth Marks" w:date="2021-04-30T05:35:00Z">
        <w:r w:rsidR="006B569A">
          <w:t>”</w:t>
        </w:r>
      </w:ins>
      <w:ins w:id="684" w:author="Elizabeth Marks" w:date="2021-04-29T05:46:00Z">
        <w:r w:rsidR="000C3C07" w:rsidRPr="0089456A">
          <w:t xml:space="preserve"> </w:t>
        </w:r>
      </w:ins>
      <w:r w:rsidRPr="0089456A">
        <w:t>(</w:t>
      </w:r>
      <w:r w:rsidRPr="0089456A">
        <w:rPr>
          <w:i/>
          <w:iCs/>
        </w:rPr>
        <w:t xml:space="preserve">strongly disagree) </w:t>
      </w:r>
      <w:r w:rsidRPr="0089456A">
        <w:t xml:space="preserve">to </w:t>
      </w:r>
      <w:del w:id="685" w:author="Elizabeth Marks" w:date="2021-04-29T05:46:00Z">
        <w:r w:rsidRPr="0089456A" w:rsidDel="000C3C07">
          <w:delText>"</w:delText>
        </w:r>
      </w:del>
      <w:ins w:id="686" w:author="Elizabeth Marks" w:date="2021-04-30T05:35:00Z">
        <w:r w:rsidR="006B569A">
          <w:t>“</w:t>
        </w:r>
      </w:ins>
      <w:r w:rsidRPr="0089456A">
        <w:t>7</w:t>
      </w:r>
      <w:del w:id="687" w:author="Elizabeth Marks" w:date="2021-04-29T05:46:00Z">
        <w:r w:rsidRPr="0089456A" w:rsidDel="000C3C07">
          <w:delText xml:space="preserve">" </w:delText>
        </w:r>
      </w:del>
      <w:ins w:id="688" w:author="Elizabeth Marks" w:date="2021-04-30T05:35:00Z">
        <w:r w:rsidR="006B569A">
          <w:t>”</w:t>
        </w:r>
      </w:ins>
      <w:ins w:id="689" w:author="Elizabeth Marks" w:date="2021-04-29T05:46:00Z">
        <w:r w:rsidR="000C3C07" w:rsidRPr="0089456A">
          <w:t xml:space="preserve"> </w:t>
        </w:r>
      </w:ins>
      <w:r w:rsidRPr="0089456A">
        <w:rPr>
          <w:i/>
          <w:iCs/>
        </w:rPr>
        <w:t>(strongly agree</w:t>
      </w:r>
      <w:r w:rsidRPr="0089456A">
        <w:t xml:space="preserve">), the </w:t>
      </w:r>
      <w:commentRangeEnd w:id="665"/>
      <w:r w:rsidRPr="0089456A">
        <w:rPr>
          <w:rStyle w:val="CommentReference"/>
          <w:rFonts w:eastAsiaTheme="minorHAnsi"/>
          <w:sz w:val="24"/>
          <w:szCs w:val="24"/>
          <w:lang w:eastAsia="en-US"/>
        </w:rPr>
        <w:commentReference w:id="665"/>
      </w:r>
      <w:r w:rsidRPr="0089456A">
        <w:t xml:space="preserve">degree to which agreed with it. Both items can be seen in full </w:t>
      </w:r>
      <w:r w:rsidRPr="00F31396">
        <w:t xml:space="preserve">in </w:t>
      </w:r>
      <w:r w:rsidR="00E31917" w:rsidRPr="00F31396">
        <w:rPr>
          <w:rPrChange w:id="690" w:author="Elizabeth Marks" w:date="2021-04-30T02:27:00Z">
            <w:rPr>
              <w:b/>
              <w:bCs/>
            </w:rPr>
          </w:rPrChange>
        </w:rPr>
        <w:t>A</w:t>
      </w:r>
      <w:r w:rsidRPr="00F31396">
        <w:rPr>
          <w:rPrChange w:id="691" w:author="Elizabeth Marks" w:date="2021-04-30T02:27:00Z">
            <w:rPr>
              <w:b/>
              <w:bCs/>
            </w:rPr>
          </w:rPrChange>
        </w:rPr>
        <w:t>ppendix B</w:t>
      </w:r>
      <w:r w:rsidRPr="00F31396">
        <w:t>.</w:t>
      </w:r>
      <w:r w:rsidRPr="0089456A">
        <w:t xml:space="preserve"> </w:t>
      </w:r>
    </w:p>
    <w:p w14:paraId="504CE0BC" w14:textId="7DD41358" w:rsidR="00A02AE3" w:rsidRPr="0089456A" w:rsidRDefault="00A02AE3" w:rsidP="00A02AE3">
      <w:pPr>
        <w:pStyle w:val="NormalWeb"/>
        <w:spacing w:before="0" w:beforeAutospacing="0" w:after="0" w:afterAutospacing="0" w:line="480" w:lineRule="auto"/>
        <w:ind w:firstLine="720"/>
        <w:rPr>
          <w:lang w:val="en-US"/>
        </w:rPr>
      </w:pPr>
      <w:commentRangeStart w:id="692"/>
      <w:r w:rsidRPr="0089456A">
        <w:rPr>
          <w:b/>
          <w:bCs/>
        </w:rPr>
        <w:t xml:space="preserve">Manipulation Check. </w:t>
      </w:r>
      <w:r w:rsidRPr="0089456A">
        <w:t>To assess the effectiveness of our manipulation, participants completed two items designed to measure the degree to which</w:t>
      </w:r>
      <w:r w:rsidRPr="0089456A">
        <w:rPr>
          <w:lang w:val="en-US"/>
        </w:rPr>
        <w:t xml:space="preserve"> they perceived CCM to be providing its employees with perks. The first item asked participants to agree to the following statement on a </w:t>
      </w:r>
      <w:r w:rsidRPr="0089456A">
        <w:t xml:space="preserve">7-point Likert scale from </w:t>
      </w:r>
      <w:del w:id="693" w:author="Elizabeth Marks" w:date="2021-04-29T05:46:00Z">
        <w:r w:rsidRPr="0089456A" w:rsidDel="000C3C07">
          <w:delText>"</w:delText>
        </w:r>
      </w:del>
      <w:ins w:id="694" w:author="Elizabeth Marks" w:date="2021-04-30T05:35:00Z">
        <w:r w:rsidR="006B569A">
          <w:t>“</w:t>
        </w:r>
      </w:ins>
      <w:r w:rsidRPr="0089456A">
        <w:t>1</w:t>
      </w:r>
      <w:del w:id="695" w:author="Elizabeth Marks" w:date="2021-04-29T05:46:00Z">
        <w:r w:rsidRPr="0089456A" w:rsidDel="000C3C07">
          <w:delText xml:space="preserve">" </w:delText>
        </w:r>
      </w:del>
      <w:ins w:id="696" w:author="Elizabeth Marks" w:date="2021-04-30T05:35:00Z">
        <w:r w:rsidR="006B569A">
          <w:t>”</w:t>
        </w:r>
      </w:ins>
      <w:ins w:id="697" w:author="Elizabeth Marks" w:date="2021-04-29T05:46:00Z">
        <w:r w:rsidR="000C3C07" w:rsidRPr="0089456A">
          <w:t xml:space="preserve"> </w:t>
        </w:r>
      </w:ins>
      <w:r w:rsidRPr="0089456A">
        <w:t>(</w:t>
      </w:r>
      <w:r w:rsidRPr="0089456A">
        <w:rPr>
          <w:i/>
          <w:iCs/>
        </w:rPr>
        <w:t xml:space="preserve">strongly disagree) </w:t>
      </w:r>
      <w:r w:rsidRPr="0089456A">
        <w:t xml:space="preserve">to </w:t>
      </w:r>
      <w:del w:id="698" w:author="Elizabeth Marks" w:date="2021-04-29T05:46:00Z">
        <w:r w:rsidRPr="0089456A" w:rsidDel="000C3C07">
          <w:delText>"</w:delText>
        </w:r>
      </w:del>
      <w:ins w:id="699" w:author="Elizabeth Marks" w:date="2021-04-30T05:35:00Z">
        <w:r w:rsidR="006B569A">
          <w:t>“</w:t>
        </w:r>
      </w:ins>
      <w:r w:rsidRPr="0089456A">
        <w:t>7</w:t>
      </w:r>
      <w:del w:id="700" w:author="Elizabeth Marks" w:date="2021-04-29T05:46:00Z">
        <w:r w:rsidRPr="0089456A" w:rsidDel="000C3C07">
          <w:delText xml:space="preserve">" </w:delText>
        </w:r>
      </w:del>
      <w:ins w:id="701" w:author="Elizabeth Marks" w:date="2021-04-30T05:35:00Z">
        <w:r w:rsidR="006B569A">
          <w:t>”</w:t>
        </w:r>
      </w:ins>
      <w:ins w:id="702" w:author="Elizabeth Marks" w:date="2021-04-29T05:46:00Z">
        <w:r w:rsidR="000C3C07" w:rsidRPr="0089456A">
          <w:t xml:space="preserve"> </w:t>
        </w:r>
      </w:ins>
      <w:r w:rsidRPr="0089456A">
        <w:rPr>
          <w:i/>
          <w:iCs/>
        </w:rPr>
        <w:t>(strongly agree</w:t>
      </w:r>
      <w:r w:rsidRPr="0089456A">
        <w:t xml:space="preserve">): </w:t>
      </w:r>
      <w:del w:id="703" w:author="Elizabeth Marks" w:date="2021-04-29T05:46:00Z">
        <w:r w:rsidR="00284CBD" w:rsidDel="000C3C07">
          <w:delText>"</w:delText>
        </w:r>
      </w:del>
      <w:ins w:id="704" w:author="Elizabeth Marks" w:date="2021-04-30T05:35:00Z">
        <w:r w:rsidR="006B569A">
          <w:t>“</w:t>
        </w:r>
      </w:ins>
      <w:r w:rsidRPr="0089456A">
        <w:t>From the description of CCM, I got the sense that they provide employees with considerable perks</w:t>
      </w:r>
      <w:del w:id="705" w:author="Elizabeth Marks" w:date="2021-04-29T05:46:00Z">
        <w:r w:rsidRPr="0089456A" w:rsidDel="000C3C07">
          <w:delText>.</w:delText>
        </w:r>
        <w:r w:rsidR="00284CBD" w:rsidDel="000C3C07">
          <w:delText>"</w:delText>
        </w:r>
        <w:r w:rsidRPr="0089456A" w:rsidDel="000C3C07">
          <w:delText xml:space="preserve"> </w:delText>
        </w:r>
      </w:del>
      <w:ins w:id="706" w:author="Elizabeth Marks" w:date="2021-04-29T05:46:00Z">
        <w:r w:rsidR="000C3C07" w:rsidRPr="0089456A">
          <w:t>.</w:t>
        </w:r>
      </w:ins>
      <w:ins w:id="707" w:author="Elizabeth Marks" w:date="2021-04-30T05:35:00Z">
        <w:r w:rsidR="006B569A">
          <w:t>”</w:t>
        </w:r>
      </w:ins>
      <w:ins w:id="708" w:author="Elizabeth Marks" w:date="2021-04-29T05:46:00Z">
        <w:r w:rsidR="000C3C07" w:rsidRPr="0089456A">
          <w:t xml:space="preserve"> </w:t>
        </w:r>
      </w:ins>
      <w:commentRangeStart w:id="709"/>
      <w:commentRangeStart w:id="710"/>
      <w:del w:id="711" w:author="William Hall" w:date="2021-04-29T15:11:00Z">
        <w:r w:rsidRPr="0089456A" w:rsidDel="005A6264">
          <w:delText xml:space="preserve">The second item asked participants to briefly summarize their impression of CCM as a company. </w:delText>
        </w:r>
        <w:r w:rsidRPr="0089456A" w:rsidDel="005A6264">
          <w:rPr>
            <w:lang w:val="en-US"/>
          </w:rPr>
          <w:delText>These items were analyzed separately</w:delText>
        </w:r>
        <w:commentRangeEnd w:id="692"/>
        <w:r w:rsidR="00862F1B" w:rsidDel="005A6264">
          <w:rPr>
            <w:rStyle w:val="CommentReference"/>
            <w:rFonts w:asciiTheme="minorHAnsi" w:eastAsiaTheme="minorHAnsi" w:hAnsiTheme="minorHAnsi" w:cstheme="minorBidi"/>
            <w:lang w:eastAsia="en-US"/>
          </w:rPr>
          <w:commentReference w:id="692"/>
        </w:r>
        <w:r w:rsidRPr="0089456A" w:rsidDel="005A6264">
          <w:rPr>
            <w:lang w:val="en-US"/>
          </w:rPr>
          <w:delText>.</w:delText>
        </w:r>
        <w:commentRangeEnd w:id="709"/>
        <w:r w:rsidRPr="0089456A" w:rsidDel="005A6264">
          <w:rPr>
            <w:rStyle w:val="CommentReference"/>
            <w:rFonts w:eastAsiaTheme="minorHAnsi"/>
            <w:sz w:val="24"/>
            <w:szCs w:val="24"/>
            <w:lang w:eastAsia="en-US"/>
          </w:rPr>
          <w:commentReference w:id="709"/>
        </w:r>
      </w:del>
      <w:ins w:id="712" w:author="Elizabeth Marks" w:date="2021-04-28T21:31:00Z">
        <w:del w:id="713" w:author="William Hall" w:date="2021-04-29T15:11:00Z">
          <w:r w:rsidR="00824DE5" w:rsidDel="005A6264">
            <w:rPr>
              <w:lang w:val="en-US"/>
            </w:rPr>
            <w:delText xml:space="preserve"> </w:delText>
          </w:r>
        </w:del>
        <w:r w:rsidR="00824DE5">
          <w:rPr>
            <w:lang w:val="en-US"/>
          </w:rPr>
          <w:t xml:space="preserve">An additional item </w:t>
        </w:r>
      </w:ins>
      <w:ins w:id="714" w:author="Elizabeth Marks" w:date="2021-04-28T21:32:00Z">
        <w:r w:rsidR="00824DE5">
          <w:rPr>
            <w:lang w:val="en-US"/>
          </w:rPr>
          <w:t xml:space="preserve">measured </w:t>
        </w:r>
      </w:ins>
      <w:ins w:id="715" w:author="Elizabeth Marks" w:date="2021-04-29T05:48:00Z">
        <w:r w:rsidR="000C3C07">
          <w:rPr>
            <w:lang w:val="en-US"/>
          </w:rPr>
          <w:t xml:space="preserve">the </w:t>
        </w:r>
      </w:ins>
      <w:ins w:id="716" w:author="Elizabeth Marks" w:date="2021-04-28T21:32:00Z">
        <w:r w:rsidR="00824DE5">
          <w:rPr>
            <w:lang w:val="en-US"/>
          </w:rPr>
          <w:t>degree to which participants believed CCM was a fun place to work.</w:t>
        </w:r>
        <w:del w:id="717" w:author="William Hall" w:date="2021-04-29T15:11:00Z">
          <w:r w:rsidR="00824DE5" w:rsidDel="005A6264">
            <w:rPr>
              <w:lang w:val="en-US"/>
            </w:rPr>
            <w:delText xml:space="preserve"> This was used later in the study to get a measure of their perception of CCM</w:delText>
          </w:r>
        </w:del>
      </w:ins>
      <w:ins w:id="718" w:author="Elizabeth Marks" w:date="2021-04-28T21:33:00Z">
        <w:del w:id="719" w:author="William Hall" w:date="2021-04-29T15:11:00Z">
          <w:r w:rsidR="00824DE5" w:rsidDel="005A6264">
            <w:rPr>
              <w:lang w:val="en-US"/>
            </w:rPr>
            <w:delText>s culture.</w:delText>
          </w:r>
        </w:del>
        <w:r w:rsidR="00824DE5">
          <w:rPr>
            <w:lang w:val="en-US"/>
          </w:rPr>
          <w:t xml:space="preserve"> The item presented the statement</w:t>
        </w:r>
      </w:ins>
      <w:ins w:id="720" w:author="Elizabeth Marks" w:date="2021-04-29T05:49:00Z">
        <w:r w:rsidR="000C3C07">
          <w:rPr>
            <w:lang w:val="en-US"/>
          </w:rPr>
          <w:t>,</w:t>
        </w:r>
      </w:ins>
      <w:ins w:id="721" w:author="Elizabeth Marks" w:date="2021-04-28T21:33:00Z">
        <w:r w:rsidR="00824DE5">
          <w:rPr>
            <w:lang w:val="en-US"/>
          </w:rPr>
          <w:t xml:space="preserve"> </w:t>
        </w:r>
      </w:ins>
      <w:ins w:id="722" w:author="Elizabeth Marks" w:date="2021-04-30T05:35:00Z">
        <w:r w:rsidR="006B569A">
          <w:rPr>
            <w:lang w:val="en-US"/>
          </w:rPr>
          <w:t>“</w:t>
        </w:r>
      </w:ins>
      <w:ins w:id="723" w:author="Elizabeth Marks" w:date="2021-04-28T21:33:00Z">
        <w:r w:rsidR="00824DE5">
          <w:rPr>
            <w:lang w:val="en-US"/>
          </w:rPr>
          <w:t>CCM seems like a fun place to work.</w:t>
        </w:r>
      </w:ins>
      <w:ins w:id="724" w:author="Elizabeth Marks" w:date="2021-04-30T05:35:00Z">
        <w:r w:rsidR="006B569A">
          <w:rPr>
            <w:lang w:val="en-US"/>
          </w:rPr>
          <w:t>”</w:t>
        </w:r>
      </w:ins>
      <w:ins w:id="725" w:author="Elizabeth Marks" w:date="2021-04-28T21:33:00Z">
        <w:r w:rsidR="00824DE5">
          <w:rPr>
            <w:lang w:val="en-US"/>
          </w:rPr>
          <w:t xml:space="preserve"> Participants </w:t>
        </w:r>
        <w:r w:rsidR="00824DE5">
          <w:rPr>
            <w:lang w:val="en-US"/>
          </w:rPr>
          <w:lastRenderedPageBreak/>
          <w:t xml:space="preserve">were asked to rate how strongly they agreed or disagreed with that statement </w:t>
        </w:r>
        <w:r w:rsidR="00824DE5" w:rsidRPr="0089456A">
          <w:rPr>
            <w:lang w:val="en-US"/>
          </w:rPr>
          <w:t xml:space="preserve">on a </w:t>
        </w:r>
        <w:r w:rsidR="00824DE5" w:rsidRPr="0089456A">
          <w:t xml:space="preserve">7-point Likert scale from </w:t>
        </w:r>
      </w:ins>
      <w:ins w:id="726" w:author="Elizabeth Marks" w:date="2021-04-30T05:35:00Z">
        <w:r w:rsidR="006B569A">
          <w:t>“</w:t>
        </w:r>
      </w:ins>
      <w:ins w:id="727" w:author="Elizabeth Marks" w:date="2021-04-28T21:33:00Z">
        <w:r w:rsidR="00824DE5" w:rsidRPr="0089456A">
          <w:t>1</w:t>
        </w:r>
      </w:ins>
      <w:ins w:id="728" w:author="Elizabeth Marks" w:date="2021-04-30T05:35:00Z">
        <w:r w:rsidR="006B569A">
          <w:t>”</w:t>
        </w:r>
      </w:ins>
      <w:ins w:id="729" w:author="Elizabeth Marks" w:date="2021-04-28T21:33:00Z">
        <w:r w:rsidR="00824DE5" w:rsidRPr="0089456A">
          <w:t xml:space="preserve"> (</w:t>
        </w:r>
        <w:r w:rsidR="00824DE5" w:rsidRPr="0089456A">
          <w:rPr>
            <w:i/>
            <w:iCs/>
          </w:rPr>
          <w:t xml:space="preserve">strongly disagree) </w:t>
        </w:r>
        <w:r w:rsidR="00824DE5" w:rsidRPr="0089456A">
          <w:t xml:space="preserve">to </w:t>
        </w:r>
      </w:ins>
      <w:ins w:id="730" w:author="Elizabeth Marks" w:date="2021-04-30T05:35:00Z">
        <w:r w:rsidR="006B569A">
          <w:t>“</w:t>
        </w:r>
      </w:ins>
      <w:ins w:id="731" w:author="Elizabeth Marks" w:date="2021-04-28T21:33:00Z">
        <w:r w:rsidR="00824DE5" w:rsidRPr="0089456A">
          <w:t>7</w:t>
        </w:r>
      </w:ins>
      <w:ins w:id="732" w:author="Elizabeth Marks" w:date="2021-04-30T05:35:00Z">
        <w:r w:rsidR="006B569A">
          <w:t>”</w:t>
        </w:r>
      </w:ins>
      <w:ins w:id="733" w:author="Elizabeth Marks" w:date="2021-04-28T21:33:00Z">
        <w:r w:rsidR="00824DE5" w:rsidRPr="0089456A">
          <w:t xml:space="preserve"> </w:t>
        </w:r>
        <w:r w:rsidR="00824DE5" w:rsidRPr="0089456A">
          <w:rPr>
            <w:i/>
            <w:iCs/>
          </w:rPr>
          <w:t>(strongly agree</w:t>
        </w:r>
        <w:r w:rsidR="00824DE5" w:rsidRPr="0089456A">
          <w:t>)</w:t>
        </w:r>
        <w:r w:rsidR="00824DE5">
          <w:t>.</w:t>
        </w:r>
      </w:ins>
      <w:commentRangeEnd w:id="710"/>
      <w:r w:rsidR="0029308B">
        <w:rPr>
          <w:rStyle w:val="CommentReference"/>
          <w:rFonts w:asciiTheme="minorHAnsi" w:eastAsiaTheme="minorHAnsi" w:hAnsiTheme="minorHAnsi" w:cstheme="minorBidi"/>
          <w:lang w:eastAsia="en-US"/>
        </w:rPr>
        <w:commentReference w:id="710"/>
      </w:r>
      <w:ins w:id="734" w:author="Elizabeth Marks" w:date="2021-04-30T19:13:00Z">
        <w:r w:rsidR="00F96B5A">
          <w:t xml:space="preserve"> This was an</w:t>
        </w:r>
      </w:ins>
      <w:ins w:id="735" w:author="Elizabeth Marks" w:date="2021-04-30T19:14:00Z">
        <w:r w:rsidR="00F96B5A">
          <w:t>alyzed</w:t>
        </w:r>
      </w:ins>
      <w:ins w:id="736" w:author="Elizabeth Marks" w:date="2021-04-30T20:46:00Z">
        <w:r w:rsidR="00A43B2C">
          <w:t xml:space="preserve"> separately from the manipulation check measure.</w:t>
        </w:r>
      </w:ins>
    </w:p>
    <w:p w14:paraId="305674C0" w14:textId="22B43362" w:rsidR="00A02AE3" w:rsidRPr="00E671E7" w:rsidRDefault="00A02AE3" w:rsidP="00A02AE3">
      <w:pPr>
        <w:pStyle w:val="NormalWeb"/>
        <w:spacing w:before="0" w:beforeAutospacing="0" w:after="0" w:afterAutospacing="0" w:line="480" w:lineRule="auto"/>
        <w:ind w:firstLine="720"/>
        <w:rPr>
          <w:b/>
          <w:bCs/>
          <w:lang w:val="en-US"/>
        </w:rPr>
      </w:pPr>
      <w:r w:rsidRPr="0089456A">
        <w:rPr>
          <w:b/>
          <w:bCs/>
        </w:rPr>
        <w:t xml:space="preserve">Attention Check. </w:t>
      </w:r>
      <w:r w:rsidRPr="0089456A">
        <w:t>To ensure that participants were attentive</w:t>
      </w:r>
      <w:commentRangeStart w:id="737"/>
      <w:r w:rsidRPr="0089456A">
        <w:t xml:space="preserve">, they were asked to answer two </w:t>
      </w:r>
      <w:r w:rsidR="00FA72AE">
        <w:t xml:space="preserve">questions </w:t>
      </w:r>
      <w:r w:rsidR="009E69C4">
        <w:t>about the content they encountered</w:t>
      </w:r>
      <w:del w:id="738" w:author="Elizabeth Marks" w:date="2021-04-29T05:49:00Z">
        <w:r w:rsidR="009E69C4" w:rsidDel="000C3C07">
          <w:delText xml:space="preserve"> </w:delText>
        </w:r>
      </w:del>
      <w:r w:rsidRPr="0089456A">
        <w:t xml:space="preserve">. </w:t>
      </w:r>
      <w:commentRangeEnd w:id="737"/>
      <w:r w:rsidRPr="0089456A">
        <w:rPr>
          <w:rStyle w:val="CommentReference"/>
          <w:rFonts w:eastAsiaTheme="minorHAnsi"/>
          <w:sz w:val="24"/>
          <w:szCs w:val="24"/>
          <w:lang w:eastAsia="en-US"/>
        </w:rPr>
        <w:commentReference w:id="737"/>
      </w:r>
      <w:r w:rsidR="009E69C4">
        <w:t>The first</w:t>
      </w:r>
      <w:r w:rsidR="00CB171E">
        <w:t xml:space="preserve"> question</w:t>
      </w:r>
      <w:r w:rsidR="009E69C4">
        <w:t xml:space="preserve"> they were asked was</w:t>
      </w:r>
      <w:ins w:id="739" w:author="Elizabeth Marks" w:date="2021-04-29T05:49:00Z">
        <w:r w:rsidR="000C3C07">
          <w:t>,</w:t>
        </w:r>
      </w:ins>
      <w:r w:rsidR="00CB171E">
        <w:t xml:space="preserve"> </w:t>
      </w:r>
      <w:del w:id="740" w:author="Elizabeth Marks" w:date="2021-04-29T05:48:00Z">
        <w:r w:rsidR="00CB171E" w:rsidDel="000C3C07">
          <w:delText>“</w:delText>
        </w:r>
      </w:del>
      <w:ins w:id="741" w:author="Elizabeth Marks" w:date="2021-04-30T05:35:00Z">
        <w:r w:rsidR="006B569A">
          <w:t>“</w:t>
        </w:r>
      </w:ins>
      <w:r w:rsidR="007D4950">
        <w:t>w</w:t>
      </w:r>
      <w:r w:rsidR="007D4950" w:rsidRPr="007D4950">
        <w:t>hat was the name of the employee that you read about at the start of the study</w:t>
      </w:r>
      <w:del w:id="742" w:author="Elizabeth Marks" w:date="2021-04-29T05:48:00Z">
        <w:r w:rsidR="007D4950" w:rsidRPr="007D4950" w:rsidDel="000C3C07">
          <w:delText>?</w:delText>
        </w:r>
        <w:r w:rsidR="007D4950" w:rsidDel="000C3C07">
          <w:delText xml:space="preserve">” </w:delText>
        </w:r>
      </w:del>
      <w:ins w:id="743" w:author="Elizabeth Marks" w:date="2021-04-29T05:48:00Z">
        <w:r w:rsidR="000C3C07" w:rsidRPr="007D4950">
          <w:t>?</w:t>
        </w:r>
      </w:ins>
      <w:ins w:id="744" w:author="Elizabeth Marks" w:date="2021-04-30T05:35:00Z">
        <w:r w:rsidR="006B569A">
          <w:t>”</w:t>
        </w:r>
      </w:ins>
      <w:ins w:id="745" w:author="Elizabeth Marks" w:date="2021-04-29T05:48:00Z">
        <w:r w:rsidR="000C3C07">
          <w:t xml:space="preserve"> </w:t>
        </w:r>
      </w:ins>
      <w:r w:rsidR="009E69C4">
        <w:t>To this, th</w:t>
      </w:r>
      <w:r w:rsidR="00736829">
        <w:t xml:space="preserve">ey were </w:t>
      </w:r>
      <w:del w:id="746" w:author="Elizabeth Marks" w:date="2021-04-29T05:50:00Z">
        <w:r w:rsidR="00736829" w:rsidDel="000C3C07">
          <w:delText>given four options to choose from</w:delText>
        </w:r>
      </w:del>
      <w:del w:id="747" w:author="Elizabeth Marks" w:date="2021-04-29T05:49:00Z">
        <w:r w:rsidR="00736829" w:rsidDel="000C3C07">
          <w:delText>:</w:delText>
        </w:r>
      </w:del>
      <w:ins w:id="748" w:author="Elizabeth Marks" w:date="2021-04-29T05:50:00Z">
        <w:r w:rsidR="000C3C07">
          <w:t>asked to choose between</w:t>
        </w:r>
      </w:ins>
      <w:r w:rsidR="00736829">
        <w:t xml:space="preserve"> </w:t>
      </w:r>
      <w:del w:id="749" w:author="Elizabeth Marks" w:date="2021-04-29T05:48:00Z">
        <w:r w:rsidR="00736829" w:rsidDel="000C3C07">
          <w:delText>“</w:delText>
        </w:r>
      </w:del>
      <w:ins w:id="750" w:author="Elizabeth Marks" w:date="2021-04-30T05:35:00Z">
        <w:r w:rsidR="006B569A">
          <w:t>“</w:t>
        </w:r>
      </w:ins>
      <w:r w:rsidR="00736829">
        <w:t>Jane</w:t>
      </w:r>
      <w:del w:id="751" w:author="Elizabeth Marks" w:date="2021-04-29T05:48:00Z">
        <w:r w:rsidR="00736829" w:rsidDel="000C3C07">
          <w:delText xml:space="preserve">”, </w:delText>
        </w:r>
      </w:del>
      <w:ins w:id="752" w:author="Elizabeth Marks" w:date="2021-04-29T05:49:00Z">
        <w:r w:rsidR="000C3C07">
          <w:t>,</w:t>
        </w:r>
      </w:ins>
      <w:ins w:id="753" w:author="Elizabeth Marks" w:date="2021-04-30T05:35:00Z">
        <w:r w:rsidR="006B569A">
          <w:t>” “</w:t>
        </w:r>
      </w:ins>
      <w:del w:id="754" w:author="Elizabeth Marks" w:date="2021-04-29T05:50:00Z">
        <w:r w:rsidR="00736829" w:rsidDel="000C3C07">
          <w:delText>“</w:delText>
        </w:r>
      </w:del>
      <w:r w:rsidR="00736829">
        <w:t>John</w:t>
      </w:r>
      <w:del w:id="755" w:author="Elizabeth Marks" w:date="2021-04-29T05:50:00Z">
        <w:r w:rsidR="00736829" w:rsidDel="000C3C07">
          <w:delText xml:space="preserve">”, </w:delText>
        </w:r>
      </w:del>
      <w:ins w:id="756" w:author="Elizabeth Marks" w:date="2021-04-29T05:50:00Z">
        <w:r w:rsidR="000C3C07">
          <w:t>,</w:t>
        </w:r>
      </w:ins>
      <w:ins w:id="757" w:author="Elizabeth Marks" w:date="2021-04-30T05:35:00Z">
        <w:r w:rsidR="006B569A">
          <w:t>” “</w:t>
        </w:r>
      </w:ins>
      <w:del w:id="758" w:author="Elizabeth Marks" w:date="2021-04-29T05:50:00Z">
        <w:r w:rsidR="00736829" w:rsidDel="000C3C07">
          <w:delText>“</w:delText>
        </w:r>
      </w:del>
      <w:r w:rsidR="00736829">
        <w:t>Mark</w:t>
      </w:r>
      <w:del w:id="759" w:author="Elizabeth Marks" w:date="2021-04-29T05:50:00Z">
        <w:r w:rsidR="00736829" w:rsidDel="000C3C07">
          <w:delText xml:space="preserve">” </w:delText>
        </w:r>
      </w:del>
      <w:ins w:id="760" w:author="Elizabeth Marks" w:date="2021-04-29T05:50:00Z">
        <w:r w:rsidR="000C3C07">
          <w:t>,</w:t>
        </w:r>
      </w:ins>
      <w:ins w:id="761" w:author="Elizabeth Marks" w:date="2021-04-30T05:35:00Z">
        <w:r w:rsidR="006B569A">
          <w:t>”</w:t>
        </w:r>
      </w:ins>
      <w:ins w:id="762" w:author="Elizabeth Marks" w:date="2021-04-29T05:50:00Z">
        <w:r w:rsidR="000C3C07">
          <w:t xml:space="preserve"> </w:t>
        </w:r>
      </w:ins>
      <w:r w:rsidR="00736829">
        <w:t xml:space="preserve">and </w:t>
      </w:r>
      <w:del w:id="763" w:author="Elizabeth Marks" w:date="2021-04-29T05:50:00Z">
        <w:r w:rsidR="00736829" w:rsidDel="000C3C07">
          <w:delText>“</w:delText>
        </w:r>
      </w:del>
      <w:ins w:id="764" w:author="Elizabeth Marks" w:date="2021-04-30T05:35:00Z">
        <w:r w:rsidR="006B569A">
          <w:t>“</w:t>
        </w:r>
      </w:ins>
      <w:r w:rsidR="00736829">
        <w:t>Mary</w:t>
      </w:r>
      <w:del w:id="765" w:author="Elizabeth Marks" w:date="2021-04-29T05:50:00Z">
        <w:r w:rsidR="00736829" w:rsidDel="000C3C07">
          <w:delText xml:space="preserve">”, </w:delText>
        </w:r>
      </w:del>
      <w:ins w:id="766" w:author="Elizabeth Marks" w:date="2021-04-29T05:50:00Z">
        <w:r w:rsidR="000C3C07">
          <w:t>,</w:t>
        </w:r>
      </w:ins>
      <w:ins w:id="767" w:author="Elizabeth Marks" w:date="2021-04-30T05:35:00Z">
        <w:r w:rsidR="006B569A">
          <w:t>”</w:t>
        </w:r>
      </w:ins>
      <w:ins w:id="768" w:author="Elizabeth Marks" w:date="2021-04-29T05:50:00Z">
        <w:r w:rsidR="000C3C07">
          <w:t xml:space="preserve"> </w:t>
        </w:r>
      </w:ins>
      <w:r w:rsidR="00736829">
        <w:t xml:space="preserve">with John being the correct answer. </w:t>
      </w:r>
      <w:r w:rsidR="007D4950">
        <w:t xml:space="preserve">They were </w:t>
      </w:r>
      <w:r w:rsidR="00736829">
        <w:t xml:space="preserve">then asked </w:t>
      </w:r>
      <w:r w:rsidR="00546B20">
        <w:t xml:space="preserve">a section question: </w:t>
      </w:r>
      <w:del w:id="769" w:author="Elizabeth Marks" w:date="2021-04-29T05:50:00Z">
        <w:r w:rsidR="00546B20" w:rsidDel="000C3C07">
          <w:delText>“</w:delText>
        </w:r>
      </w:del>
      <w:ins w:id="770" w:author="Elizabeth Marks" w:date="2021-04-30T05:35:00Z">
        <w:r w:rsidR="006B569A">
          <w:t>“</w:t>
        </w:r>
      </w:ins>
      <w:r w:rsidR="00546B20" w:rsidRPr="00546B20">
        <w:t>What was the name of the company you read about at the start of the study</w:t>
      </w:r>
      <w:del w:id="771" w:author="Elizabeth Marks" w:date="2021-04-29T05:50:00Z">
        <w:r w:rsidR="00546B20" w:rsidRPr="00546B20" w:rsidDel="000C3C07">
          <w:delText>?</w:delText>
        </w:r>
        <w:r w:rsidR="00546B20" w:rsidDel="000C3C07">
          <w:delText xml:space="preserve">” </w:delText>
        </w:r>
      </w:del>
      <w:ins w:id="772" w:author="Elizabeth Marks" w:date="2021-04-29T05:50:00Z">
        <w:r w:rsidR="000C3C07" w:rsidRPr="00546B20">
          <w:t>?</w:t>
        </w:r>
      </w:ins>
      <w:ins w:id="773" w:author="Elizabeth Marks" w:date="2021-04-30T05:35:00Z">
        <w:r w:rsidR="006B569A">
          <w:t>”</w:t>
        </w:r>
      </w:ins>
      <w:ins w:id="774" w:author="Elizabeth Marks" w:date="2021-04-29T05:50:00Z">
        <w:r w:rsidR="000C3C07">
          <w:t xml:space="preserve"> </w:t>
        </w:r>
      </w:ins>
      <w:r w:rsidR="00546B20">
        <w:t>There were also four options to choose from</w:t>
      </w:r>
      <w:ins w:id="775" w:author="Elizabeth Marks" w:date="2021-04-29T05:50:00Z">
        <w:r w:rsidR="000C3C07">
          <w:t>,</w:t>
        </w:r>
      </w:ins>
      <w:r w:rsidR="00546B20">
        <w:t xml:space="preserve"> which were </w:t>
      </w:r>
      <w:del w:id="776" w:author="Elizabeth Marks" w:date="2021-04-29T05:50:00Z">
        <w:r w:rsidR="00546B20" w:rsidDel="000C3C07">
          <w:delText>“</w:delText>
        </w:r>
      </w:del>
      <w:ins w:id="777" w:author="Elizabeth Marks" w:date="2021-04-30T05:35:00Z">
        <w:r w:rsidR="006B569A">
          <w:t>“</w:t>
        </w:r>
      </w:ins>
      <w:r w:rsidR="00546B20">
        <w:t>CCM</w:t>
      </w:r>
      <w:del w:id="778" w:author="Elizabeth Marks" w:date="2021-04-29T05:50:00Z">
        <w:r w:rsidR="00546B20" w:rsidDel="000C3C07">
          <w:delText xml:space="preserve">”, </w:delText>
        </w:r>
      </w:del>
      <w:ins w:id="779" w:author="Elizabeth Marks" w:date="2021-04-29T05:50:00Z">
        <w:r w:rsidR="000C3C07">
          <w:t>,</w:t>
        </w:r>
      </w:ins>
      <w:ins w:id="780" w:author="Elizabeth Marks" w:date="2021-04-30T05:35:00Z">
        <w:r w:rsidR="006B569A">
          <w:t>” “</w:t>
        </w:r>
      </w:ins>
      <w:del w:id="781" w:author="Elizabeth Marks" w:date="2021-04-29T05:50:00Z">
        <w:r w:rsidR="00546B20" w:rsidDel="000C3C07">
          <w:delText>“</w:delText>
        </w:r>
      </w:del>
      <w:r w:rsidR="00546B20">
        <w:t>GGC</w:t>
      </w:r>
      <w:del w:id="782" w:author="Elizabeth Marks" w:date="2021-04-29T05:50:00Z">
        <w:r w:rsidR="00546B20" w:rsidDel="000C3C07">
          <w:delText xml:space="preserve">”, </w:delText>
        </w:r>
      </w:del>
      <w:ins w:id="783" w:author="Elizabeth Marks" w:date="2021-04-29T05:50:00Z">
        <w:r w:rsidR="000C3C07">
          <w:t>,</w:t>
        </w:r>
      </w:ins>
      <w:ins w:id="784" w:author="Elizabeth Marks" w:date="2021-04-30T05:35:00Z">
        <w:r w:rsidR="006B569A">
          <w:t>” “</w:t>
        </w:r>
      </w:ins>
      <w:del w:id="785" w:author="Elizabeth Marks" w:date="2021-04-29T05:50:00Z">
        <w:r w:rsidR="00546B20" w:rsidDel="000C3C07">
          <w:delText>“</w:delText>
        </w:r>
      </w:del>
      <w:r w:rsidR="00546B20">
        <w:t>AOM</w:t>
      </w:r>
      <w:del w:id="786" w:author="Elizabeth Marks" w:date="2021-04-29T05:50:00Z">
        <w:r w:rsidR="00546B20" w:rsidDel="000C3C07">
          <w:delText xml:space="preserve">”, </w:delText>
        </w:r>
      </w:del>
      <w:ins w:id="787" w:author="Elizabeth Marks" w:date="2021-04-29T05:50:00Z">
        <w:r w:rsidR="000C3C07">
          <w:t>,</w:t>
        </w:r>
      </w:ins>
      <w:ins w:id="788" w:author="Elizabeth Marks" w:date="2021-04-30T05:35:00Z">
        <w:r w:rsidR="006B569A">
          <w:t>”</w:t>
        </w:r>
      </w:ins>
      <w:ins w:id="789" w:author="Elizabeth Marks" w:date="2021-04-29T05:50:00Z">
        <w:r w:rsidR="000C3C07">
          <w:t xml:space="preserve"> </w:t>
        </w:r>
      </w:ins>
      <w:r w:rsidR="00546B20">
        <w:t xml:space="preserve">and </w:t>
      </w:r>
      <w:del w:id="790" w:author="Elizabeth Marks" w:date="2021-04-29T05:50:00Z">
        <w:r w:rsidR="00546B20" w:rsidDel="000C3C07">
          <w:delText>“</w:delText>
        </w:r>
      </w:del>
      <w:ins w:id="791" w:author="Elizabeth Marks" w:date="2021-04-30T05:35:00Z">
        <w:r w:rsidR="006B569A">
          <w:t>“</w:t>
        </w:r>
      </w:ins>
      <w:r w:rsidR="00546B20">
        <w:t>SPS</w:t>
      </w:r>
      <w:del w:id="792" w:author="Elizabeth Marks" w:date="2021-04-29T05:50:00Z">
        <w:r w:rsidR="00546B20" w:rsidDel="000C3C07">
          <w:delText xml:space="preserve">”. </w:delText>
        </w:r>
      </w:del>
      <w:ins w:id="793" w:author="Elizabeth Marks" w:date="2021-04-29T05:50:00Z">
        <w:r w:rsidR="000C3C07">
          <w:t>.</w:t>
        </w:r>
      </w:ins>
      <w:ins w:id="794" w:author="Elizabeth Marks" w:date="2021-04-30T05:35:00Z">
        <w:r w:rsidR="006B569A">
          <w:t>” “</w:t>
        </w:r>
      </w:ins>
      <w:del w:id="795" w:author="Elizabeth Marks" w:date="2021-04-29T05:50:00Z">
        <w:r w:rsidR="00546B20" w:rsidDel="000C3C07">
          <w:delText>“</w:delText>
        </w:r>
      </w:del>
      <w:r w:rsidR="00546B20">
        <w:t>CCM</w:t>
      </w:r>
      <w:del w:id="796" w:author="Elizabeth Marks" w:date="2021-04-29T05:50:00Z">
        <w:r w:rsidR="00546B20" w:rsidDel="000C3C07">
          <w:delText xml:space="preserve">” </w:delText>
        </w:r>
      </w:del>
      <w:ins w:id="797" w:author="Elizabeth Marks" w:date="2021-04-30T05:35:00Z">
        <w:r w:rsidR="006B569A">
          <w:t>”</w:t>
        </w:r>
      </w:ins>
      <w:ins w:id="798" w:author="Elizabeth Marks" w:date="2021-04-29T05:50:00Z">
        <w:r w:rsidR="000C3C07">
          <w:t xml:space="preserve"> </w:t>
        </w:r>
      </w:ins>
      <w:r w:rsidR="00546B20">
        <w:t xml:space="preserve">was the correct answer. </w:t>
      </w:r>
      <w:r w:rsidRPr="0089456A">
        <w:t xml:space="preserve">If a participant failed to </w:t>
      </w:r>
      <w:r w:rsidRPr="00F31396">
        <w:t xml:space="preserve">answer either question correctly, </w:t>
      </w:r>
      <w:r w:rsidRPr="00F31396">
        <w:rPr>
          <w:lang w:val="en-US"/>
        </w:rPr>
        <w:t xml:space="preserve">they were excluded from the study. Both items can be seen in </w:t>
      </w:r>
      <w:r w:rsidR="00E31917" w:rsidRPr="00F31396">
        <w:rPr>
          <w:lang w:val="en-US"/>
          <w:rPrChange w:id="799" w:author="Elizabeth Marks" w:date="2021-04-30T02:27:00Z">
            <w:rPr>
              <w:b/>
              <w:bCs/>
              <w:lang w:val="en-US"/>
            </w:rPr>
          </w:rPrChange>
        </w:rPr>
        <w:t>A</w:t>
      </w:r>
      <w:r w:rsidRPr="00F31396">
        <w:rPr>
          <w:lang w:val="en-US"/>
          <w:rPrChange w:id="800" w:author="Elizabeth Marks" w:date="2021-04-30T02:27:00Z">
            <w:rPr>
              <w:b/>
              <w:bCs/>
              <w:lang w:val="en-US"/>
            </w:rPr>
          </w:rPrChange>
        </w:rPr>
        <w:t>ppendix B</w:t>
      </w:r>
      <w:r w:rsidRPr="00F31396">
        <w:rPr>
          <w:lang w:val="en-US"/>
        </w:rPr>
        <w:t>.</w:t>
      </w:r>
      <w:r w:rsidR="00E671E7" w:rsidRPr="00F31396">
        <w:rPr>
          <w:lang w:val="en-US"/>
        </w:rPr>
        <w:t xml:space="preserve"> All other exploratory items can be seen in </w:t>
      </w:r>
      <w:r w:rsidR="00E671E7" w:rsidRPr="00F31396">
        <w:rPr>
          <w:lang w:val="en-US"/>
          <w:rPrChange w:id="801" w:author="Elizabeth Marks" w:date="2021-04-30T02:27:00Z">
            <w:rPr>
              <w:b/>
              <w:bCs/>
              <w:lang w:val="en-US"/>
            </w:rPr>
          </w:rPrChange>
        </w:rPr>
        <w:t>Appendix C.</w:t>
      </w:r>
    </w:p>
    <w:p w14:paraId="762BD58F" w14:textId="77777777" w:rsidR="0017653D" w:rsidRPr="0089456A" w:rsidRDefault="00A02AE3" w:rsidP="0017653D">
      <w:pPr>
        <w:spacing w:line="480" w:lineRule="auto"/>
        <w:jc w:val="center"/>
        <w:rPr>
          <w:rFonts w:ascii="Times New Roman" w:hAnsi="Times New Roman" w:cs="Times New Roman"/>
          <w:b/>
          <w:bCs/>
          <w:sz w:val="24"/>
          <w:szCs w:val="24"/>
          <w:lang w:val="en-US"/>
        </w:rPr>
      </w:pPr>
      <w:r w:rsidRPr="0089456A">
        <w:rPr>
          <w:rFonts w:ascii="Times New Roman" w:hAnsi="Times New Roman" w:cs="Times New Roman"/>
          <w:sz w:val="24"/>
          <w:szCs w:val="24"/>
          <w:lang w:val="en-US"/>
        </w:rPr>
        <w:t xml:space="preserve"> </w:t>
      </w:r>
      <w:r w:rsidR="0017653D" w:rsidRPr="0089456A">
        <w:rPr>
          <w:rFonts w:ascii="Times New Roman" w:hAnsi="Times New Roman" w:cs="Times New Roman"/>
          <w:b/>
          <w:bCs/>
          <w:sz w:val="24"/>
          <w:szCs w:val="24"/>
          <w:lang w:val="en-US"/>
        </w:rPr>
        <w:t>Results</w:t>
      </w:r>
    </w:p>
    <w:p w14:paraId="0AACCCD5" w14:textId="77777777" w:rsidR="0017653D" w:rsidRPr="0089456A" w:rsidRDefault="0017653D" w:rsidP="0017653D">
      <w:pPr>
        <w:spacing w:line="480" w:lineRule="auto"/>
        <w:rPr>
          <w:rFonts w:ascii="Times New Roman" w:hAnsi="Times New Roman" w:cs="Times New Roman"/>
          <w:b/>
          <w:bCs/>
          <w:sz w:val="24"/>
          <w:szCs w:val="24"/>
          <w:lang w:val="en-US"/>
        </w:rPr>
      </w:pPr>
      <w:commentRangeStart w:id="802"/>
      <w:r w:rsidRPr="0089456A">
        <w:rPr>
          <w:rFonts w:ascii="Times New Roman" w:hAnsi="Times New Roman" w:cs="Times New Roman"/>
          <w:b/>
          <w:bCs/>
          <w:sz w:val="24"/>
          <w:szCs w:val="24"/>
          <w:lang w:val="en-US"/>
        </w:rPr>
        <w:t>Manipulation check</w:t>
      </w:r>
      <w:commentRangeEnd w:id="802"/>
      <w:r w:rsidRPr="0089456A">
        <w:rPr>
          <w:rStyle w:val="CommentReference"/>
          <w:rFonts w:ascii="Times New Roman" w:hAnsi="Times New Roman" w:cs="Times New Roman"/>
          <w:sz w:val="24"/>
          <w:szCs w:val="24"/>
        </w:rPr>
        <w:commentReference w:id="802"/>
      </w:r>
    </w:p>
    <w:p w14:paraId="223AC0DA" w14:textId="2418A717" w:rsidR="0017653D" w:rsidRDefault="003D158E" w:rsidP="0017653D">
      <w:pPr>
        <w:spacing w:line="480" w:lineRule="auto"/>
        <w:ind w:firstLine="720"/>
        <w:rPr>
          <w:ins w:id="803" w:author="Elizabeth Marks" w:date="2021-04-28T21:34:00Z"/>
          <w:rFonts w:ascii="Times New Roman" w:hAnsi="Times New Roman" w:cs="Times New Roman"/>
          <w:sz w:val="24"/>
          <w:szCs w:val="24"/>
          <w:lang w:val="en-US"/>
        </w:rPr>
      </w:pPr>
      <w:commentRangeStart w:id="804"/>
      <w:r>
        <w:rPr>
          <w:rFonts w:ascii="Times New Roman" w:hAnsi="Times New Roman" w:cs="Times New Roman"/>
          <w:sz w:val="24"/>
          <w:szCs w:val="24"/>
          <w:lang w:val="en-US"/>
        </w:rPr>
        <w:t xml:space="preserve">Our first step was </w:t>
      </w:r>
      <w:r w:rsidR="00D63765">
        <w:rPr>
          <w:rFonts w:ascii="Times New Roman" w:hAnsi="Times New Roman" w:cs="Times New Roman"/>
          <w:sz w:val="24"/>
          <w:szCs w:val="24"/>
          <w:lang w:val="en-US"/>
        </w:rPr>
        <w:t xml:space="preserve">testing whether or not our manipulation was successful. To test this, a </w:t>
      </w:r>
      <w:del w:id="805" w:author="Elizabeth Marks" w:date="2021-04-29T05:50:00Z">
        <w:r w:rsidR="00D63765" w:rsidDel="000C3C07">
          <w:rPr>
            <w:rFonts w:ascii="Times New Roman" w:hAnsi="Times New Roman" w:cs="Times New Roman"/>
            <w:sz w:val="24"/>
            <w:szCs w:val="24"/>
            <w:lang w:val="en-US"/>
          </w:rPr>
          <w:delText xml:space="preserve">student’s </w:delText>
        </w:r>
      </w:del>
      <w:ins w:id="806" w:author="Elizabeth Marks" w:date="2021-04-29T05:50:00Z">
        <w:r w:rsidR="000C3C07">
          <w:rPr>
            <w:rFonts w:ascii="Times New Roman" w:hAnsi="Times New Roman" w:cs="Times New Roman"/>
            <w:sz w:val="24"/>
            <w:szCs w:val="24"/>
            <w:lang w:val="en-US"/>
          </w:rPr>
          <w:t>student</w:t>
        </w:r>
      </w:ins>
      <w:ins w:id="807" w:author="Elizabeth Marks" w:date="2021-04-30T05:35:00Z">
        <w:r w:rsidR="006B569A">
          <w:rPr>
            <w:rFonts w:ascii="Times New Roman" w:hAnsi="Times New Roman" w:cs="Times New Roman"/>
            <w:sz w:val="24"/>
            <w:szCs w:val="24"/>
            <w:lang w:val="en-US"/>
          </w:rPr>
          <w:t>’</w:t>
        </w:r>
      </w:ins>
      <w:ins w:id="808" w:author="Elizabeth Marks" w:date="2021-04-29T05:50:00Z">
        <w:r w:rsidR="000C3C07">
          <w:rPr>
            <w:rFonts w:ascii="Times New Roman" w:hAnsi="Times New Roman" w:cs="Times New Roman"/>
            <w:sz w:val="24"/>
            <w:szCs w:val="24"/>
            <w:lang w:val="en-US"/>
          </w:rPr>
          <w:t xml:space="preserve">s </w:t>
        </w:r>
      </w:ins>
      <w:r w:rsidR="00D63765">
        <w:rPr>
          <w:rFonts w:ascii="Times New Roman" w:hAnsi="Times New Roman" w:cs="Times New Roman"/>
          <w:sz w:val="24"/>
          <w:szCs w:val="24"/>
          <w:lang w:val="en-US"/>
        </w:rPr>
        <w:t xml:space="preserve">t-test was performed on </w:t>
      </w:r>
      <w:del w:id="809" w:author="Elizabeth Marks" w:date="2021-04-30T02:29:00Z">
        <w:r w:rsidR="00D63765" w:rsidDel="00311469">
          <w:rPr>
            <w:rFonts w:ascii="Times New Roman" w:hAnsi="Times New Roman" w:cs="Times New Roman"/>
            <w:sz w:val="24"/>
            <w:szCs w:val="24"/>
            <w:lang w:val="en-US"/>
          </w:rPr>
          <w:delText>item one</w:delText>
        </w:r>
      </w:del>
      <w:ins w:id="810" w:author="Elizabeth Marks" w:date="2021-04-30T02:29:00Z">
        <w:r w:rsidR="00311469">
          <w:rPr>
            <w:rFonts w:ascii="Times New Roman" w:hAnsi="Times New Roman" w:cs="Times New Roman"/>
            <w:sz w:val="24"/>
            <w:szCs w:val="24"/>
            <w:lang w:val="en-US"/>
          </w:rPr>
          <w:t>the quantitative measure of participants</w:t>
        </w:r>
      </w:ins>
      <w:ins w:id="811" w:author="Elizabeth Marks" w:date="2021-04-30T05:35:00Z">
        <w:r w:rsidR="006B569A">
          <w:rPr>
            <w:rFonts w:ascii="Times New Roman" w:hAnsi="Times New Roman" w:cs="Times New Roman"/>
            <w:sz w:val="24"/>
            <w:szCs w:val="24"/>
            <w:lang w:val="en-US"/>
          </w:rPr>
          <w:t>’</w:t>
        </w:r>
      </w:ins>
      <w:ins w:id="812" w:author="Elizabeth Marks" w:date="2021-04-30T02:29:00Z">
        <w:r w:rsidR="00311469">
          <w:rPr>
            <w:rFonts w:ascii="Times New Roman" w:hAnsi="Times New Roman" w:cs="Times New Roman"/>
            <w:sz w:val="24"/>
            <w:szCs w:val="24"/>
            <w:lang w:val="en-US"/>
          </w:rPr>
          <w:t xml:space="preserve"> perception of perks at CCM</w:t>
        </w:r>
      </w:ins>
      <w:del w:id="813" w:author="Elizabeth Marks" w:date="2021-04-30T02:29:00Z">
        <w:r w:rsidR="00D63765" w:rsidDel="00311469">
          <w:rPr>
            <w:rFonts w:ascii="Times New Roman" w:hAnsi="Times New Roman" w:cs="Times New Roman"/>
            <w:sz w:val="24"/>
            <w:szCs w:val="24"/>
            <w:lang w:val="en-US"/>
          </w:rPr>
          <w:delText xml:space="preserve"> of the manipulation check</w:delText>
        </w:r>
      </w:del>
      <w:r w:rsidR="00471DE4">
        <w:rPr>
          <w:rFonts w:ascii="Times New Roman" w:hAnsi="Times New Roman" w:cs="Times New Roman"/>
          <w:sz w:val="24"/>
          <w:szCs w:val="24"/>
          <w:lang w:val="en-US"/>
        </w:rPr>
        <w:t xml:space="preserve">. </w:t>
      </w:r>
      <w:r w:rsidR="0017653D" w:rsidRPr="0089456A">
        <w:rPr>
          <w:rFonts w:ascii="Times New Roman" w:hAnsi="Times New Roman" w:cs="Times New Roman"/>
          <w:sz w:val="24"/>
          <w:szCs w:val="24"/>
          <w:lang w:val="en-US"/>
        </w:rPr>
        <w:t>On average, participants in the experimental condition had the sense that CCM provided their employees with a similar amount of perks (</w:t>
      </w:r>
      <w:r w:rsidR="0017653D" w:rsidRPr="0096074F">
        <w:rPr>
          <w:rFonts w:ascii="Times New Roman" w:hAnsi="Times New Roman" w:cs="Times New Roman"/>
          <w:i/>
          <w:iCs/>
          <w:sz w:val="24"/>
          <w:szCs w:val="24"/>
          <w:lang w:val="en-US"/>
        </w:rPr>
        <w:t>M</w:t>
      </w:r>
      <w:r w:rsidR="0017653D" w:rsidRPr="0089456A">
        <w:rPr>
          <w:rFonts w:ascii="Times New Roman" w:hAnsi="Times New Roman" w:cs="Times New Roman"/>
          <w:sz w:val="24"/>
          <w:szCs w:val="24"/>
          <w:lang w:val="en-US"/>
        </w:rPr>
        <w:t xml:space="preserve"> = 4.36, </w:t>
      </w:r>
      <w:r w:rsidR="0017653D" w:rsidRPr="0096074F">
        <w:rPr>
          <w:rFonts w:ascii="Times New Roman" w:hAnsi="Times New Roman" w:cs="Times New Roman"/>
          <w:i/>
          <w:iCs/>
          <w:sz w:val="24"/>
          <w:szCs w:val="24"/>
          <w:lang w:val="en-US"/>
        </w:rPr>
        <w:t>SD</w:t>
      </w:r>
      <w:r w:rsidR="0017653D" w:rsidRPr="0089456A">
        <w:rPr>
          <w:rFonts w:ascii="Times New Roman" w:hAnsi="Times New Roman" w:cs="Times New Roman"/>
          <w:sz w:val="24"/>
          <w:szCs w:val="24"/>
          <w:lang w:val="en-US"/>
        </w:rPr>
        <w:t xml:space="preserve"> = 1.58)</w:t>
      </w:r>
      <w:del w:id="814" w:author="Elizabeth Marks" w:date="2021-04-29T05:50:00Z">
        <w:r w:rsidR="0017653D" w:rsidRPr="0089456A" w:rsidDel="000C3C07">
          <w:rPr>
            <w:rFonts w:ascii="Times New Roman" w:hAnsi="Times New Roman" w:cs="Times New Roman"/>
            <w:sz w:val="24"/>
            <w:szCs w:val="24"/>
            <w:lang w:val="en-US"/>
          </w:rPr>
          <w:delText>,</w:delText>
        </w:r>
      </w:del>
      <w:r w:rsidR="0017653D" w:rsidRPr="0089456A">
        <w:rPr>
          <w:rFonts w:ascii="Times New Roman" w:hAnsi="Times New Roman" w:cs="Times New Roman"/>
          <w:sz w:val="24"/>
          <w:szCs w:val="24"/>
          <w:lang w:val="en-US"/>
        </w:rPr>
        <w:t xml:space="preserve"> to those in the control condition (</w:t>
      </w:r>
      <w:r w:rsidR="0017653D" w:rsidRPr="0096074F">
        <w:rPr>
          <w:rFonts w:ascii="Times New Roman" w:hAnsi="Times New Roman" w:cs="Times New Roman"/>
          <w:i/>
          <w:iCs/>
          <w:sz w:val="24"/>
          <w:szCs w:val="24"/>
          <w:lang w:val="en-US"/>
        </w:rPr>
        <w:t>M</w:t>
      </w:r>
      <w:r w:rsidR="0017653D" w:rsidRPr="0089456A">
        <w:rPr>
          <w:rFonts w:ascii="Times New Roman" w:hAnsi="Times New Roman" w:cs="Times New Roman"/>
          <w:sz w:val="24"/>
          <w:szCs w:val="24"/>
          <w:lang w:val="en-US"/>
        </w:rPr>
        <w:t xml:space="preserve"> = 4.23, </w:t>
      </w:r>
      <w:r w:rsidR="0017653D" w:rsidRPr="0096074F">
        <w:rPr>
          <w:rFonts w:ascii="Times New Roman" w:hAnsi="Times New Roman" w:cs="Times New Roman"/>
          <w:i/>
          <w:iCs/>
          <w:sz w:val="24"/>
          <w:szCs w:val="24"/>
          <w:lang w:val="en-US"/>
        </w:rPr>
        <w:t>SD</w:t>
      </w:r>
      <w:r w:rsidR="0017653D" w:rsidRPr="0089456A">
        <w:rPr>
          <w:rFonts w:ascii="Times New Roman" w:hAnsi="Times New Roman" w:cs="Times New Roman"/>
          <w:sz w:val="24"/>
          <w:szCs w:val="24"/>
          <w:lang w:val="en-US"/>
        </w:rPr>
        <w:t xml:space="preserve"> = 1.65). This difference was not significant</w:t>
      </w:r>
      <w:ins w:id="815" w:author="William Hall" w:date="2021-04-29T15:13:00Z">
        <w:r w:rsidR="005A6264">
          <w:rPr>
            <w:rFonts w:ascii="Times New Roman" w:hAnsi="Times New Roman" w:cs="Times New Roman"/>
            <w:sz w:val="24"/>
            <w:szCs w:val="24"/>
            <w:lang w:val="en-US"/>
          </w:rPr>
          <w:t>,</w:t>
        </w:r>
      </w:ins>
      <w:r w:rsidR="0017653D" w:rsidRPr="0089456A">
        <w:rPr>
          <w:rFonts w:ascii="Times New Roman" w:hAnsi="Times New Roman" w:cs="Times New Roman"/>
          <w:sz w:val="24"/>
          <w:szCs w:val="24"/>
          <w:lang w:val="en-US"/>
        </w:rPr>
        <w:t xml:space="preserve"> </w:t>
      </w:r>
      <w:commentRangeStart w:id="816"/>
      <w:commentRangeStart w:id="817"/>
      <w:del w:id="818" w:author="Elizabeth Marks" w:date="2021-04-28T21:41:00Z">
        <w:r w:rsidR="0017653D" w:rsidRPr="0089456A" w:rsidDel="0003174C">
          <w:rPr>
            <w:rFonts w:ascii="Times New Roman" w:hAnsi="Times New Roman" w:cs="Times New Roman"/>
            <w:sz w:val="24"/>
            <w:szCs w:val="24"/>
            <w:lang w:val="en-US"/>
          </w:rPr>
          <w:delText xml:space="preserve">95% </w:delText>
        </w:r>
        <w:r w:rsidR="0017653D" w:rsidRPr="0096074F" w:rsidDel="0003174C">
          <w:rPr>
            <w:rFonts w:ascii="Times New Roman" w:hAnsi="Times New Roman" w:cs="Times New Roman"/>
            <w:i/>
            <w:iCs/>
            <w:sz w:val="24"/>
            <w:szCs w:val="24"/>
            <w:lang w:val="en-US"/>
          </w:rPr>
          <w:delText>CI</w:delText>
        </w:r>
        <w:r w:rsidR="0017653D" w:rsidRPr="0089456A" w:rsidDel="0003174C">
          <w:rPr>
            <w:rFonts w:ascii="Times New Roman" w:hAnsi="Times New Roman" w:cs="Times New Roman"/>
            <w:sz w:val="24"/>
            <w:szCs w:val="24"/>
            <w:lang w:val="en-US"/>
          </w:rPr>
          <w:delText xml:space="preserve"> [-0.49, 0.25]</w:delText>
        </w:r>
        <w:commentRangeEnd w:id="816"/>
        <w:r w:rsidR="00C70B94" w:rsidDel="0003174C">
          <w:rPr>
            <w:rStyle w:val="CommentReference"/>
          </w:rPr>
          <w:commentReference w:id="816"/>
        </w:r>
        <w:commentRangeEnd w:id="817"/>
        <w:r w:rsidR="00824DE5" w:rsidDel="0003174C">
          <w:rPr>
            <w:rStyle w:val="CommentReference"/>
          </w:rPr>
          <w:commentReference w:id="817"/>
        </w:r>
        <w:r w:rsidR="0017653D" w:rsidRPr="0089456A" w:rsidDel="0003174C">
          <w:rPr>
            <w:rFonts w:ascii="Times New Roman" w:hAnsi="Times New Roman" w:cs="Times New Roman"/>
            <w:sz w:val="24"/>
            <w:szCs w:val="24"/>
            <w:lang w:val="en-US"/>
          </w:rPr>
          <w:delText xml:space="preserve">, </w:delText>
        </w:r>
      </w:del>
      <w:r w:rsidR="0017653D" w:rsidRPr="0096074F">
        <w:rPr>
          <w:rFonts w:ascii="Times New Roman" w:hAnsi="Times New Roman" w:cs="Times New Roman"/>
          <w:i/>
          <w:iCs/>
          <w:sz w:val="24"/>
          <w:szCs w:val="24"/>
          <w:lang w:val="en-US"/>
        </w:rPr>
        <w:t>t</w:t>
      </w:r>
      <w:r w:rsidR="0017653D" w:rsidRPr="0089456A">
        <w:rPr>
          <w:rFonts w:ascii="Times New Roman" w:hAnsi="Times New Roman" w:cs="Times New Roman"/>
          <w:sz w:val="24"/>
          <w:szCs w:val="24"/>
          <w:lang w:val="en-US"/>
        </w:rPr>
        <w:t xml:space="preserve">(288) = -0.64, </w:t>
      </w:r>
      <w:r w:rsidR="0017653D" w:rsidRPr="0089456A">
        <w:rPr>
          <w:rFonts w:ascii="Times New Roman" w:hAnsi="Times New Roman" w:cs="Times New Roman"/>
          <w:i/>
          <w:iCs/>
          <w:sz w:val="24"/>
          <w:szCs w:val="24"/>
          <w:lang w:val="en-US"/>
        </w:rPr>
        <w:t>p</w:t>
      </w:r>
      <w:r w:rsidR="0017653D" w:rsidRPr="0089456A">
        <w:rPr>
          <w:rFonts w:ascii="Times New Roman" w:hAnsi="Times New Roman" w:cs="Times New Roman"/>
          <w:sz w:val="24"/>
          <w:szCs w:val="24"/>
          <w:lang w:val="en-US"/>
        </w:rPr>
        <w:t xml:space="preserve"> =.52</w:t>
      </w:r>
      <w:ins w:id="819" w:author="William Hall" w:date="2021-04-28T10:40:00Z">
        <w:r w:rsidR="00C70B94">
          <w:rPr>
            <w:rFonts w:ascii="Times New Roman" w:hAnsi="Times New Roman" w:cs="Times New Roman"/>
            <w:sz w:val="24"/>
            <w:szCs w:val="24"/>
            <w:lang w:val="en-US"/>
          </w:rPr>
          <w:t>,</w:t>
        </w:r>
      </w:ins>
      <w:ins w:id="820" w:author="Elizabeth Marks" w:date="2021-04-28T21:41:00Z">
        <w:r w:rsidR="0003174C">
          <w:rPr>
            <w:rFonts w:ascii="Times New Roman" w:hAnsi="Times New Roman" w:cs="Times New Roman"/>
            <w:sz w:val="24"/>
            <w:szCs w:val="24"/>
            <w:lang w:val="en-US"/>
          </w:rPr>
          <w:t xml:space="preserve"> </w:t>
        </w:r>
        <w:commentRangeStart w:id="821"/>
        <w:commentRangeStart w:id="822"/>
        <w:commentRangeStart w:id="823"/>
        <w:r w:rsidR="0003174C" w:rsidRPr="0089456A">
          <w:rPr>
            <w:rFonts w:ascii="Times New Roman" w:hAnsi="Times New Roman" w:cs="Times New Roman"/>
            <w:sz w:val="24"/>
            <w:szCs w:val="24"/>
            <w:lang w:val="en-US"/>
          </w:rPr>
          <w:t xml:space="preserve">95% </w:t>
        </w:r>
        <w:r w:rsidR="0003174C" w:rsidRPr="0096074F">
          <w:rPr>
            <w:rFonts w:ascii="Times New Roman" w:hAnsi="Times New Roman" w:cs="Times New Roman"/>
            <w:i/>
            <w:iCs/>
            <w:sz w:val="24"/>
            <w:szCs w:val="24"/>
            <w:lang w:val="en-US"/>
          </w:rPr>
          <w:t>CI</w:t>
        </w:r>
        <w:r w:rsidR="0003174C" w:rsidRPr="0089456A">
          <w:rPr>
            <w:rFonts w:ascii="Times New Roman" w:hAnsi="Times New Roman" w:cs="Times New Roman"/>
            <w:sz w:val="24"/>
            <w:szCs w:val="24"/>
            <w:lang w:val="en-US"/>
          </w:rPr>
          <w:t xml:space="preserve"> [-0.49, 0.25]</w:t>
        </w:r>
        <w:commentRangeEnd w:id="821"/>
        <w:r w:rsidR="0003174C">
          <w:rPr>
            <w:rStyle w:val="CommentReference"/>
          </w:rPr>
          <w:commentReference w:id="821"/>
        </w:r>
        <w:commentRangeEnd w:id="822"/>
        <w:r w:rsidR="0003174C">
          <w:rPr>
            <w:rStyle w:val="CommentReference"/>
          </w:rPr>
          <w:commentReference w:id="822"/>
        </w:r>
      </w:ins>
      <w:commentRangeEnd w:id="823"/>
      <w:r w:rsidR="002631FE">
        <w:rPr>
          <w:rStyle w:val="CommentReference"/>
        </w:rPr>
        <w:commentReference w:id="823"/>
      </w:r>
      <w:ins w:id="824" w:author="Elizabeth Marks" w:date="2021-04-28T21:41:00Z">
        <w:r w:rsidR="0003174C" w:rsidRPr="0089456A">
          <w:rPr>
            <w:rFonts w:ascii="Times New Roman" w:hAnsi="Times New Roman" w:cs="Times New Roman"/>
            <w:sz w:val="24"/>
            <w:szCs w:val="24"/>
            <w:lang w:val="en-US"/>
          </w:rPr>
          <w:t>,</w:t>
        </w:r>
      </w:ins>
      <w:ins w:id="825" w:author="William Hall" w:date="2021-04-28T10:40:00Z">
        <w:r w:rsidR="00C70B94">
          <w:rPr>
            <w:rFonts w:ascii="Times New Roman" w:hAnsi="Times New Roman" w:cs="Times New Roman"/>
            <w:sz w:val="24"/>
            <w:szCs w:val="24"/>
            <w:lang w:val="en-US"/>
          </w:rPr>
          <w:t xml:space="preserve"> </w:t>
        </w:r>
      </w:ins>
      <w:del w:id="826" w:author="William Hall" w:date="2021-04-28T10:40:00Z">
        <w:r w:rsidR="0017653D" w:rsidRPr="0089456A" w:rsidDel="00C70B94">
          <w:rPr>
            <w:rFonts w:ascii="Times New Roman" w:hAnsi="Times New Roman" w:cs="Times New Roman"/>
            <w:sz w:val="24"/>
            <w:szCs w:val="24"/>
            <w:lang w:val="en-US"/>
          </w:rPr>
          <w:delText>; it represented a no effect (</w:delText>
        </w:r>
      </w:del>
      <w:r w:rsidR="0017653D" w:rsidRPr="0026042F">
        <w:rPr>
          <w:rFonts w:ascii="Times New Roman" w:hAnsi="Times New Roman" w:cs="Times New Roman"/>
          <w:i/>
          <w:iCs/>
          <w:sz w:val="24"/>
          <w:szCs w:val="24"/>
          <w:lang w:val="en-US"/>
        </w:rPr>
        <w:t>d</w:t>
      </w:r>
      <w:r w:rsidR="0017653D" w:rsidRPr="0089456A">
        <w:rPr>
          <w:rFonts w:ascii="Times New Roman" w:hAnsi="Times New Roman" w:cs="Times New Roman"/>
          <w:sz w:val="24"/>
          <w:szCs w:val="24"/>
          <w:lang w:val="en-US"/>
        </w:rPr>
        <w:t xml:space="preserve"> =</w:t>
      </w:r>
      <w:r w:rsidR="0026042F">
        <w:rPr>
          <w:rFonts w:ascii="Times New Roman" w:hAnsi="Times New Roman" w:cs="Times New Roman"/>
          <w:sz w:val="24"/>
          <w:szCs w:val="24"/>
          <w:lang w:val="en-US"/>
        </w:rPr>
        <w:t xml:space="preserve"> </w:t>
      </w:r>
      <w:r w:rsidR="0017653D" w:rsidRPr="0089456A">
        <w:rPr>
          <w:rFonts w:ascii="Times New Roman" w:hAnsi="Times New Roman" w:cs="Times New Roman"/>
          <w:sz w:val="24"/>
          <w:szCs w:val="24"/>
          <w:lang w:val="en-US"/>
        </w:rPr>
        <w:t>-0.08</w:t>
      </w:r>
      <w:del w:id="827" w:author="William Hall" w:date="2021-04-28T10:40:00Z">
        <w:r w:rsidR="0017653D" w:rsidRPr="0089456A" w:rsidDel="00C70B94">
          <w:rPr>
            <w:rFonts w:ascii="Times New Roman" w:hAnsi="Times New Roman" w:cs="Times New Roman"/>
            <w:sz w:val="24"/>
            <w:szCs w:val="24"/>
            <w:lang w:val="en-US"/>
          </w:rPr>
          <w:delText>)</w:delText>
        </w:r>
      </w:del>
      <w:del w:id="828" w:author="Elizabeth Marks" w:date="2021-04-30T03:08:00Z">
        <w:r w:rsidR="0017653D" w:rsidRPr="0089456A" w:rsidDel="00AB5F63">
          <w:rPr>
            <w:rFonts w:ascii="Times New Roman" w:hAnsi="Times New Roman" w:cs="Times New Roman"/>
            <w:sz w:val="24"/>
            <w:szCs w:val="24"/>
            <w:lang w:val="en-US"/>
          </w:rPr>
          <w:delText xml:space="preserve"> </w:delText>
        </w:r>
      </w:del>
      <w:ins w:id="829" w:author="Elizabeth Marks" w:date="2021-04-30T03:08:00Z">
        <w:r w:rsidR="00AB5F63">
          <w:rPr>
            <w:rFonts w:ascii="Times New Roman" w:hAnsi="Times New Roman" w:cs="Times New Roman"/>
            <w:sz w:val="24"/>
            <w:szCs w:val="24"/>
            <w:lang w:val="en-US"/>
          </w:rPr>
          <w:t>,</w:t>
        </w:r>
      </w:ins>
      <w:ins w:id="830" w:author="Elizabeth Marks" w:date="2021-04-30T03:09:00Z">
        <w:r w:rsidR="00AB5F63">
          <w:rPr>
            <w:rFonts w:ascii="Times New Roman" w:hAnsi="Times New Roman" w:cs="Times New Roman"/>
            <w:sz w:val="24"/>
            <w:szCs w:val="24"/>
            <w:lang w:val="en-US"/>
          </w:rPr>
          <w:t xml:space="preserve"> </w:t>
        </w:r>
      </w:ins>
      <w:ins w:id="831" w:author="William Hall" w:date="2021-04-28T10:40:00Z">
        <w:del w:id="832" w:author="Elizabeth Marks" w:date="2021-04-30T03:08:00Z">
          <w:r w:rsidR="00C70B94" w:rsidDel="00AB5F63">
            <w:rPr>
              <w:rFonts w:ascii="Times New Roman" w:hAnsi="Times New Roman" w:cs="Times New Roman"/>
              <w:sz w:val="24"/>
              <w:szCs w:val="24"/>
              <w:lang w:val="en-US"/>
            </w:rPr>
            <w:delText>(</w:delText>
          </w:r>
        </w:del>
      </w:ins>
      <w:del w:id="833" w:author="William Hall" w:date="2021-04-28T10:40:00Z">
        <w:r w:rsidR="0017653D" w:rsidRPr="0089456A" w:rsidDel="00C70B94">
          <w:rPr>
            <w:rFonts w:ascii="Times New Roman" w:hAnsi="Times New Roman" w:cs="Times New Roman"/>
            <w:sz w:val="24"/>
            <w:szCs w:val="24"/>
            <w:lang w:val="en-US"/>
          </w:rPr>
          <w:delText xml:space="preserve">as </w:delText>
        </w:r>
      </w:del>
      <w:ins w:id="834" w:author="William Hall" w:date="2021-04-28T10:40:00Z">
        <w:r w:rsidR="00C70B94">
          <w:rPr>
            <w:rFonts w:ascii="Times New Roman" w:hAnsi="Times New Roman" w:cs="Times New Roman"/>
            <w:sz w:val="24"/>
            <w:szCs w:val="24"/>
            <w:lang w:val="en-US"/>
          </w:rPr>
          <w:t>see</w:t>
        </w:r>
        <w:r w:rsidR="00C70B94" w:rsidRPr="0089456A">
          <w:rPr>
            <w:rFonts w:ascii="Times New Roman" w:hAnsi="Times New Roman" w:cs="Times New Roman"/>
            <w:sz w:val="24"/>
            <w:szCs w:val="24"/>
            <w:lang w:val="en-US"/>
          </w:rPr>
          <w:t xml:space="preserve"> </w:t>
        </w:r>
      </w:ins>
      <w:del w:id="835" w:author="William Hall" w:date="2021-04-28T10:40:00Z">
        <w:r w:rsidR="0017653D" w:rsidRPr="0089456A" w:rsidDel="00C70B94">
          <w:rPr>
            <w:rFonts w:ascii="Times New Roman" w:hAnsi="Times New Roman" w:cs="Times New Roman"/>
            <w:sz w:val="24"/>
            <w:szCs w:val="24"/>
            <w:lang w:val="en-US"/>
          </w:rPr>
          <w:delText xml:space="preserve">seen in </w:delText>
        </w:r>
      </w:del>
      <w:r w:rsidR="0017653D" w:rsidRPr="0089456A">
        <w:rPr>
          <w:rFonts w:ascii="Times New Roman" w:hAnsi="Times New Roman" w:cs="Times New Roman"/>
          <w:sz w:val="24"/>
          <w:szCs w:val="24"/>
          <w:lang w:val="en-US"/>
        </w:rPr>
        <w:t xml:space="preserve">Figure </w:t>
      </w:r>
      <w:r w:rsidR="006D1C79">
        <w:rPr>
          <w:rFonts w:ascii="Times New Roman" w:hAnsi="Times New Roman" w:cs="Times New Roman"/>
          <w:sz w:val="24"/>
          <w:szCs w:val="24"/>
          <w:lang w:val="en-US"/>
        </w:rPr>
        <w:t>D</w:t>
      </w:r>
      <w:r w:rsidR="0017653D" w:rsidRPr="0089456A">
        <w:rPr>
          <w:rFonts w:ascii="Times New Roman" w:hAnsi="Times New Roman" w:cs="Times New Roman"/>
          <w:sz w:val="24"/>
          <w:szCs w:val="24"/>
          <w:lang w:val="en-US"/>
        </w:rPr>
        <w:t>1</w:t>
      </w:r>
      <w:ins w:id="836" w:author="Elizabeth Marks" w:date="2021-04-30T03:08:00Z">
        <w:r w:rsidR="00AB5F63">
          <w:rPr>
            <w:rFonts w:ascii="Times New Roman" w:hAnsi="Times New Roman" w:cs="Times New Roman"/>
            <w:sz w:val="24"/>
            <w:szCs w:val="24"/>
            <w:lang w:val="en-US"/>
          </w:rPr>
          <w:t>)</w:t>
        </w:r>
      </w:ins>
      <w:r w:rsidR="0017653D" w:rsidRPr="0089456A">
        <w:rPr>
          <w:rFonts w:ascii="Times New Roman" w:hAnsi="Times New Roman" w:cs="Times New Roman"/>
          <w:sz w:val="24"/>
          <w:szCs w:val="24"/>
          <w:lang w:val="en-US"/>
        </w:rPr>
        <w:t>.</w:t>
      </w:r>
      <w:commentRangeStart w:id="837"/>
      <w:r w:rsidR="0017653D" w:rsidRPr="0089456A">
        <w:rPr>
          <w:rFonts w:ascii="Times New Roman" w:hAnsi="Times New Roman" w:cs="Times New Roman"/>
          <w:sz w:val="24"/>
          <w:szCs w:val="24"/>
          <w:lang w:val="en-US"/>
        </w:rPr>
        <w:t xml:space="preserve"> </w:t>
      </w:r>
      <w:r w:rsidR="00471DE4" w:rsidRPr="0089456A">
        <w:rPr>
          <w:rFonts w:ascii="Times New Roman" w:hAnsi="Times New Roman" w:cs="Times New Roman"/>
          <w:sz w:val="24"/>
          <w:szCs w:val="24"/>
          <w:lang w:val="en-US"/>
        </w:rPr>
        <w:t>Th</w:t>
      </w:r>
      <w:ins w:id="838" w:author="William Hall" w:date="2021-04-29T15:25:00Z">
        <w:r w:rsidR="002631FE">
          <w:rPr>
            <w:rFonts w:ascii="Times New Roman" w:hAnsi="Times New Roman" w:cs="Times New Roman"/>
            <w:sz w:val="24"/>
            <w:szCs w:val="24"/>
            <w:lang w:val="en-US"/>
          </w:rPr>
          <w:t>is</w:t>
        </w:r>
      </w:ins>
      <w:del w:id="839" w:author="William Hall" w:date="2021-04-29T15:25:00Z">
        <w:r w:rsidR="00471DE4" w:rsidRPr="0089456A" w:rsidDel="002631FE">
          <w:rPr>
            <w:rFonts w:ascii="Times New Roman" w:hAnsi="Times New Roman" w:cs="Times New Roman"/>
            <w:sz w:val="24"/>
            <w:szCs w:val="24"/>
            <w:lang w:val="en-US"/>
          </w:rPr>
          <w:delText>e</w:delText>
        </w:r>
      </w:del>
      <w:r w:rsidR="00471DE4" w:rsidRPr="0089456A">
        <w:rPr>
          <w:rFonts w:ascii="Times New Roman" w:hAnsi="Times New Roman" w:cs="Times New Roman"/>
          <w:sz w:val="24"/>
          <w:szCs w:val="24"/>
          <w:lang w:val="en-US"/>
        </w:rPr>
        <w:t xml:space="preserve"> analysis </w:t>
      </w:r>
      <w:del w:id="840" w:author="William Hall" w:date="2021-04-29T15:25:00Z">
        <w:r w:rsidR="00471DE4" w:rsidRPr="0089456A" w:rsidDel="002631FE">
          <w:rPr>
            <w:rFonts w:ascii="Times New Roman" w:hAnsi="Times New Roman" w:cs="Times New Roman"/>
            <w:sz w:val="24"/>
            <w:szCs w:val="24"/>
            <w:lang w:val="en-US"/>
          </w:rPr>
          <w:delText>of item one revealed</w:delText>
        </w:r>
      </w:del>
      <w:ins w:id="841" w:author="William Hall" w:date="2021-04-29T15:25:00Z">
        <w:r w:rsidR="002631FE">
          <w:rPr>
            <w:rFonts w:ascii="Times New Roman" w:hAnsi="Times New Roman" w:cs="Times New Roman"/>
            <w:sz w:val="24"/>
            <w:szCs w:val="24"/>
            <w:lang w:val="en-US"/>
          </w:rPr>
          <w:t xml:space="preserve">suggested </w:t>
        </w:r>
      </w:ins>
      <w:del w:id="842" w:author="William Hall" w:date="2021-04-29T15:25:00Z">
        <w:r w:rsidR="00471DE4" w:rsidRPr="0089456A" w:rsidDel="002631FE">
          <w:rPr>
            <w:rFonts w:ascii="Times New Roman" w:hAnsi="Times New Roman" w:cs="Times New Roman"/>
            <w:sz w:val="24"/>
            <w:szCs w:val="24"/>
            <w:lang w:val="en-US"/>
          </w:rPr>
          <w:delText xml:space="preserve"> </w:delText>
        </w:r>
      </w:del>
      <w:r w:rsidR="00471DE4" w:rsidRPr="0089456A">
        <w:rPr>
          <w:rFonts w:ascii="Times New Roman" w:hAnsi="Times New Roman" w:cs="Times New Roman"/>
          <w:sz w:val="24"/>
          <w:szCs w:val="24"/>
          <w:lang w:val="en-US"/>
        </w:rPr>
        <w:t>that the manipulation was not successful.</w:t>
      </w:r>
      <w:commentRangeEnd w:id="804"/>
      <w:r w:rsidR="00C70B94">
        <w:rPr>
          <w:rStyle w:val="CommentReference"/>
        </w:rPr>
        <w:commentReference w:id="804"/>
      </w:r>
      <w:commentRangeEnd w:id="837"/>
      <w:r w:rsidR="002631FE">
        <w:rPr>
          <w:rStyle w:val="CommentReference"/>
        </w:rPr>
        <w:commentReference w:id="837"/>
      </w:r>
    </w:p>
    <w:p w14:paraId="02309243" w14:textId="3ECF3370" w:rsidR="00824DE5" w:rsidDel="00824DE5" w:rsidRDefault="00824DE5" w:rsidP="00824DE5">
      <w:pPr>
        <w:spacing w:line="480" w:lineRule="auto"/>
        <w:rPr>
          <w:del w:id="843" w:author="Elizabeth Marks" w:date="2021-04-28T21:34:00Z"/>
          <w:moveTo w:id="844" w:author="Elizabeth Marks" w:date="2021-04-28T21:34:00Z"/>
          <w:rFonts w:ascii="Times New Roman" w:hAnsi="Times New Roman" w:cs="Times New Roman"/>
          <w:b/>
          <w:bCs/>
          <w:sz w:val="24"/>
          <w:szCs w:val="24"/>
          <w:lang w:val="en-US"/>
        </w:rPr>
      </w:pPr>
      <w:moveToRangeStart w:id="845" w:author="Elizabeth Marks" w:date="2021-04-28T21:34:00Z" w:name="move70538087"/>
      <w:commentRangeStart w:id="846"/>
      <w:moveTo w:id="847" w:author="Elizabeth Marks" w:date="2021-04-28T21:34:00Z">
        <w:del w:id="848" w:author="Elizabeth Marks" w:date="2021-04-28T21:34:00Z">
          <w:r w:rsidDel="00824DE5">
            <w:rPr>
              <w:rFonts w:ascii="Times New Roman" w:hAnsi="Times New Roman" w:cs="Times New Roman"/>
              <w:b/>
              <w:bCs/>
              <w:sz w:val="24"/>
              <w:szCs w:val="24"/>
              <w:lang w:val="en-US"/>
            </w:rPr>
            <w:delText>Perception of CCM as a Fun Company to Work at</w:delText>
          </w:r>
        </w:del>
      </w:moveTo>
    </w:p>
    <w:p w14:paraId="1C67BA7B" w14:textId="7710847B" w:rsidR="00824DE5" w:rsidDel="002631FE" w:rsidRDefault="00824DE5" w:rsidP="00824DE5">
      <w:pPr>
        <w:spacing w:line="480" w:lineRule="auto"/>
        <w:ind w:firstLine="720"/>
        <w:rPr>
          <w:del w:id="849" w:author="William Hall" w:date="2021-04-29T15:30:00Z"/>
          <w:moveTo w:id="850" w:author="Elizabeth Marks" w:date="2021-04-28T21:34:00Z"/>
          <w:rFonts w:ascii="Times New Roman" w:hAnsi="Times New Roman" w:cs="Times New Roman"/>
          <w:sz w:val="24"/>
          <w:szCs w:val="24"/>
          <w:lang w:val="en-US"/>
        </w:rPr>
      </w:pPr>
      <w:moveTo w:id="851" w:author="Elizabeth Marks" w:date="2021-04-28T21:34:00Z">
        <w:del w:id="852" w:author="William Hall" w:date="2021-04-29T15:27:00Z">
          <w:r w:rsidDel="002631FE">
            <w:rPr>
              <w:rFonts w:ascii="Times New Roman" w:hAnsi="Times New Roman" w:cs="Times New Roman"/>
              <w:sz w:val="24"/>
              <w:szCs w:val="24"/>
              <w:lang w:val="en-US"/>
            </w:rPr>
            <w:delText>Another measure we used to understand</w:delText>
          </w:r>
        </w:del>
      </w:moveTo>
      <w:ins w:id="853" w:author="William Hall" w:date="2021-04-29T15:27:00Z">
        <w:r w:rsidR="002631FE">
          <w:rPr>
            <w:rFonts w:ascii="Times New Roman" w:hAnsi="Times New Roman" w:cs="Times New Roman"/>
            <w:sz w:val="24"/>
            <w:szCs w:val="24"/>
            <w:lang w:val="en-US"/>
          </w:rPr>
          <w:t xml:space="preserve">Next, we </w:t>
        </w:r>
      </w:ins>
      <w:moveTo w:id="854" w:author="Elizabeth Marks" w:date="2021-04-28T21:34:00Z">
        <w:del w:id="855" w:author="William Hall" w:date="2021-04-29T15:27:00Z">
          <w:r w:rsidDel="002631FE">
            <w:rPr>
              <w:rFonts w:ascii="Times New Roman" w:hAnsi="Times New Roman" w:cs="Times New Roman"/>
              <w:sz w:val="24"/>
              <w:szCs w:val="24"/>
              <w:lang w:val="en-US"/>
            </w:rPr>
            <w:delText xml:space="preserve"> participants</w:delText>
          </w:r>
        </w:del>
      </w:moveTo>
      <w:ins w:id="856" w:author="William Hall" w:date="2021-04-29T15:27:00Z">
        <w:r w:rsidR="002631FE">
          <w:rPr>
            <w:rFonts w:ascii="Times New Roman" w:hAnsi="Times New Roman" w:cs="Times New Roman"/>
            <w:sz w:val="24"/>
            <w:szCs w:val="24"/>
            <w:lang w:val="en-US"/>
          </w:rPr>
          <w:t xml:space="preserve">explored </w:t>
        </w:r>
      </w:ins>
      <w:moveTo w:id="857" w:author="Elizabeth Marks" w:date="2021-04-28T21:34:00Z">
        <w:ins w:id="858" w:author="William Hall" w:date="2021-04-29T15:27:00Z">
          <w:r w:rsidR="002631FE">
            <w:rPr>
              <w:rFonts w:ascii="Times New Roman" w:hAnsi="Times New Roman" w:cs="Times New Roman"/>
              <w:sz w:val="24"/>
              <w:szCs w:val="24"/>
              <w:lang w:val="en-US"/>
            </w:rPr>
            <w:t>participants</w:t>
          </w:r>
        </w:ins>
      </w:moveTo>
      <w:ins w:id="859" w:author="Elizabeth Marks" w:date="2021-04-29T05:51:00Z">
        <w:r w:rsidR="000C3C07">
          <w:rPr>
            <w:rFonts w:ascii="Times New Roman" w:hAnsi="Times New Roman" w:cs="Times New Roman"/>
            <w:sz w:val="24"/>
            <w:szCs w:val="24"/>
            <w:lang w:val="en-US"/>
          </w:rPr>
          <w:t>’</w:t>
        </w:r>
      </w:ins>
      <w:ins w:id="860" w:author="William Hall" w:date="2021-04-29T15:27:00Z">
        <w:r w:rsidR="002631FE">
          <w:rPr>
            <w:rFonts w:ascii="Times New Roman" w:hAnsi="Times New Roman" w:cs="Times New Roman"/>
            <w:sz w:val="24"/>
            <w:szCs w:val="24"/>
            <w:lang w:val="en-US"/>
          </w:rPr>
          <w:t xml:space="preserve"> </w:t>
        </w:r>
      </w:ins>
      <w:moveTo w:id="861" w:author="Elizabeth Marks" w:date="2021-04-28T21:34:00Z">
        <w:del w:id="862" w:author="William Hall" w:date="2021-04-29T15:27:00Z">
          <w:r w:rsidDel="002631FE">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perception</w:t>
        </w:r>
      </w:moveTo>
      <w:ins w:id="863" w:author="William Hall" w:date="2021-04-29T15:27:00Z">
        <w:r w:rsidR="002631FE">
          <w:rPr>
            <w:rFonts w:ascii="Times New Roman" w:hAnsi="Times New Roman" w:cs="Times New Roman"/>
            <w:sz w:val="24"/>
            <w:szCs w:val="24"/>
            <w:lang w:val="en-US"/>
          </w:rPr>
          <w:t>s of whether</w:t>
        </w:r>
      </w:ins>
      <w:moveTo w:id="864" w:author="Elizabeth Marks" w:date="2021-04-28T21:34:00Z">
        <w:r>
          <w:rPr>
            <w:rFonts w:ascii="Times New Roman" w:hAnsi="Times New Roman" w:cs="Times New Roman"/>
            <w:sz w:val="24"/>
            <w:szCs w:val="24"/>
            <w:lang w:val="en-US"/>
          </w:rPr>
          <w:t xml:space="preserve"> </w:t>
        </w:r>
        <w:del w:id="865" w:author="William Hall" w:date="2021-04-29T15:27:00Z">
          <w:r w:rsidDel="002631FE">
            <w:rPr>
              <w:rFonts w:ascii="Times New Roman" w:hAnsi="Times New Roman" w:cs="Times New Roman"/>
              <w:sz w:val="24"/>
              <w:szCs w:val="24"/>
              <w:lang w:val="en-US"/>
            </w:rPr>
            <w:delText xml:space="preserve">of </w:delText>
          </w:r>
        </w:del>
        <w:r>
          <w:rPr>
            <w:rFonts w:ascii="Times New Roman" w:hAnsi="Times New Roman" w:cs="Times New Roman"/>
            <w:sz w:val="24"/>
            <w:szCs w:val="24"/>
            <w:lang w:val="en-US"/>
          </w:rPr>
          <w:t>CCM</w:t>
        </w:r>
        <w:del w:id="866" w:author="Elizabeth Marks" w:date="2021-04-29T05:50:00Z">
          <w:r w:rsidDel="000C3C07">
            <w:rPr>
              <w:rFonts w:ascii="Times New Roman" w:hAnsi="Times New Roman" w:cs="Times New Roman"/>
              <w:sz w:val="24"/>
              <w:szCs w:val="24"/>
              <w:lang w:val="en-US"/>
            </w:rPr>
            <w:delText>’</w:delText>
          </w:r>
        </w:del>
      </w:moveTo>
      <w:ins w:id="867" w:author="Elizabeth Marks" w:date="2021-04-29T05:51:00Z">
        <w:r w:rsidR="000C3C07">
          <w:rPr>
            <w:rFonts w:ascii="Times New Roman" w:hAnsi="Times New Roman" w:cs="Times New Roman"/>
            <w:sz w:val="24"/>
            <w:szCs w:val="24"/>
            <w:lang w:val="en-US"/>
          </w:rPr>
          <w:t>’</w:t>
        </w:r>
      </w:ins>
      <w:moveTo w:id="868" w:author="Elizabeth Marks" w:date="2021-04-28T21:34:00Z">
        <w:r>
          <w:rPr>
            <w:rFonts w:ascii="Times New Roman" w:hAnsi="Times New Roman" w:cs="Times New Roman"/>
            <w:sz w:val="24"/>
            <w:szCs w:val="24"/>
            <w:lang w:val="en-US"/>
          </w:rPr>
          <w:t xml:space="preserve">s </w:t>
        </w:r>
        <w:del w:id="869" w:author="William Hall" w:date="2021-04-29T15:27:00Z">
          <w:r w:rsidDel="002631FE">
            <w:rPr>
              <w:rFonts w:ascii="Times New Roman" w:hAnsi="Times New Roman" w:cs="Times New Roman"/>
              <w:sz w:val="24"/>
              <w:szCs w:val="24"/>
              <w:lang w:val="en-US"/>
            </w:rPr>
            <w:delText xml:space="preserve">culture was of how </w:delText>
          </w:r>
        </w:del>
      </w:moveTo>
      <w:ins w:id="870" w:author="William Hall" w:date="2021-04-29T15:27:00Z">
        <w:r w:rsidR="002631FE">
          <w:rPr>
            <w:rFonts w:ascii="Times New Roman" w:hAnsi="Times New Roman" w:cs="Times New Roman"/>
            <w:sz w:val="24"/>
            <w:szCs w:val="24"/>
            <w:lang w:val="en-US"/>
          </w:rPr>
          <w:t xml:space="preserve">had a </w:t>
        </w:r>
      </w:ins>
      <w:moveTo w:id="871" w:author="Elizabeth Marks" w:date="2021-04-28T21:34:00Z">
        <w:r>
          <w:rPr>
            <w:rFonts w:ascii="Times New Roman" w:hAnsi="Times New Roman" w:cs="Times New Roman"/>
            <w:sz w:val="24"/>
            <w:szCs w:val="24"/>
            <w:lang w:val="en-US"/>
          </w:rPr>
          <w:t>fun</w:t>
        </w:r>
        <w:del w:id="872" w:author="William Hall" w:date="2021-04-29T15:27:00Z">
          <w:r w:rsidDel="002631FE">
            <w:rPr>
              <w:rFonts w:ascii="Times New Roman" w:hAnsi="Times New Roman" w:cs="Times New Roman"/>
              <w:sz w:val="24"/>
              <w:szCs w:val="24"/>
              <w:lang w:val="en-US"/>
            </w:rPr>
            <w:delText xml:space="preserve"> </w:delText>
          </w:r>
        </w:del>
      </w:moveTo>
      <w:ins w:id="873" w:author="William Hall" w:date="2021-04-29T15:27:00Z">
        <w:r w:rsidR="002631FE">
          <w:rPr>
            <w:rFonts w:ascii="Times New Roman" w:hAnsi="Times New Roman" w:cs="Times New Roman"/>
            <w:sz w:val="24"/>
            <w:szCs w:val="24"/>
            <w:lang w:val="en-US"/>
          </w:rPr>
          <w:t xml:space="preserve"> work culture</w:t>
        </w:r>
      </w:ins>
      <w:moveTo w:id="874" w:author="Elizabeth Marks" w:date="2021-04-28T21:34:00Z">
        <w:del w:id="875" w:author="William Hall" w:date="2021-04-29T15:27:00Z">
          <w:r w:rsidDel="002631FE">
            <w:rPr>
              <w:rFonts w:ascii="Times New Roman" w:hAnsi="Times New Roman" w:cs="Times New Roman"/>
              <w:sz w:val="24"/>
              <w:szCs w:val="24"/>
              <w:lang w:val="en-US"/>
            </w:rPr>
            <w:delText>participants thought CCM was as a company</w:delText>
          </w:r>
        </w:del>
        <w:r>
          <w:rPr>
            <w:rFonts w:ascii="Times New Roman" w:hAnsi="Times New Roman" w:cs="Times New Roman"/>
            <w:sz w:val="24"/>
            <w:szCs w:val="24"/>
            <w:lang w:val="en-US"/>
          </w:rPr>
          <w:t>. A students t-test revealed that pa</w:t>
        </w:r>
        <w:r w:rsidRPr="00FD46CC">
          <w:rPr>
            <w:rFonts w:ascii="Times New Roman" w:hAnsi="Times New Roman" w:cs="Times New Roman"/>
            <w:sz w:val="24"/>
            <w:szCs w:val="24"/>
            <w:lang w:val="en-US"/>
          </w:rPr>
          <w:t>rticipants in the experimental condition</w:t>
        </w:r>
        <w:commentRangeStart w:id="876"/>
        <w:r w:rsidRPr="00FD46CC">
          <w:rPr>
            <w:rFonts w:ascii="Times New Roman" w:hAnsi="Times New Roman" w:cs="Times New Roman"/>
            <w:sz w:val="24"/>
            <w:szCs w:val="24"/>
            <w:lang w:val="en-US"/>
          </w:rPr>
          <w:t xml:space="preserve"> </w:t>
        </w:r>
      </w:moveTo>
      <w:ins w:id="877" w:author="Elizabeth Marks" w:date="2021-04-30T03:07:00Z">
        <w:r w:rsidR="00AA1366">
          <w:rPr>
            <w:rFonts w:ascii="Times New Roman" w:hAnsi="Times New Roman" w:cs="Times New Roman"/>
            <w:sz w:val="24"/>
            <w:szCs w:val="24"/>
            <w:lang w:val="en-US"/>
          </w:rPr>
          <w:t>(</w:t>
        </w:r>
        <w:r w:rsidR="00AA1366">
          <w:rPr>
            <w:rFonts w:ascii="Times New Roman" w:hAnsi="Times New Roman" w:cs="Times New Roman"/>
            <w:i/>
            <w:iCs/>
            <w:sz w:val="24"/>
            <w:szCs w:val="24"/>
            <w:lang w:val="en-US"/>
          </w:rPr>
          <w:t xml:space="preserve">M </w:t>
        </w:r>
        <w:r w:rsidR="00AA1366">
          <w:rPr>
            <w:rFonts w:ascii="Times New Roman" w:hAnsi="Times New Roman" w:cs="Times New Roman"/>
            <w:sz w:val="24"/>
            <w:szCs w:val="24"/>
            <w:lang w:val="en-US"/>
          </w:rPr>
          <w:t xml:space="preserve">= 2.69, </w:t>
        </w:r>
        <w:r w:rsidR="00AA1366">
          <w:rPr>
            <w:rFonts w:ascii="Times New Roman" w:hAnsi="Times New Roman" w:cs="Times New Roman"/>
            <w:i/>
            <w:iCs/>
            <w:sz w:val="24"/>
            <w:szCs w:val="24"/>
            <w:lang w:val="en-US"/>
          </w:rPr>
          <w:t>SD</w:t>
        </w:r>
        <w:r w:rsidR="00AA1366">
          <w:rPr>
            <w:rFonts w:ascii="Times New Roman" w:hAnsi="Times New Roman" w:cs="Times New Roman"/>
            <w:sz w:val="24"/>
            <w:szCs w:val="24"/>
            <w:lang w:val="en-US"/>
          </w:rPr>
          <w:t xml:space="preserve"> = 1.</w:t>
        </w:r>
      </w:ins>
      <w:ins w:id="878" w:author="Elizabeth Marks" w:date="2021-04-30T03:08:00Z">
        <w:r w:rsidR="00AA1366">
          <w:rPr>
            <w:rFonts w:ascii="Times New Roman" w:hAnsi="Times New Roman" w:cs="Times New Roman"/>
            <w:sz w:val="24"/>
            <w:szCs w:val="24"/>
            <w:lang w:val="en-US"/>
          </w:rPr>
          <w:t>50</w:t>
        </w:r>
      </w:ins>
      <w:ins w:id="879" w:author="Elizabeth Marks" w:date="2021-04-30T03:07:00Z">
        <w:r w:rsidR="00AA1366">
          <w:rPr>
            <w:rFonts w:ascii="Times New Roman" w:hAnsi="Times New Roman" w:cs="Times New Roman"/>
            <w:sz w:val="24"/>
            <w:szCs w:val="24"/>
            <w:lang w:val="en-US"/>
          </w:rPr>
          <w:t xml:space="preserve">) </w:t>
        </w:r>
      </w:ins>
      <w:moveTo w:id="880" w:author="Elizabeth Marks" w:date="2021-04-28T21:34:00Z">
        <w:r w:rsidRPr="00FD46CC">
          <w:rPr>
            <w:rFonts w:ascii="Times New Roman" w:hAnsi="Times New Roman" w:cs="Times New Roman"/>
            <w:sz w:val="24"/>
            <w:szCs w:val="24"/>
            <w:lang w:val="en-US"/>
          </w:rPr>
          <w:lastRenderedPageBreak/>
          <w:t xml:space="preserve">agreed significantly more with the statement that CCM was a fun place to work than participants within the control </w:t>
        </w:r>
        <w:del w:id="881" w:author="Elizabeth Marks" w:date="2021-04-30T03:07:00Z">
          <w:r w:rsidRPr="00FD46CC" w:rsidDel="00AA1366">
            <w:rPr>
              <w:rFonts w:ascii="Times New Roman" w:hAnsi="Times New Roman" w:cs="Times New Roman"/>
              <w:sz w:val="24"/>
              <w:szCs w:val="24"/>
              <w:lang w:val="en-US"/>
            </w:rPr>
            <w:delText>condition</w:delText>
          </w:r>
        </w:del>
      </w:moveTo>
      <w:ins w:id="882" w:author="Elizabeth Marks" w:date="2021-04-30T03:07:00Z">
        <w:r w:rsidR="00AA1366">
          <w:rPr>
            <w:rFonts w:ascii="Times New Roman" w:hAnsi="Times New Roman" w:cs="Times New Roman"/>
            <w:sz w:val="24"/>
            <w:szCs w:val="24"/>
            <w:lang w:val="en-US"/>
          </w:rPr>
          <w:t>condition (</w:t>
        </w:r>
        <w:r w:rsidR="00AA1366">
          <w:rPr>
            <w:rFonts w:ascii="Times New Roman" w:hAnsi="Times New Roman" w:cs="Times New Roman"/>
            <w:i/>
            <w:iCs/>
            <w:sz w:val="24"/>
            <w:szCs w:val="24"/>
            <w:lang w:val="en-US"/>
          </w:rPr>
          <w:t xml:space="preserve">M </w:t>
        </w:r>
        <w:r w:rsidR="00AA1366">
          <w:rPr>
            <w:rFonts w:ascii="Times New Roman" w:hAnsi="Times New Roman" w:cs="Times New Roman"/>
            <w:sz w:val="24"/>
            <w:szCs w:val="24"/>
            <w:lang w:val="en-US"/>
          </w:rPr>
          <w:t xml:space="preserve">= 2.29, </w:t>
        </w:r>
        <w:r w:rsidR="00AA1366">
          <w:rPr>
            <w:rFonts w:ascii="Times New Roman" w:hAnsi="Times New Roman" w:cs="Times New Roman"/>
            <w:i/>
            <w:iCs/>
            <w:sz w:val="24"/>
            <w:szCs w:val="24"/>
            <w:lang w:val="en-US"/>
          </w:rPr>
          <w:t>SD</w:t>
        </w:r>
        <w:r w:rsidR="00AA1366">
          <w:rPr>
            <w:rFonts w:ascii="Times New Roman" w:hAnsi="Times New Roman" w:cs="Times New Roman"/>
            <w:sz w:val="24"/>
            <w:szCs w:val="24"/>
            <w:lang w:val="en-US"/>
          </w:rPr>
          <w:t xml:space="preserve"> = 1.24)</w:t>
        </w:r>
      </w:ins>
      <w:ins w:id="883" w:author="Elizabeth Marks" w:date="2021-04-30T20:47:00Z">
        <w:r w:rsidR="00A43B2C">
          <w:rPr>
            <w:rFonts w:ascii="Times New Roman" w:hAnsi="Times New Roman" w:cs="Times New Roman"/>
            <w:sz w:val="24"/>
            <w:szCs w:val="24"/>
            <w:lang w:val="en-US"/>
          </w:rPr>
          <w:t xml:space="preserve">, </w:t>
        </w:r>
      </w:ins>
      <w:moveTo w:id="884" w:author="Elizabeth Marks" w:date="2021-04-28T21:34:00Z">
        <w:del w:id="885" w:author="Elizabeth Marks" w:date="2021-04-30T20:47:00Z">
          <w:r w:rsidRPr="00FD46CC" w:rsidDel="00A43B2C">
            <w:rPr>
              <w:rFonts w:ascii="Times New Roman" w:hAnsi="Times New Roman" w:cs="Times New Roman"/>
              <w:sz w:val="24"/>
              <w:szCs w:val="24"/>
              <w:lang w:val="en-US"/>
            </w:rPr>
            <w:delText xml:space="preserve"> </w:delText>
          </w:r>
        </w:del>
        <w:r w:rsidRPr="00FD46CC">
          <w:rPr>
            <w:rFonts w:ascii="Times New Roman" w:hAnsi="Times New Roman" w:cs="Times New Roman"/>
            <w:sz w:val="24"/>
            <w:szCs w:val="24"/>
            <w:lang w:val="en-US"/>
          </w:rPr>
          <w:t>(</w:t>
        </w:r>
        <w:r w:rsidRPr="00942575">
          <w:rPr>
            <w:rFonts w:ascii="Times New Roman" w:hAnsi="Times New Roman" w:cs="Times New Roman"/>
            <w:i/>
            <w:iCs/>
            <w:sz w:val="24"/>
            <w:szCs w:val="24"/>
            <w:lang w:val="en-US"/>
          </w:rPr>
          <w:t>t</w:t>
        </w:r>
        <w:r w:rsidRPr="00FD46CC">
          <w:rPr>
            <w:rFonts w:ascii="Times New Roman" w:hAnsi="Times New Roman" w:cs="Times New Roman"/>
            <w:sz w:val="24"/>
            <w:szCs w:val="24"/>
            <w:lang w:val="en-US"/>
          </w:rPr>
          <w:t xml:space="preserve">(280) = -2.49, </w:t>
        </w:r>
        <w:r w:rsidRPr="00942575">
          <w:rPr>
            <w:rFonts w:ascii="Times New Roman" w:hAnsi="Times New Roman" w:cs="Times New Roman"/>
            <w:i/>
            <w:iCs/>
            <w:sz w:val="24"/>
            <w:szCs w:val="24"/>
            <w:lang w:val="en-US"/>
          </w:rPr>
          <w:t>p</w:t>
        </w:r>
        <w:r w:rsidRPr="00FD46CC">
          <w:rPr>
            <w:rFonts w:ascii="Times New Roman" w:hAnsi="Times New Roman" w:cs="Times New Roman"/>
            <w:sz w:val="24"/>
            <w:szCs w:val="24"/>
            <w:lang w:val="en-US"/>
          </w:rPr>
          <w:t xml:space="preserve"> &lt; .05 , 95% </w:t>
        </w:r>
        <w:r w:rsidRPr="00942575">
          <w:rPr>
            <w:rFonts w:ascii="Times New Roman" w:hAnsi="Times New Roman" w:cs="Times New Roman"/>
            <w:i/>
            <w:iCs/>
            <w:sz w:val="24"/>
            <w:szCs w:val="24"/>
            <w:lang w:val="en-US"/>
          </w:rPr>
          <w:t>CI</w:t>
        </w:r>
        <w:r w:rsidRPr="00FD46CC">
          <w:rPr>
            <w:rFonts w:ascii="Times New Roman" w:hAnsi="Times New Roman" w:cs="Times New Roman"/>
            <w:sz w:val="24"/>
            <w:szCs w:val="24"/>
            <w:lang w:val="en-US"/>
          </w:rPr>
          <w:t xml:space="preserve"> [-0.72, -0.08], </w:t>
        </w:r>
        <w:r w:rsidRPr="00942575">
          <w:rPr>
            <w:rFonts w:ascii="Times New Roman" w:hAnsi="Times New Roman" w:cs="Times New Roman"/>
            <w:i/>
            <w:iCs/>
            <w:sz w:val="24"/>
            <w:szCs w:val="24"/>
            <w:lang w:val="en-US"/>
          </w:rPr>
          <w:t>d</w:t>
        </w:r>
        <w:r>
          <w:rPr>
            <w:rFonts w:ascii="Times New Roman" w:hAnsi="Times New Roman" w:cs="Times New Roman"/>
            <w:sz w:val="24"/>
            <w:szCs w:val="24"/>
            <w:lang w:val="en-US"/>
          </w:rPr>
          <w:t xml:space="preserve"> </w:t>
        </w:r>
        <w:r w:rsidRPr="00FD46CC">
          <w:rPr>
            <w:rFonts w:ascii="Times New Roman" w:hAnsi="Times New Roman" w:cs="Times New Roman"/>
            <w:sz w:val="24"/>
            <w:szCs w:val="24"/>
            <w:lang w:val="en-US"/>
          </w:rPr>
          <w:t>= -0.29</w:t>
        </w:r>
      </w:moveTo>
      <w:ins w:id="886" w:author="Elizabeth Marks" w:date="2021-04-30T03:10:00Z">
        <w:r w:rsidR="00940B58">
          <w:rPr>
            <w:rFonts w:ascii="Times New Roman" w:hAnsi="Times New Roman" w:cs="Times New Roman"/>
            <w:sz w:val="24"/>
            <w:szCs w:val="24"/>
            <w:lang w:val="en-US"/>
          </w:rPr>
          <w:t>, see Table D2</w:t>
        </w:r>
      </w:ins>
      <w:moveTo w:id="887" w:author="Elizabeth Marks" w:date="2021-04-28T21:34:00Z">
        <w:r w:rsidRPr="00FD46CC">
          <w:rPr>
            <w:rFonts w:ascii="Times New Roman" w:hAnsi="Times New Roman" w:cs="Times New Roman"/>
            <w:sz w:val="24"/>
            <w:szCs w:val="24"/>
            <w:lang w:val="en-US"/>
          </w:rPr>
          <w:t>)</w:t>
        </w:r>
        <w:r>
          <w:rPr>
            <w:rFonts w:ascii="Times New Roman" w:hAnsi="Times New Roman" w:cs="Times New Roman"/>
            <w:sz w:val="24"/>
            <w:szCs w:val="24"/>
            <w:lang w:val="en-US"/>
          </w:rPr>
          <w:t>.</w:t>
        </w:r>
        <w:r w:rsidRPr="00FD46CC">
          <w:rPr>
            <w:rFonts w:ascii="Times New Roman" w:hAnsi="Times New Roman" w:cs="Times New Roman"/>
            <w:sz w:val="24"/>
            <w:szCs w:val="24"/>
            <w:lang w:val="en-US"/>
          </w:rPr>
          <w:t xml:space="preserve"> </w:t>
        </w:r>
      </w:moveTo>
      <w:commentRangeEnd w:id="876"/>
      <w:r w:rsidR="007B383E">
        <w:rPr>
          <w:rStyle w:val="CommentReference"/>
        </w:rPr>
        <w:commentReference w:id="876"/>
      </w:r>
      <w:moveTo w:id="888" w:author="Elizabeth Marks" w:date="2021-04-28T21:34:00Z">
        <w:del w:id="889" w:author="William Hall" w:date="2021-04-29T15:30:00Z">
          <w:r w:rsidRPr="00E56060" w:rsidDel="002631FE">
            <w:rPr>
              <w:rFonts w:ascii="Times New Roman" w:hAnsi="Times New Roman" w:cs="Times New Roman"/>
              <w:sz w:val="24"/>
              <w:szCs w:val="24"/>
              <w:lang w:val="en-US"/>
            </w:rPr>
            <w:delText>The</w:delText>
          </w:r>
          <w:r w:rsidDel="002631FE">
            <w:rPr>
              <w:rFonts w:ascii="Times New Roman" w:hAnsi="Times New Roman" w:cs="Times New Roman"/>
              <w:sz w:val="24"/>
              <w:szCs w:val="24"/>
              <w:lang w:val="en-US"/>
            </w:rPr>
            <w:delText xml:space="preserve"> rest of these </w:delText>
          </w:r>
          <w:r w:rsidRPr="00E56060" w:rsidDel="002631FE">
            <w:rPr>
              <w:rFonts w:ascii="Times New Roman" w:hAnsi="Times New Roman" w:cs="Times New Roman"/>
              <w:sz w:val="24"/>
              <w:szCs w:val="24"/>
              <w:lang w:val="en-US"/>
            </w:rPr>
            <w:delText xml:space="preserve">analyses revealed little evidence for significant differences consistent with our hypotheses. For a summary of these results, see </w:delText>
          </w:r>
          <w:r w:rsidRPr="005551BE" w:rsidDel="002631FE">
            <w:rPr>
              <w:rFonts w:ascii="Times New Roman" w:hAnsi="Times New Roman" w:cs="Times New Roman"/>
              <w:sz w:val="24"/>
              <w:szCs w:val="24"/>
              <w:lang w:val="en-US"/>
            </w:rPr>
            <w:delText>table D1 and figure D8.</w:delText>
          </w:r>
        </w:del>
      </w:moveTo>
      <w:commentRangeEnd w:id="846"/>
      <w:r w:rsidR="00741A84">
        <w:rPr>
          <w:rStyle w:val="CommentReference"/>
        </w:rPr>
        <w:commentReference w:id="846"/>
      </w:r>
    </w:p>
    <w:moveToRangeEnd w:id="845"/>
    <w:p w14:paraId="5820ECFD" w14:textId="77777777" w:rsidR="00824DE5" w:rsidRPr="0089456A" w:rsidRDefault="00824DE5">
      <w:pPr>
        <w:spacing w:line="480" w:lineRule="auto"/>
        <w:ind w:firstLine="720"/>
        <w:rPr>
          <w:rFonts w:ascii="Times New Roman" w:hAnsi="Times New Roman" w:cs="Times New Roman"/>
          <w:sz w:val="24"/>
          <w:szCs w:val="24"/>
          <w:lang w:val="en-US"/>
        </w:rPr>
      </w:pPr>
    </w:p>
    <w:p w14:paraId="16984603" w14:textId="77777777" w:rsidR="0017653D" w:rsidRPr="0089456A" w:rsidRDefault="0017653D" w:rsidP="0017653D">
      <w:pPr>
        <w:spacing w:line="480" w:lineRule="auto"/>
        <w:rPr>
          <w:rFonts w:ascii="Times New Roman" w:hAnsi="Times New Roman" w:cs="Times New Roman"/>
          <w:b/>
          <w:bCs/>
          <w:sz w:val="24"/>
          <w:szCs w:val="24"/>
          <w:lang w:val="en-US"/>
        </w:rPr>
      </w:pPr>
      <w:commentRangeStart w:id="890"/>
      <w:r w:rsidRPr="0089456A">
        <w:rPr>
          <w:rFonts w:ascii="Times New Roman" w:hAnsi="Times New Roman" w:cs="Times New Roman"/>
          <w:b/>
          <w:bCs/>
          <w:sz w:val="24"/>
          <w:szCs w:val="24"/>
          <w:lang w:val="en-US"/>
        </w:rPr>
        <w:t xml:space="preserve">Exploitation justification </w:t>
      </w:r>
      <w:commentRangeEnd w:id="890"/>
      <w:r w:rsidRPr="0089456A">
        <w:rPr>
          <w:rStyle w:val="CommentReference"/>
          <w:rFonts w:ascii="Times New Roman" w:hAnsi="Times New Roman" w:cs="Times New Roman"/>
          <w:sz w:val="24"/>
          <w:szCs w:val="24"/>
        </w:rPr>
        <w:commentReference w:id="890"/>
      </w:r>
    </w:p>
    <w:p w14:paraId="67167FA4" w14:textId="71B4B9DB" w:rsidR="0017653D" w:rsidRPr="00D70F57" w:rsidDel="00A05792" w:rsidRDefault="00AA2CA3" w:rsidP="00D70F57">
      <w:pPr>
        <w:spacing w:line="480" w:lineRule="auto"/>
        <w:ind w:firstLine="720"/>
        <w:rPr>
          <w:del w:id="891" w:author="Elizabeth Marks" w:date="2021-04-29T05:42:00Z"/>
          <w:rFonts w:ascii="Times New Roman" w:hAnsi="Times New Roman" w:cs="Times New Roman"/>
          <w:sz w:val="24"/>
          <w:szCs w:val="24"/>
          <w:lang w:val="en-US"/>
        </w:rPr>
      </w:pPr>
      <w:r>
        <w:rPr>
          <w:rFonts w:ascii="Times New Roman" w:hAnsi="Times New Roman" w:cs="Times New Roman"/>
          <w:sz w:val="24"/>
          <w:szCs w:val="24"/>
          <w:lang w:val="en-US"/>
        </w:rPr>
        <w:t xml:space="preserve">Despite the manipulation having no significant effect, we still </w:t>
      </w:r>
      <w:r w:rsidR="00D273C6">
        <w:rPr>
          <w:rFonts w:ascii="Times New Roman" w:hAnsi="Times New Roman" w:cs="Times New Roman"/>
          <w:sz w:val="24"/>
          <w:szCs w:val="24"/>
          <w:lang w:val="en-US"/>
        </w:rPr>
        <w:t>proceeded</w:t>
      </w:r>
      <w:r>
        <w:rPr>
          <w:rFonts w:ascii="Times New Roman" w:hAnsi="Times New Roman" w:cs="Times New Roman"/>
          <w:sz w:val="24"/>
          <w:szCs w:val="24"/>
          <w:lang w:val="en-US"/>
        </w:rPr>
        <w:t xml:space="preserve"> with </w:t>
      </w:r>
      <w:r w:rsidR="00FE3289">
        <w:rPr>
          <w:rFonts w:ascii="Times New Roman" w:hAnsi="Times New Roman" w:cs="Times New Roman"/>
          <w:sz w:val="24"/>
          <w:szCs w:val="24"/>
          <w:lang w:val="en-US"/>
        </w:rPr>
        <w:t>testing for differences between conditions in the three dependent variables central to our hypotheses. The first factor to be tested was exploitation justification</w:t>
      </w:r>
      <w:r w:rsidR="00D273C6">
        <w:rPr>
          <w:rFonts w:ascii="Times New Roman" w:hAnsi="Times New Roman" w:cs="Times New Roman"/>
          <w:sz w:val="24"/>
          <w:szCs w:val="24"/>
          <w:lang w:val="en-US"/>
        </w:rPr>
        <w:t xml:space="preserve">. </w:t>
      </w:r>
      <w:del w:id="892" w:author="Elizabeth Marks" w:date="2021-04-29T05:50:00Z">
        <w:r w:rsidR="00D273C6" w:rsidDel="000C3C07">
          <w:rPr>
            <w:rFonts w:ascii="Times New Roman" w:hAnsi="Times New Roman" w:cs="Times New Roman"/>
            <w:sz w:val="24"/>
            <w:szCs w:val="24"/>
            <w:lang w:val="en-US"/>
          </w:rPr>
          <w:delText xml:space="preserve">Student’s </w:delText>
        </w:r>
      </w:del>
      <w:ins w:id="893" w:author="Elizabeth Marks" w:date="2021-04-29T05:50:00Z">
        <w:r w:rsidR="000C3C07">
          <w:rPr>
            <w:rFonts w:ascii="Times New Roman" w:hAnsi="Times New Roman" w:cs="Times New Roman"/>
            <w:sz w:val="24"/>
            <w:szCs w:val="24"/>
            <w:lang w:val="en-US"/>
          </w:rPr>
          <w:t>Student</w:t>
        </w:r>
      </w:ins>
      <w:ins w:id="894" w:author="Elizabeth Marks" w:date="2021-04-30T05:35:00Z">
        <w:r w:rsidR="006B569A">
          <w:rPr>
            <w:rFonts w:ascii="Times New Roman" w:hAnsi="Times New Roman" w:cs="Times New Roman"/>
            <w:sz w:val="24"/>
            <w:szCs w:val="24"/>
            <w:lang w:val="en-US"/>
          </w:rPr>
          <w:t>’</w:t>
        </w:r>
      </w:ins>
      <w:ins w:id="895" w:author="Elizabeth Marks" w:date="2021-04-29T05:50:00Z">
        <w:r w:rsidR="000C3C07">
          <w:rPr>
            <w:rFonts w:ascii="Times New Roman" w:hAnsi="Times New Roman" w:cs="Times New Roman"/>
            <w:sz w:val="24"/>
            <w:szCs w:val="24"/>
            <w:lang w:val="en-US"/>
          </w:rPr>
          <w:t xml:space="preserve">s </w:t>
        </w:r>
      </w:ins>
      <w:r w:rsidR="00D273C6">
        <w:rPr>
          <w:rFonts w:ascii="Times New Roman" w:hAnsi="Times New Roman" w:cs="Times New Roman"/>
          <w:sz w:val="24"/>
          <w:szCs w:val="24"/>
          <w:lang w:val="en-US"/>
        </w:rPr>
        <w:t xml:space="preserve">t-tests for both items showed that </w:t>
      </w:r>
      <w:r w:rsidR="0017653D" w:rsidRPr="0089456A">
        <w:rPr>
          <w:rFonts w:ascii="Times New Roman" w:hAnsi="Times New Roman" w:cs="Times New Roman"/>
          <w:sz w:val="24"/>
          <w:szCs w:val="24"/>
          <w:lang w:val="en-US"/>
        </w:rPr>
        <w:t>participants presented with a scenario in which the employer provided additional perks did not justify more exploitation of a fictional employee than those presented with a scenario in which no additional perks were mentioned</w:t>
      </w:r>
      <w:commentRangeStart w:id="896"/>
      <w:ins w:id="897" w:author="Elizabeth Marks" w:date="2021-04-30T02:31:00Z">
        <w:r w:rsidR="00311469">
          <w:rPr>
            <w:rFonts w:ascii="Times New Roman" w:hAnsi="Times New Roman" w:cs="Times New Roman"/>
            <w:sz w:val="24"/>
            <w:szCs w:val="24"/>
            <w:lang w:val="en-US"/>
          </w:rPr>
          <w:t xml:space="preserve">. </w:t>
        </w:r>
      </w:ins>
      <w:del w:id="898" w:author="Elizabeth Marks" w:date="2021-04-30T02:31:00Z">
        <w:r w:rsidR="008A7928" w:rsidDel="00311469">
          <w:rPr>
            <w:rFonts w:ascii="Times New Roman" w:hAnsi="Times New Roman" w:cs="Times New Roman"/>
            <w:sz w:val="24"/>
            <w:szCs w:val="24"/>
            <w:lang w:val="en-US"/>
          </w:rPr>
          <w:delText>. For item</w:delText>
        </w:r>
        <w:commentRangeStart w:id="899"/>
        <w:r w:rsidR="0017653D" w:rsidRPr="0089456A" w:rsidDel="00311469">
          <w:rPr>
            <w:rFonts w:ascii="Times New Roman" w:hAnsi="Times New Roman" w:cs="Times New Roman"/>
            <w:sz w:val="24"/>
            <w:szCs w:val="24"/>
            <w:lang w:val="en-US"/>
          </w:rPr>
          <w:delText xml:space="preserve"> 1</w:delText>
        </w:r>
      </w:del>
      <w:commentRangeEnd w:id="899"/>
      <w:ins w:id="900" w:author="William Hall" w:date="2021-04-29T15:35:00Z">
        <w:del w:id="901" w:author="Elizabeth Marks" w:date="2021-04-30T02:31:00Z">
          <w:r w:rsidR="00741A84" w:rsidDel="00311469">
            <w:rPr>
              <w:rFonts w:ascii="Times New Roman" w:hAnsi="Times New Roman" w:cs="Times New Roman"/>
              <w:sz w:val="24"/>
              <w:szCs w:val="24"/>
              <w:lang w:val="en-US"/>
            </w:rPr>
            <w:delText>the first item</w:delText>
          </w:r>
        </w:del>
      </w:ins>
      <w:del w:id="902" w:author="Elizabeth Marks" w:date="2021-04-30T02:31:00Z">
        <w:r w:rsidR="0017653D" w:rsidRPr="0089456A" w:rsidDel="00311469">
          <w:rPr>
            <w:rStyle w:val="CommentReference"/>
            <w:rFonts w:ascii="Times New Roman" w:hAnsi="Times New Roman" w:cs="Times New Roman"/>
            <w:sz w:val="24"/>
            <w:szCs w:val="24"/>
          </w:rPr>
          <w:commentReference w:id="899"/>
        </w:r>
        <w:r w:rsidR="00CA118D" w:rsidDel="00311469">
          <w:rPr>
            <w:rFonts w:ascii="Times New Roman" w:hAnsi="Times New Roman" w:cs="Times New Roman"/>
            <w:sz w:val="24"/>
            <w:szCs w:val="24"/>
            <w:lang w:val="en-US"/>
          </w:rPr>
          <w:delText>,</w:delText>
        </w:r>
        <w:r w:rsidR="008A7928" w:rsidDel="00311469">
          <w:rPr>
            <w:rFonts w:ascii="Times New Roman" w:hAnsi="Times New Roman" w:cs="Times New Roman"/>
            <w:sz w:val="24"/>
            <w:szCs w:val="24"/>
            <w:lang w:val="en-US"/>
          </w:rPr>
          <w:delText xml:space="preserve"> </w:delText>
        </w:r>
      </w:del>
      <w:ins w:id="903" w:author="Elizabeth Marks" w:date="2021-04-30T02:31:00Z">
        <w:r w:rsidR="00311469">
          <w:rPr>
            <w:rFonts w:ascii="Times New Roman" w:hAnsi="Times New Roman" w:cs="Times New Roman"/>
            <w:sz w:val="24"/>
            <w:szCs w:val="24"/>
            <w:lang w:val="en-US"/>
          </w:rPr>
          <w:t>T</w:t>
        </w:r>
      </w:ins>
      <w:del w:id="904" w:author="Elizabeth Marks" w:date="2021-04-30T02:31:00Z">
        <w:r w:rsidR="008A7928" w:rsidDel="00311469">
          <w:rPr>
            <w:rFonts w:ascii="Times New Roman" w:hAnsi="Times New Roman" w:cs="Times New Roman"/>
            <w:sz w:val="24"/>
            <w:szCs w:val="24"/>
            <w:lang w:val="en-US"/>
          </w:rPr>
          <w:delText>t</w:delText>
        </w:r>
      </w:del>
      <w:r w:rsidR="008A7928">
        <w:rPr>
          <w:rFonts w:ascii="Times New Roman" w:hAnsi="Times New Roman" w:cs="Times New Roman"/>
          <w:sz w:val="24"/>
          <w:szCs w:val="24"/>
          <w:lang w:val="en-US"/>
        </w:rPr>
        <w:t xml:space="preserve">here was no significant difference in participants justification of John </w:t>
      </w:r>
      <w:r w:rsidR="007947A8">
        <w:rPr>
          <w:rFonts w:ascii="Times New Roman" w:hAnsi="Times New Roman" w:cs="Times New Roman"/>
          <w:sz w:val="24"/>
          <w:szCs w:val="24"/>
          <w:lang w:val="en-US"/>
        </w:rPr>
        <w:t>being given more responsibilities for no extra compensation</w:t>
      </w:r>
      <w:r w:rsidR="00D354CF">
        <w:rPr>
          <w:rFonts w:ascii="Times New Roman" w:hAnsi="Times New Roman" w:cs="Times New Roman"/>
          <w:sz w:val="24"/>
          <w:szCs w:val="24"/>
          <w:lang w:val="en-US"/>
        </w:rPr>
        <w:t xml:space="preserve">, </w:t>
      </w:r>
      <w:r w:rsidR="0017653D" w:rsidRPr="0089456A">
        <w:rPr>
          <w:rFonts w:ascii="Times New Roman" w:hAnsi="Times New Roman" w:cs="Times New Roman"/>
          <w:sz w:val="24"/>
          <w:szCs w:val="24"/>
          <w:lang w:val="en-US"/>
        </w:rPr>
        <w:t xml:space="preserve"> (Control: </w:t>
      </w:r>
      <w:r w:rsidR="0017653D" w:rsidRPr="0026042F">
        <w:rPr>
          <w:rFonts w:ascii="Times New Roman" w:hAnsi="Times New Roman" w:cs="Times New Roman"/>
          <w:i/>
          <w:iCs/>
          <w:sz w:val="24"/>
          <w:szCs w:val="24"/>
          <w:lang w:val="en-US"/>
        </w:rPr>
        <w:t>M</w:t>
      </w:r>
      <w:r w:rsidR="0017653D" w:rsidRPr="0089456A">
        <w:rPr>
          <w:rFonts w:ascii="Times New Roman" w:hAnsi="Times New Roman" w:cs="Times New Roman"/>
          <w:sz w:val="24"/>
          <w:szCs w:val="24"/>
          <w:lang w:val="en-US"/>
        </w:rPr>
        <w:t xml:space="preserve"> = 3.52, </w:t>
      </w:r>
      <w:r w:rsidR="0017653D" w:rsidRPr="0026042F">
        <w:rPr>
          <w:rFonts w:ascii="Times New Roman" w:hAnsi="Times New Roman" w:cs="Times New Roman"/>
          <w:i/>
          <w:iCs/>
          <w:sz w:val="24"/>
          <w:szCs w:val="24"/>
          <w:lang w:val="en-US"/>
        </w:rPr>
        <w:t>SD</w:t>
      </w:r>
      <w:r w:rsidR="0017653D" w:rsidRPr="0089456A">
        <w:rPr>
          <w:rFonts w:ascii="Times New Roman" w:hAnsi="Times New Roman" w:cs="Times New Roman"/>
          <w:sz w:val="24"/>
          <w:szCs w:val="24"/>
          <w:lang w:val="en-US"/>
        </w:rPr>
        <w:t xml:space="preserve"> = 1.46, Experimental: </w:t>
      </w:r>
      <w:r w:rsidR="0017653D" w:rsidRPr="0026042F">
        <w:rPr>
          <w:rFonts w:ascii="Times New Roman" w:hAnsi="Times New Roman" w:cs="Times New Roman"/>
          <w:i/>
          <w:iCs/>
          <w:sz w:val="24"/>
          <w:szCs w:val="24"/>
          <w:lang w:val="en-US"/>
        </w:rPr>
        <w:t>M</w:t>
      </w:r>
      <w:r w:rsidR="0017653D" w:rsidRPr="0089456A">
        <w:rPr>
          <w:rFonts w:ascii="Times New Roman" w:hAnsi="Times New Roman" w:cs="Times New Roman"/>
          <w:sz w:val="24"/>
          <w:szCs w:val="24"/>
          <w:lang w:val="en-US"/>
        </w:rPr>
        <w:t xml:space="preserve"> = 3.71, </w:t>
      </w:r>
      <w:r w:rsidR="0017653D" w:rsidRPr="0026042F">
        <w:rPr>
          <w:rFonts w:ascii="Times New Roman" w:hAnsi="Times New Roman" w:cs="Times New Roman"/>
          <w:i/>
          <w:iCs/>
          <w:sz w:val="24"/>
          <w:szCs w:val="24"/>
          <w:lang w:val="en-US"/>
        </w:rPr>
        <w:t>SD</w:t>
      </w:r>
      <w:r w:rsidR="0017653D" w:rsidRPr="0089456A">
        <w:rPr>
          <w:rFonts w:ascii="Times New Roman" w:hAnsi="Times New Roman" w:cs="Times New Roman"/>
          <w:sz w:val="24"/>
          <w:szCs w:val="24"/>
          <w:lang w:val="en-US"/>
        </w:rPr>
        <w:t xml:space="preserve"> = 1.43, as seen in figure </w:t>
      </w:r>
      <w:r w:rsidR="005551BE">
        <w:rPr>
          <w:rFonts w:ascii="Times New Roman" w:hAnsi="Times New Roman" w:cs="Times New Roman"/>
          <w:sz w:val="24"/>
          <w:szCs w:val="24"/>
          <w:lang w:val="en-US"/>
        </w:rPr>
        <w:t>D</w:t>
      </w:r>
      <w:r w:rsidR="0017653D" w:rsidRPr="0089456A">
        <w:rPr>
          <w:rFonts w:ascii="Times New Roman" w:hAnsi="Times New Roman" w:cs="Times New Roman"/>
          <w:sz w:val="24"/>
          <w:szCs w:val="24"/>
          <w:lang w:val="en-US"/>
        </w:rPr>
        <w:t>2</w:t>
      </w:r>
      <w:del w:id="905" w:author="Elizabeth Marks" w:date="2021-04-30T02:34:00Z">
        <w:r w:rsidR="0017653D" w:rsidRPr="0089456A" w:rsidDel="00311469">
          <w:rPr>
            <w:rFonts w:ascii="Times New Roman" w:hAnsi="Times New Roman" w:cs="Times New Roman"/>
            <w:sz w:val="24"/>
            <w:szCs w:val="24"/>
            <w:lang w:val="en-US"/>
          </w:rPr>
          <w:delText>)</w:delText>
        </w:r>
      </w:del>
      <w:ins w:id="906" w:author="Elizabeth Marks" w:date="2021-04-30T20:53:00Z">
        <w:r w:rsidR="00A43B2C">
          <w:rPr>
            <w:rFonts w:ascii="Times New Roman" w:hAnsi="Times New Roman" w:cs="Times New Roman"/>
            <w:sz w:val="24"/>
            <w:szCs w:val="24"/>
            <w:lang w:val="en-US"/>
          </w:rPr>
          <w:t>), (</w:t>
        </w:r>
      </w:ins>
      <w:ins w:id="907" w:author="William Hall" w:date="2021-04-29T15:36:00Z">
        <w:del w:id="908" w:author="Elizabeth Marks" w:date="2021-04-30T20:53:00Z">
          <w:r w:rsidR="00DE5069" w:rsidDel="00A43B2C">
            <w:rPr>
              <w:rFonts w:ascii="Times New Roman" w:hAnsi="Times New Roman" w:cs="Times New Roman"/>
              <w:sz w:val="24"/>
              <w:szCs w:val="24"/>
              <w:lang w:val="en-US"/>
            </w:rPr>
            <w:delText xml:space="preserve">, </w:delText>
          </w:r>
        </w:del>
      </w:ins>
      <w:del w:id="909" w:author="William Hall" w:date="2021-04-29T15:36:00Z">
        <w:r w:rsidR="00623161" w:rsidDel="00DE5069">
          <w:rPr>
            <w:rFonts w:ascii="Times New Roman" w:hAnsi="Times New Roman" w:cs="Times New Roman"/>
            <w:sz w:val="24"/>
            <w:szCs w:val="24"/>
            <w:lang w:val="en-US"/>
          </w:rPr>
          <w:delText>.</w:delText>
        </w:r>
      </w:del>
      <w:ins w:id="910" w:author="William Hall" w:date="2021-04-29T15:36:00Z">
        <w:del w:id="911" w:author="Elizabeth Marks" w:date="2021-04-30T20:53:00Z">
          <w:r w:rsidR="00DE5069" w:rsidRPr="0089456A" w:rsidDel="00A43B2C">
            <w:rPr>
              <w:rFonts w:ascii="Times New Roman" w:hAnsi="Times New Roman" w:cs="Times New Roman"/>
              <w:sz w:val="24"/>
              <w:szCs w:val="24"/>
              <w:lang w:val="en-US"/>
            </w:rPr>
            <w:delText xml:space="preserve"> </w:delText>
          </w:r>
        </w:del>
      </w:ins>
      <w:del w:id="912" w:author="William Hall" w:date="2021-04-29T15:36:00Z">
        <w:r w:rsidR="0017653D" w:rsidRPr="0089456A" w:rsidDel="00DE5069">
          <w:rPr>
            <w:rFonts w:ascii="Times New Roman" w:hAnsi="Times New Roman" w:cs="Times New Roman"/>
            <w:sz w:val="24"/>
            <w:szCs w:val="24"/>
            <w:lang w:val="en-US"/>
          </w:rPr>
          <w:delText xml:space="preserve"> </w:delText>
        </w:r>
      </w:del>
      <w:ins w:id="913" w:author="Elizabeth Marks" w:date="2021-04-28T21:42:00Z">
        <w:del w:id="914" w:author="William Hall" w:date="2021-04-29T15:36:00Z">
          <w:r w:rsidR="0003174C" w:rsidDel="00DE5069">
            <w:rPr>
              <w:rFonts w:ascii="Times New Roman" w:hAnsi="Times New Roman" w:cs="Times New Roman"/>
              <w:sz w:val="24"/>
              <w:szCs w:val="24"/>
              <w:lang w:val="en-US"/>
            </w:rPr>
            <w:delText>There was not a significant difference of means between the conditions for item 2</w:delText>
          </w:r>
        </w:del>
      </w:ins>
      <w:ins w:id="915" w:author="Elizabeth Marks" w:date="2021-04-28T21:36:00Z">
        <w:del w:id="916" w:author="William Hall" w:date="2021-04-29T15:36:00Z">
          <w:r w:rsidR="00824DE5" w:rsidRPr="0089456A" w:rsidDel="00DE5069">
            <w:rPr>
              <w:rFonts w:ascii="Times New Roman" w:hAnsi="Times New Roman" w:cs="Times New Roman"/>
              <w:sz w:val="24"/>
              <w:szCs w:val="24"/>
              <w:lang w:val="en-US"/>
            </w:rPr>
            <w:delText xml:space="preserve"> (</w:delText>
          </w:r>
        </w:del>
        <w:r w:rsidR="00824DE5" w:rsidRPr="0026042F">
          <w:rPr>
            <w:rFonts w:ascii="Times New Roman" w:hAnsi="Times New Roman" w:cs="Times New Roman"/>
            <w:i/>
            <w:iCs/>
            <w:sz w:val="24"/>
            <w:szCs w:val="24"/>
            <w:lang w:val="en-US"/>
          </w:rPr>
          <w:t>t</w:t>
        </w:r>
        <w:r w:rsidR="00824DE5" w:rsidRPr="0089456A">
          <w:rPr>
            <w:rFonts w:ascii="Times New Roman" w:hAnsi="Times New Roman" w:cs="Times New Roman"/>
            <w:sz w:val="24"/>
            <w:szCs w:val="24"/>
            <w:lang w:val="en-US"/>
          </w:rPr>
          <w:t xml:space="preserve">(289) = 0.28, </w:t>
        </w:r>
        <w:r w:rsidR="00824DE5" w:rsidRPr="0089456A">
          <w:rPr>
            <w:rFonts w:ascii="Times New Roman" w:hAnsi="Times New Roman" w:cs="Times New Roman"/>
            <w:i/>
            <w:iCs/>
            <w:sz w:val="24"/>
            <w:szCs w:val="24"/>
            <w:lang w:val="en-US"/>
          </w:rPr>
          <w:t>p</w:t>
        </w:r>
        <w:r w:rsidR="00824DE5" w:rsidRPr="0089456A">
          <w:rPr>
            <w:rFonts w:ascii="Times New Roman" w:hAnsi="Times New Roman" w:cs="Times New Roman"/>
            <w:sz w:val="24"/>
            <w:szCs w:val="24"/>
            <w:lang w:val="en-US"/>
          </w:rPr>
          <w:t xml:space="preserve"> =.27,</w:t>
        </w:r>
      </w:ins>
      <w:ins w:id="917" w:author="Elizabeth Marks" w:date="2021-04-28T21:38:00Z">
        <w:r w:rsidR="00824DE5" w:rsidRPr="00824DE5">
          <w:rPr>
            <w:rFonts w:ascii="Times New Roman" w:hAnsi="Times New Roman" w:cs="Times New Roman"/>
            <w:sz w:val="24"/>
            <w:szCs w:val="24"/>
            <w:lang w:val="en-US"/>
          </w:rPr>
          <w:t xml:space="preserve"> </w:t>
        </w:r>
        <w:r w:rsidR="00824DE5" w:rsidRPr="0089456A">
          <w:rPr>
            <w:rFonts w:ascii="Times New Roman" w:hAnsi="Times New Roman" w:cs="Times New Roman"/>
            <w:sz w:val="24"/>
            <w:szCs w:val="24"/>
            <w:lang w:val="en-US"/>
          </w:rPr>
          <w:t xml:space="preserve">95% </w:t>
        </w:r>
        <w:r w:rsidR="00824DE5" w:rsidRPr="0026042F">
          <w:rPr>
            <w:rFonts w:ascii="Times New Roman" w:hAnsi="Times New Roman" w:cs="Times New Roman"/>
            <w:i/>
            <w:iCs/>
            <w:sz w:val="24"/>
            <w:szCs w:val="24"/>
            <w:lang w:val="en-US"/>
          </w:rPr>
          <w:t>CI</w:t>
        </w:r>
        <w:r w:rsidR="00824DE5" w:rsidRPr="0089456A">
          <w:rPr>
            <w:rFonts w:ascii="Times New Roman" w:hAnsi="Times New Roman" w:cs="Times New Roman"/>
            <w:sz w:val="24"/>
            <w:szCs w:val="24"/>
            <w:lang w:val="en-US"/>
          </w:rPr>
          <w:t xml:space="preserve"> [-0.52, 0.14],</w:t>
        </w:r>
      </w:ins>
      <w:ins w:id="918" w:author="Elizabeth Marks" w:date="2021-04-28T21:36:00Z">
        <w:r w:rsidR="00824DE5" w:rsidRPr="0089456A">
          <w:rPr>
            <w:rFonts w:ascii="Times New Roman" w:hAnsi="Times New Roman" w:cs="Times New Roman"/>
            <w:sz w:val="24"/>
            <w:szCs w:val="24"/>
            <w:lang w:val="en-US"/>
          </w:rPr>
          <w:t xml:space="preserve"> </w:t>
        </w:r>
        <w:r w:rsidR="00824DE5" w:rsidRPr="0026042F">
          <w:rPr>
            <w:rFonts w:ascii="Times New Roman" w:hAnsi="Times New Roman" w:cs="Times New Roman"/>
            <w:i/>
            <w:iCs/>
            <w:sz w:val="24"/>
            <w:szCs w:val="24"/>
            <w:lang w:val="en-US"/>
          </w:rPr>
          <w:t xml:space="preserve">d </w:t>
        </w:r>
        <w:r w:rsidR="00824DE5" w:rsidRPr="0089456A">
          <w:rPr>
            <w:rFonts w:ascii="Times New Roman" w:hAnsi="Times New Roman" w:cs="Times New Roman"/>
            <w:sz w:val="24"/>
            <w:szCs w:val="24"/>
            <w:lang w:val="en-US"/>
          </w:rPr>
          <w:t>= -0.13</w:t>
        </w:r>
        <w:commentRangeStart w:id="919"/>
        <w:r w:rsidR="00824DE5" w:rsidRPr="0089456A">
          <w:rPr>
            <w:rFonts w:ascii="Times New Roman" w:hAnsi="Times New Roman" w:cs="Times New Roman"/>
            <w:sz w:val="24"/>
            <w:szCs w:val="24"/>
            <w:lang w:val="en-US"/>
          </w:rPr>
          <w:t>)</w:t>
        </w:r>
        <w:r w:rsidR="00824DE5">
          <w:rPr>
            <w:rFonts w:ascii="Times New Roman" w:hAnsi="Times New Roman" w:cs="Times New Roman"/>
            <w:sz w:val="24"/>
            <w:szCs w:val="24"/>
            <w:lang w:val="en-US"/>
          </w:rPr>
          <w:t>.</w:t>
        </w:r>
        <w:r w:rsidR="00824DE5" w:rsidRPr="0089456A">
          <w:rPr>
            <w:rFonts w:ascii="Times New Roman" w:hAnsi="Times New Roman" w:cs="Times New Roman"/>
            <w:sz w:val="24"/>
            <w:szCs w:val="24"/>
            <w:lang w:val="en-US"/>
          </w:rPr>
          <w:t xml:space="preserve"> </w:t>
        </w:r>
      </w:ins>
      <w:commentRangeEnd w:id="896"/>
      <w:r w:rsidR="007B383E">
        <w:rPr>
          <w:rStyle w:val="CommentReference"/>
        </w:rPr>
        <w:commentReference w:id="896"/>
      </w:r>
      <w:del w:id="920" w:author="Elizabeth Marks" w:date="2021-04-30T02:33:00Z">
        <w:r w:rsidR="00623161" w:rsidDel="00311469">
          <w:rPr>
            <w:rFonts w:ascii="Times New Roman" w:hAnsi="Times New Roman" w:cs="Times New Roman"/>
            <w:sz w:val="24"/>
            <w:szCs w:val="24"/>
            <w:lang w:val="en-US"/>
          </w:rPr>
          <w:delText>F</w:delText>
        </w:r>
        <w:r w:rsidR="0017653D" w:rsidRPr="0089456A" w:rsidDel="00311469">
          <w:rPr>
            <w:rFonts w:ascii="Times New Roman" w:hAnsi="Times New Roman" w:cs="Times New Roman"/>
            <w:sz w:val="24"/>
            <w:szCs w:val="24"/>
            <w:lang w:val="en-US"/>
          </w:rPr>
          <w:delText>or item 2</w:delText>
        </w:r>
        <w:r w:rsidR="00623161" w:rsidDel="00311469">
          <w:rPr>
            <w:rFonts w:ascii="Times New Roman" w:hAnsi="Times New Roman" w:cs="Times New Roman"/>
            <w:sz w:val="24"/>
            <w:szCs w:val="24"/>
            <w:lang w:val="en-US"/>
          </w:rPr>
          <w:delText>, participants</w:delText>
        </w:r>
      </w:del>
      <w:ins w:id="921" w:author="Elizabeth Marks" w:date="2021-04-30T02:33:00Z">
        <w:r w:rsidR="00311469">
          <w:rPr>
            <w:rFonts w:ascii="Times New Roman" w:hAnsi="Times New Roman" w:cs="Times New Roman"/>
            <w:sz w:val="24"/>
            <w:szCs w:val="24"/>
            <w:lang w:val="en-US"/>
          </w:rPr>
          <w:t>Additionally, participants</w:t>
        </w:r>
      </w:ins>
      <w:r w:rsidR="00623161">
        <w:rPr>
          <w:rFonts w:ascii="Times New Roman" w:hAnsi="Times New Roman" w:cs="Times New Roman"/>
          <w:sz w:val="24"/>
          <w:szCs w:val="24"/>
          <w:lang w:val="en-US"/>
        </w:rPr>
        <w:t xml:space="preserve"> in both conditions showed similar attitudes towards </w:t>
      </w:r>
      <w:r w:rsidR="00CA118D">
        <w:rPr>
          <w:rFonts w:ascii="Times New Roman" w:hAnsi="Times New Roman" w:cs="Times New Roman"/>
          <w:sz w:val="24"/>
          <w:szCs w:val="24"/>
          <w:lang w:val="en-US"/>
        </w:rPr>
        <w:t>John being asked to take over his manager</w:t>
      </w:r>
      <w:ins w:id="922" w:author="Elizabeth Marks" w:date="2021-04-29T05:53:00Z">
        <w:r w:rsidR="000C3C07">
          <w:rPr>
            <w:rFonts w:ascii="Times New Roman" w:hAnsi="Times New Roman" w:cs="Times New Roman"/>
            <w:sz w:val="24"/>
            <w:szCs w:val="24"/>
            <w:lang w:val="en-US"/>
          </w:rPr>
          <w:t>’</w:t>
        </w:r>
      </w:ins>
      <w:r w:rsidR="00CA118D">
        <w:rPr>
          <w:rFonts w:ascii="Times New Roman" w:hAnsi="Times New Roman" w:cs="Times New Roman"/>
          <w:sz w:val="24"/>
          <w:szCs w:val="24"/>
          <w:lang w:val="en-US"/>
        </w:rPr>
        <w:t>s duties without compensation while they are sick</w:t>
      </w:r>
      <w:ins w:id="923" w:author="Elizabeth Marks" w:date="2021-04-30T02:33:00Z">
        <w:r w:rsidR="00311469">
          <w:rPr>
            <w:rFonts w:ascii="Times New Roman" w:hAnsi="Times New Roman" w:cs="Times New Roman"/>
            <w:sz w:val="24"/>
            <w:szCs w:val="24"/>
            <w:lang w:val="en-US"/>
          </w:rPr>
          <w:t>,</w:t>
        </w:r>
      </w:ins>
      <w:r w:rsidR="00CA118D">
        <w:rPr>
          <w:rFonts w:ascii="Times New Roman" w:hAnsi="Times New Roman" w:cs="Times New Roman"/>
          <w:sz w:val="24"/>
          <w:szCs w:val="24"/>
          <w:lang w:val="en-US"/>
        </w:rPr>
        <w:t xml:space="preserve"> </w:t>
      </w:r>
      <w:r w:rsidR="0017653D" w:rsidRPr="0089456A">
        <w:rPr>
          <w:rFonts w:ascii="Times New Roman" w:hAnsi="Times New Roman" w:cs="Times New Roman"/>
          <w:sz w:val="24"/>
          <w:szCs w:val="24"/>
          <w:lang w:val="en-US"/>
        </w:rPr>
        <w:t xml:space="preserve">(Control: </w:t>
      </w:r>
      <w:r w:rsidR="0017653D" w:rsidRPr="0089456A">
        <w:rPr>
          <w:rFonts w:ascii="Times New Roman" w:hAnsi="Times New Roman" w:cs="Times New Roman"/>
          <w:i/>
          <w:iCs/>
          <w:sz w:val="24"/>
          <w:szCs w:val="24"/>
          <w:lang w:val="en-US"/>
        </w:rPr>
        <w:t xml:space="preserve">M </w:t>
      </w:r>
      <w:r w:rsidR="0017653D" w:rsidRPr="0089456A">
        <w:rPr>
          <w:rFonts w:ascii="Times New Roman" w:hAnsi="Times New Roman" w:cs="Times New Roman"/>
          <w:sz w:val="24"/>
          <w:szCs w:val="24"/>
          <w:lang w:val="en-US"/>
        </w:rPr>
        <w:t xml:space="preserve">= 3.37, </w:t>
      </w:r>
      <w:r w:rsidR="0017653D" w:rsidRPr="0089456A">
        <w:rPr>
          <w:rFonts w:ascii="Times New Roman" w:hAnsi="Times New Roman" w:cs="Times New Roman"/>
          <w:i/>
          <w:iCs/>
          <w:sz w:val="24"/>
          <w:szCs w:val="24"/>
          <w:lang w:val="en-US"/>
        </w:rPr>
        <w:t xml:space="preserve">SD </w:t>
      </w:r>
      <w:r w:rsidR="0017653D" w:rsidRPr="0089456A">
        <w:rPr>
          <w:rFonts w:ascii="Times New Roman" w:hAnsi="Times New Roman" w:cs="Times New Roman"/>
          <w:sz w:val="24"/>
          <w:szCs w:val="24"/>
          <w:lang w:val="en-US"/>
        </w:rPr>
        <w:t xml:space="preserve">= 1,43, Experimental: </w:t>
      </w:r>
      <w:r w:rsidR="0017653D" w:rsidRPr="0089456A">
        <w:rPr>
          <w:rFonts w:ascii="Times New Roman" w:hAnsi="Times New Roman" w:cs="Times New Roman"/>
          <w:i/>
          <w:iCs/>
          <w:sz w:val="24"/>
          <w:szCs w:val="24"/>
          <w:lang w:val="en-US"/>
        </w:rPr>
        <w:t xml:space="preserve">M </w:t>
      </w:r>
      <w:r w:rsidR="0017653D" w:rsidRPr="0089456A">
        <w:rPr>
          <w:rFonts w:ascii="Times New Roman" w:hAnsi="Times New Roman" w:cs="Times New Roman"/>
          <w:sz w:val="24"/>
          <w:szCs w:val="24"/>
          <w:lang w:val="en-US"/>
        </w:rPr>
        <w:t xml:space="preserve">= 3.11, </w:t>
      </w:r>
      <w:r w:rsidR="0017653D" w:rsidRPr="0089456A">
        <w:rPr>
          <w:rFonts w:ascii="Times New Roman" w:hAnsi="Times New Roman" w:cs="Times New Roman"/>
          <w:i/>
          <w:iCs/>
          <w:sz w:val="24"/>
          <w:szCs w:val="24"/>
          <w:lang w:val="en-US"/>
        </w:rPr>
        <w:t xml:space="preserve">SD </w:t>
      </w:r>
      <w:r w:rsidR="0017653D" w:rsidRPr="0089456A">
        <w:rPr>
          <w:rFonts w:ascii="Times New Roman" w:hAnsi="Times New Roman" w:cs="Times New Roman"/>
          <w:sz w:val="24"/>
          <w:szCs w:val="24"/>
          <w:lang w:val="en-US"/>
        </w:rPr>
        <w:t xml:space="preserve">= 1.46, as seen in figure </w:t>
      </w:r>
      <w:r w:rsidR="005551BE">
        <w:rPr>
          <w:rFonts w:ascii="Times New Roman" w:hAnsi="Times New Roman" w:cs="Times New Roman"/>
          <w:sz w:val="24"/>
          <w:szCs w:val="24"/>
          <w:lang w:val="en-US"/>
        </w:rPr>
        <w:t>D</w:t>
      </w:r>
      <w:r w:rsidR="0017653D" w:rsidRPr="0089456A">
        <w:rPr>
          <w:rFonts w:ascii="Times New Roman" w:hAnsi="Times New Roman" w:cs="Times New Roman"/>
          <w:sz w:val="24"/>
          <w:szCs w:val="24"/>
          <w:lang w:val="en-US"/>
        </w:rPr>
        <w:t>3</w:t>
      </w:r>
      <w:del w:id="924" w:author="Elizabeth Marks" w:date="2021-04-30T02:34:00Z">
        <w:r w:rsidR="0017653D" w:rsidRPr="0089456A" w:rsidDel="00311469">
          <w:rPr>
            <w:rFonts w:ascii="Times New Roman" w:hAnsi="Times New Roman" w:cs="Times New Roman"/>
            <w:sz w:val="24"/>
            <w:szCs w:val="24"/>
            <w:lang w:val="en-US"/>
          </w:rPr>
          <w:delText>)</w:delText>
        </w:r>
      </w:del>
      <w:ins w:id="925" w:author="Elizabeth Marks" w:date="2021-04-30T20:53:00Z">
        <w:r w:rsidR="00A43B2C">
          <w:rPr>
            <w:rFonts w:ascii="Times New Roman" w:hAnsi="Times New Roman" w:cs="Times New Roman"/>
            <w:sz w:val="24"/>
            <w:szCs w:val="24"/>
            <w:lang w:val="en-US"/>
          </w:rPr>
          <w:t>), (</w:t>
        </w:r>
      </w:ins>
      <w:del w:id="926" w:author="Elizabeth Marks" w:date="2021-04-30T02:33:00Z">
        <w:r w:rsidR="0017653D" w:rsidRPr="0089456A" w:rsidDel="00311469">
          <w:rPr>
            <w:rFonts w:ascii="Times New Roman" w:hAnsi="Times New Roman" w:cs="Times New Roman"/>
            <w:sz w:val="24"/>
            <w:szCs w:val="24"/>
            <w:lang w:val="en-US"/>
          </w:rPr>
          <w:delText xml:space="preserve">. </w:delText>
        </w:r>
        <w:commentRangeStart w:id="927"/>
        <w:r w:rsidR="0017653D" w:rsidRPr="0089456A" w:rsidDel="00311469">
          <w:rPr>
            <w:rFonts w:ascii="Times New Roman" w:hAnsi="Times New Roman" w:cs="Times New Roman"/>
            <w:sz w:val="24"/>
            <w:szCs w:val="24"/>
            <w:lang w:val="en-US"/>
          </w:rPr>
          <w:delText>Analysis did not produce a significant result</w:delText>
        </w:r>
      </w:del>
      <w:del w:id="928" w:author="Elizabeth Marks" w:date="2021-04-28T21:36:00Z">
        <w:r w:rsidR="0017653D" w:rsidRPr="0089456A" w:rsidDel="00824DE5">
          <w:rPr>
            <w:rFonts w:ascii="Times New Roman" w:hAnsi="Times New Roman" w:cs="Times New Roman"/>
            <w:sz w:val="24"/>
            <w:szCs w:val="24"/>
            <w:lang w:val="en-US"/>
          </w:rPr>
          <w:delText xml:space="preserve"> for either item 1 (95% </w:delText>
        </w:r>
        <w:r w:rsidR="0017653D" w:rsidRPr="0026042F" w:rsidDel="00824DE5">
          <w:rPr>
            <w:rFonts w:ascii="Times New Roman" w:hAnsi="Times New Roman" w:cs="Times New Roman"/>
            <w:i/>
            <w:iCs/>
            <w:sz w:val="24"/>
            <w:szCs w:val="24"/>
            <w:lang w:val="en-US"/>
          </w:rPr>
          <w:delText>CI</w:delText>
        </w:r>
        <w:r w:rsidR="0017653D" w:rsidRPr="0089456A" w:rsidDel="00824DE5">
          <w:rPr>
            <w:rFonts w:ascii="Times New Roman" w:hAnsi="Times New Roman" w:cs="Times New Roman"/>
            <w:sz w:val="24"/>
            <w:szCs w:val="24"/>
            <w:lang w:val="en-US"/>
          </w:rPr>
          <w:delText xml:space="preserve"> [-0.52, 0.14], </w:delText>
        </w:r>
        <w:r w:rsidR="0017653D" w:rsidRPr="0026042F" w:rsidDel="00824DE5">
          <w:rPr>
            <w:rFonts w:ascii="Times New Roman" w:hAnsi="Times New Roman" w:cs="Times New Roman"/>
            <w:i/>
            <w:iCs/>
            <w:sz w:val="24"/>
            <w:szCs w:val="24"/>
            <w:lang w:val="en-US"/>
          </w:rPr>
          <w:delText>t</w:delText>
        </w:r>
        <w:r w:rsidR="0017653D" w:rsidRPr="0089456A" w:rsidDel="00824DE5">
          <w:rPr>
            <w:rFonts w:ascii="Times New Roman" w:hAnsi="Times New Roman" w:cs="Times New Roman"/>
            <w:sz w:val="24"/>
            <w:szCs w:val="24"/>
            <w:lang w:val="en-US"/>
          </w:rPr>
          <w:delText xml:space="preserve">(289) = 0.28, </w:delText>
        </w:r>
        <w:r w:rsidR="0017653D" w:rsidRPr="0089456A" w:rsidDel="00824DE5">
          <w:rPr>
            <w:rFonts w:ascii="Times New Roman" w:hAnsi="Times New Roman" w:cs="Times New Roman"/>
            <w:i/>
            <w:iCs/>
            <w:sz w:val="24"/>
            <w:szCs w:val="24"/>
            <w:lang w:val="en-US"/>
          </w:rPr>
          <w:delText>p</w:delText>
        </w:r>
        <w:r w:rsidR="0017653D" w:rsidRPr="0089456A" w:rsidDel="00824DE5">
          <w:rPr>
            <w:rFonts w:ascii="Times New Roman" w:hAnsi="Times New Roman" w:cs="Times New Roman"/>
            <w:sz w:val="24"/>
            <w:szCs w:val="24"/>
            <w:lang w:val="en-US"/>
          </w:rPr>
          <w:delText xml:space="preserve"> =.27, </w:delText>
        </w:r>
        <w:r w:rsidR="0026042F" w:rsidRPr="0026042F" w:rsidDel="00824DE5">
          <w:rPr>
            <w:rFonts w:ascii="Times New Roman" w:hAnsi="Times New Roman" w:cs="Times New Roman"/>
            <w:i/>
            <w:iCs/>
            <w:sz w:val="24"/>
            <w:szCs w:val="24"/>
            <w:lang w:val="en-US"/>
          </w:rPr>
          <w:delText>d</w:delText>
        </w:r>
        <w:r w:rsidR="0017653D" w:rsidRPr="0026042F" w:rsidDel="00824DE5">
          <w:rPr>
            <w:rFonts w:ascii="Times New Roman" w:hAnsi="Times New Roman" w:cs="Times New Roman"/>
            <w:i/>
            <w:iCs/>
            <w:sz w:val="24"/>
            <w:szCs w:val="24"/>
            <w:lang w:val="en-US"/>
          </w:rPr>
          <w:delText xml:space="preserve"> </w:delText>
        </w:r>
        <w:r w:rsidR="0017653D" w:rsidRPr="0089456A" w:rsidDel="00824DE5">
          <w:rPr>
            <w:rFonts w:ascii="Times New Roman" w:hAnsi="Times New Roman" w:cs="Times New Roman"/>
            <w:sz w:val="24"/>
            <w:szCs w:val="24"/>
            <w:lang w:val="en-US"/>
          </w:rPr>
          <w:delText>= -0.13) or item 2</w:delText>
        </w:r>
      </w:del>
      <w:del w:id="929" w:author="Elizabeth Marks" w:date="2021-04-30T02:33:00Z">
        <w:r w:rsidR="0017653D" w:rsidRPr="0089456A" w:rsidDel="00311469">
          <w:rPr>
            <w:rFonts w:ascii="Times New Roman" w:hAnsi="Times New Roman" w:cs="Times New Roman"/>
            <w:sz w:val="24"/>
            <w:szCs w:val="24"/>
            <w:lang w:val="en-US"/>
          </w:rPr>
          <w:delText xml:space="preserve"> </w:delText>
        </w:r>
      </w:del>
      <w:del w:id="930" w:author="Elizabeth Marks" w:date="2021-04-30T02:34:00Z">
        <w:r w:rsidR="0017653D" w:rsidRPr="0089456A" w:rsidDel="00311469">
          <w:rPr>
            <w:rFonts w:ascii="Times New Roman" w:hAnsi="Times New Roman" w:cs="Times New Roman"/>
            <w:sz w:val="24"/>
            <w:szCs w:val="24"/>
            <w:lang w:val="en-US"/>
          </w:rPr>
          <w:delText>(</w:delText>
        </w:r>
      </w:del>
      <w:del w:id="931" w:author="Elizabeth Marks" w:date="2021-04-28T21:38:00Z">
        <w:r w:rsidR="0017653D" w:rsidRPr="0089456A" w:rsidDel="00824DE5">
          <w:rPr>
            <w:rFonts w:ascii="Times New Roman" w:hAnsi="Times New Roman" w:cs="Times New Roman"/>
            <w:sz w:val="24"/>
            <w:szCs w:val="24"/>
            <w:lang w:val="en-US"/>
          </w:rPr>
          <w:delText xml:space="preserve">95% </w:delText>
        </w:r>
        <w:r w:rsidR="0017653D" w:rsidRPr="0026042F" w:rsidDel="00824DE5">
          <w:rPr>
            <w:rFonts w:ascii="Times New Roman" w:hAnsi="Times New Roman" w:cs="Times New Roman"/>
            <w:i/>
            <w:iCs/>
            <w:sz w:val="24"/>
            <w:szCs w:val="24"/>
            <w:lang w:val="en-US"/>
          </w:rPr>
          <w:delText>CI</w:delText>
        </w:r>
        <w:r w:rsidR="0017653D" w:rsidRPr="0089456A" w:rsidDel="00824DE5">
          <w:rPr>
            <w:rFonts w:ascii="Times New Roman" w:hAnsi="Times New Roman" w:cs="Times New Roman"/>
            <w:sz w:val="24"/>
            <w:szCs w:val="24"/>
            <w:lang w:val="en-US"/>
          </w:rPr>
          <w:delText xml:space="preserve"> [-0.06, 0.61], </w:delText>
        </w:r>
      </w:del>
      <w:r w:rsidR="0017653D" w:rsidRPr="0026042F">
        <w:rPr>
          <w:rFonts w:ascii="Times New Roman" w:hAnsi="Times New Roman" w:cs="Times New Roman"/>
          <w:i/>
          <w:iCs/>
          <w:sz w:val="24"/>
          <w:szCs w:val="24"/>
          <w:lang w:val="en-US"/>
        </w:rPr>
        <w:t>t</w:t>
      </w:r>
      <w:r w:rsidR="0017653D" w:rsidRPr="0089456A">
        <w:rPr>
          <w:rFonts w:ascii="Times New Roman" w:hAnsi="Times New Roman" w:cs="Times New Roman"/>
          <w:sz w:val="24"/>
          <w:szCs w:val="24"/>
          <w:lang w:val="en-US"/>
        </w:rPr>
        <w:t xml:space="preserve">(289) = 1.63, </w:t>
      </w:r>
      <w:r w:rsidR="0017653D" w:rsidRPr="0089456A">
        <w:rPr>
          <w:rFonts w:ascii="Times New Roman" w:hAnsi="Times New Roman" w:cs="Times New Roman"/>
          <w:i/>
          <w:iCs/>
          <w:sz w:val="24"/>
          <w:szCs w:val="24"/>
          <w:lang w:val="en-US"/>
        </w:rPr>
        <w:t>p</w:t>
      </w:r>
      <w:r w:rsidR="0017653D" w:rsidRPr="0089456A">
        <w:rPr>
          <w:rFonts w:ascii="Times New Roman" w:hAnsi="Times New Roman" w:cs="Times New Roman"/>
          <w:sz w:val="24"/>
          <w:szCs w:val="24"/>
          <w:lang w:val="en-US"/>
        </w:rPr>
        <w:t xml:space="preserve"> =.10</w:t>
      </w:r>
      <w:del w:id="932" w:author="Elizabeth Marks" w:date="2021-04-28T21:38:00Z">
        <w:r w:rsidR="0017653D" w:rsidRPr="0089456A" w:rsidDel="00824DE5">
          <w:rPr>
            <w:rFonts w:ascii="Times New Roman" w:hAnsi="Times New Roman" w:cs="Times New Roman"/>
            <w:sz w:val="24"/>
            <w:szCs w:val="24"/>
            <w:lang w:val="en-US"/>
          </w:rPr>
          <w:delText>)</w:delText>
        </w:r>
      </w:del>
      <w:r w:rsidR="0017653D" w:rsidRPr="0089456A">
        <w:rPr>
          <w:rFonts w:ascii="Times New Roman" w:hAnsi="Times New Roman" w:cs="Times New Roman"/>
          <w:sz w:val="24"/>
          <w:szCs w:val="24"/>
          <w:lang w:val="en-US"/>
        </w:rPr>
        <w:t>,</w:t>
      </w:r>
      <w:ins w:id="933" w:author="Elizabeth Marks" w:date="2021-04-28T21:38:00Z">
        <w:r w:rsidR="00824DE5" w:rsidRPr="00824DE5">
          <w:rPr>
            <w:rFonts w:ascii="Times New Roman" w:hAnsi="Times New Roman" w:cs="Times New Roman"/>
            <w:sz w:val="24"/>
            <w:szCs w:val="24"/>
            <w:lang w:val="en-US"/>
          </w:rPr>
          <w:t xml:space="preserve"> </w:t>
        </w:r>
        <w:r w:rsidR="00824DE5" w:rsidRPr="0089456A">
          <w:rPr>
            <w:rFonts w:ascii="Times New Roman" w:hAnsi="Times New Roman" w:cs="Times New Roman"/>
            <w:sz w:val="24"/>
            <w:szCs w:val="24"/>
            <w:lang w:val="en-US"/>
          </w:rPr>
          <w:t xml:space="preserve">95% </w:t>
        </w:r>
        <w:r w:rsidR="00824DE5" w:rsidRPr="0026042F">
          <w:rPr>
            <w:rFonts w:ascii="Times New Roman" w:hAnsi="Times New Roman" w:cs="Times New Roman"/>
            <w:i/>
            <w:iCs/>
            <w:sz w:val="24"/>
            <w:szCs w:val="24"/>
            <w:lang w:val="en-US"/>
          </w:rPr>
          <w:t>CI</w:t>
        </w:r>
        <w:r w:rsidR="00824DE5" w:rsidRPr="0089456A">
          <w:rPr>
            <w:rFonts w:ascii="Times New Roman" w:hAnsi="Times New Roman" w:cs="Times New Roman"/>
            <w:sz w:val="24"/>
            <w:szCs w:val="24"/>
            <w:lang w:val="en-US"/>
          </w:rPr>
          <w:t xml:space="preserve"> [-0.06, 0.61], </w:t>
        </w:r>
      </w:ins>
      <w:r w:rsidR="0017653D" w:rsidRPr="0089456A">
        <w:rPr>
          <w:rFonts w:ascii="Times New Roman" w:hAnsi="Times New Roman" w:cs="Times New Roman"/>
          <w:sz w:val="24"/>
          <w:szCs w:val="24"/>
          <w:lang w:val="en-US"/>
        </w:rPr>
        <w:t xml:space="preserve"> </w:t>
      </w:r>
      <w:r w:rsidR="0026042F" w:rsidRPr="0026042F">
        <w:rPr>
          <w:rFonts w:ascii="Times New Roman" w:hAnsi="Times New Roman" w:cs="Times New Roman"/>
          <w:i/>
          <w:iCs/>
          <w:sz w:val="24"/>
          <w:szCs w:val="24"/>
          <w:lang w:val="en-US"/>
        </w:rPr>
        <w:t>d</w:t>
      </w:r>
      <w:commentRangeStart w:id="934"/>
      <w:r w:rsidR="0017653D" w:rsidRPr="0089456A">
        <w:rPr>
          <w:rFonts w:ascii="Times New Roman" w:hAnsi="Times New Roman" w:cs="Times New Roman"/>
          <w:sz w:val="24"/>
          <w:szCs w:val="24"/>
          <w:lang w:val="en-US"/>
        </w:rPr>
        <w:t xml:space="preserve"> = 0.19).</w:t>
      </w:r>
      <w:commentRangeEnd w:id="934"/>
      <w:r w:rsidR="0017653D" w:rsidRPr="0089456A">
        <w:rPr>
          <w:rStyle w:val="CommentReference"/>
          <w:rFonts w:ascii="Times New Roman" w:hAnsi="Times New Roman" w:cs="Times New Roman"/>
          <w:sz w:val="24"/>
          <w:szCs w:val="24"/>
        </w:rPr>
        <w:commentReference w:id="934"/>
      </w:r>
      <w:commentRangeEnd w:id="927"/>
      <w:r w:rsidR="00C70B94">
        <w:rPr>
          <w:rStyle w:val="CommentReference"/>
        </w:rPr>
        <w:commentReference w:id="927"/>
      </w:r>
    </w:p>
    <w:commentRangeEnd w:id="919"/>
    <w:p w14:paraId="036DB927" w14:textId="77777777" w:rsidR="00A05792" w:rsidRDefault="00DE5069">
      <w:pPr>
        <w:spacing w:line="480" w:lineRule="auto"/>
        <w:ind w:firstLine="720"/>
        <w:rPr>
          <w:ins w:id="935" w:author="Elizabeth Marks" w:date="2021-04-29T05:40:00Z"/>
          <w:rFonts w:ascii="Times New Roman" w:hAnsi="Times New Roman" w:cs="Times New Roman"/>
          <w:b/>
          <w:bCs/>
          <w:sz w:val="24"/>
          <w:szCs w:val="24"/>
          <w:lang w:val="en-US"/>
        </w:rPr>
        <w:pPrChange w:id="936" w:author="Elizabeth Marks" w:date="2021-04-29T05:42:00Z">
          <w:pPr>
            <w:spacing w:line="480" w:lineRule="auto"/>
          </w:pPr>
        </w:pPrChange>
      </w:pPr>
      <w:r>
        <w:rPr>
          <w:rStyle w:val="CommentReference"/>
        </w:rPr>
        <w:commentReference w:id="919"/>
      </w:r>
    </w:p>
    <w:p w14:paraId="652BA026" w14:textId="1C1241A9" w:rsidR="0017653D" w:rsidRPr="0089456A" w:rsidRDefault="0017653D" w:rsidP="0017653D">
      <w:pPr>
        <w:spacing w:line="480" w:lineRule="auto"/>
        <w:rPr>
          <w:rFonts w:ascii="Times New Roman" w:hAnsi="Times New Roman" w:cs="Times New Roman"/>
          <w:b/>
          <w:bCs/>
          <w:sz w:val="24"/>
          <w:szCs w:val="24"/>
          <w:lang w:val="en-US"/>
        </w:rPr>
      </w:pPr>
      <w:r w:rsidRPr="0089456A">
        <w:rPr>
          <w:rFonts w:ascii="Times New Roman" w:hAnsi="Times New Roman" w:cs="Times New Roman"/>
          <w:b/>
          <w:bCs/>
          <w:sz w:val="24"/>
          <w:szCs w:val="24"/>
          <w:lang w:val="en-US"/>
        </w:rPr>
        <w:t>Expectations of Perfectionism</w:t>
      </w:r>
    </w:p>
    <w:p w14:paraId="036FE50A" w14:textId="39F98F0B" w:rsidR="0017653D" w:rsidRPr="00FF417C" w:rsidRDefault="00CA118D" w:rsidP="00FF417C">
      <w:pPr>
        <w:spacing w:line="48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Next</w:t>
      </w:r>
      <w:ins w:id="937" w:author="William Hall" w:date="2021-04-28T10:43:00Z">
        <w:r w:rsidR="00C70B94">
          <w:rPr>
            <w:rFonts w:ascii="Times New Roman" w:hAnsi="Times New Roman" w:cs="Times New Roman"/>
            <w:sz w:val="24"/>
            <w:szCs w:val="24"/>
            <w:lang w:val="en-US"/>
          </w:rPr>
          <w:t>,</w:t>
        </w:r>
      </w:ins>
      <w:r>
        <w:rPr>
          <w:rFonts w:ascii="Times New Roman" w:hAnsi="Times New Roman" w:cs="Times New Roman"/>
          <w:sz w:val="24"/>
          <w:szCs w:val="24"/>
          <w:lang w:val="en-US"/>
        </w:rPr>
        <w:t xml:space="preserve"> we tested for difference between conditions in the level of perfection </w:t>
      </w:r>
      <w:r w:rsidR="00892975">
        <w:rPr>
          <w:rFonts w:ascii="Times New Roman" w:hAnsi="Times New Roman" w:cs="Times New Roman"/>
          <w:sz w:val="24"/>
          <w:szCs w:val="24"/>
          <w:lang w:val="en-US"/>
        </w:rPr>
        <w:t xml:space="preserve">expected from John. </w:t>
      </w:r>
      <w:r w:rsidR="0017653D" w:rsidRPr="0089456A">
        <w:rPr>
          <w:rFonts w:ascii="Times New Roman" w:hAnsi="Times New Roman" w:cs="Times New Roman"/>
          <w:sz w:val="24"/>
          <w:szCs w:val="24"/>
          <w:lang w:val="en-US"/>
        </w:rPr>
        <w:t xml:space="preserve">Similar to </w:t>
      </w:r>
      <w:ins w:id="938" w:author="Elizabeth Marks" w:date="2021-04-29T05:53:00Z">
        <w:r w:rsidR="000C3C07">
          <w:rPr>
            <w:rFonts w:ascii="Times New Roman" w:hAnsi="Times New Roman" w:cs="Times New Roman"/>
            <w:sz w:val="24"/>
            <w:szCs w:val="24"/>
            <w:lang w:val="en-US"/>
          </w:rPr>
          <w:t xml:space="preserve">the </w:t>
        </w:r>
      </w:ins>
      <w:r w:rsidR="0017653D" w:rsidRPr="0089456A">
        <w:rPr>
          <w:rFonts w:ascii="Times New Roman" w:hAnsi="Times New Roman" w:cs="Times New Roman"/>
          <w:sz w:val="24"/>
          <w:szCs w:val="24"/>
          <w:lang w:val="en-US"/>
        </w:rPr>
        <w:t>justification of exploitation, participants in the experimental condition did not hold greater expectations than those in the control condition</w:t>
      </w:r>
      <w:r w:rsidR="00892975">
        <w:rPr>
          <w:rFonts w:ascii="Times New Roman" w:hAnsi="Times New Roman" w:cs="Times New Roman"/>
          <w:sz w:val="24"/>
          <w:szCs w:val="24"/>
          <w:lang w:val="en-US"/>
        </w:rPr>
        <w:t xml:space="preserve">. </w:t>
      </w:r>
      <w:ins w:id="939" w:author="Elizabeth Marks" w:date="2021-04-30T02:34:00Z">
        <w:r w:rsidR="00311469">
          <w:rPr>
            <w:rFonts w:ascii="Times New Roman" w:hAnsi="Times New Roman" w:cs="Times New Roman"/>
            <w:sz w:val="24"/>
            <w:szCs w:val="24"/>
            <w:lang w:val="en-US"/>
          </w:rPr>
          <w:t>P</w:t>
        </w:r>
      </w:ins>
      <w:commentRangeStart w:id="940"/>
      <w:del w:id="941" w:author="Elizabeth Marks" w:date="2021-04-30T02:34:00Z">
        <w:r w:rsidR="00892975" w:rsidDel="00311469">
          <w:rPr>
            <w:rFonts w:ascii="Times New Roman" w:hAnsi="Times New Roman" w:cs="Times New Roman"/>
            <w:sz w:val="24"/>
            <w:szCs w:val="24"/>
            <w:lang w:val="en-US"/>
          </w:rPr>
          <w:delText>In</w:delText>
        </w:r>
        <w:r w:rsidR="0017653D" w:rsidRPr="0089456A" w:rsidDel="00311469">
          <w:rPr>
            <w:rFonts w:ascii="Times New Roman" w:hAnsi="Times New Roman" w:cs="Times New Roman"/>
            <w:sz w:val="24"/>
            <w:szCs w:val="24"/>
            <w:lang w:val="en-US"/>
          </w:rPr>
          <w:delText xml:space="preserve"> item 1</w:delText>
        </w:r>
        <w:r w:rsidR="008A7304" w:rsidDel="00311469">
          <w:rPr>
            <w:rFonts w:ascii="Times New Roman" w:hAnsi="Times New Roman" w:cs="Times New Roman"/>
            <w:sz w:val="24"/>
            <w:szCs w:val="24"/>
            <w:lang w:val="en-US"/>
          </w:rPr>
          <w:delText>, p</w:delText>
        </w:r>
      </w:del>
      <w:r w:rsidR="008A7304">
        <w:rPr>
          <w:rFonts w:ascii="Times New Roman" w:hAnsi="Times New Roman" w:cs="Times New Roman"/>
          <w:sz w:val="24"/>
          <w:szCs w:val="24"/>
          <w:lang w:val="en-US"/>
        </w:rPr>
        <w:t xml:space="preserve">articipants </w:t>
      </w:r>
      <w:r w:rsidR="00416518">
        <w:rPr>
          <w:rFonts w:ascii="Times New Roman" w:hAnsi="Times New Roman" w:cs="Times New Roman"/>
          <w:sz w:val="24"/>
          <w:szCs w:val="24"/>
          <w:lang w:val="en-US"/>
        </w:rPr>
        <w:t xml:space="preserve">show similar levels of agreement that it was fair to expect John to exceed </w:t>
      </w:r>
      <w:r w:rsidR="008A0A01">
        <w:rPr>
          <w:rFonts w:ascii="Times New Roman" w:hAnsi="Times New Roman" w:cs="Times New Roman"/>
          <w:sz w:val="24"/>
          <w:szCs w:val="24"/>
          <w:lang w:val="en-US"/>
        </w:rPr>
        <w:t>his defined job expectations to receive good performance reviews</w:t>
      </w:r>
      <w:r w:rsidR="0017653D" w:rsidRPr="0089456A">
        <w:rPr>
          <w:rFonts w:ascii="Times New Roman" w:hAnsi="Times New Roman" w:cs="Times New Roman"/>
          <w:sz w:val="24"/>
          <w:szCs w:val="24"/>
          <w:lang w:val="en-US"/>
        </w:rPr>
        <w:t xml:space="preserve"> (Control: </w:t>
      </w:r>
      <w:r w:rsidR="0017653D" w:rsidRPr="0017550F">
        <w:rPr>
          <w:rFonts w:ascii="Times New Roman" w:hAnsi="Times New Roman" w:cs="Times New Roman"/>
          <w:i/>
          <w:iCs/>
          <w:sz w:val="24"/>
          <w:szCs w:val="24"/>
          <w:lang w:val="en-US"/>
        </w:rPr>
        <w:t>M</w:t>
      </w:r>
      <w:r w:rsidR="0017653D" w:rsidRPr="0089456A">
        <w:rPr>
          <w:rFonts w:ascii="Times New Roman" w:hAnsi="Times New Roman" w:cs="Times New Roman"/>
          <w:sz w:val="24"/>
          <w:szCs w:val="24"/>
          <w:lang w:val="en-US"/>
        </w:rPr>
        <w:t xml:space="preserve"> = 3.34, </w:t>
      </w:r>
      <w:r w:rsidR="0017653D" w:rsidRPr="0017550F">
        <w:rPr>
          <w:rFonts w:ascii="Times New Roman" w:hAnsi="Times New Roman" w:cs="Times New Roman"/>
          <w:i/>
          <w:iCs/>
          <w:sz w:val="24"/>
          <w:szCs w:val="24"/>
          <w:lang w:val="en-US"/>
        </w:rPr>
        <w:t>SD</w:t>
      </w:r>
      <w:r w:rsidR="0017653D" w:rsidRPr="0089456A">
        <w:rPr>
          <w:rFonts w:ascii="Times New Roman" w:hAnsi="Times New Roman" w:cs="Times New Roman"/>
          <w:sz w:val="24"/>
          <w:szCs w:val="24"/>
          <w:lang w:val="en-US"/>
        </w:rPr>
        <w:t xml:space="preserve"> = 1.66, Experimental: </w:t>
      </w:r>
      <w:r w:rsidR="0017653D" w:rsidRPr="0017550F">
        <w:rPr>
          <w:rFonts w:ascii="Times New Roman" w:hAnsi="Times New Roman" w:cs="Times New Roman"/>
          <w:i/>
          <w:iCs/>
          <w:sz w:val="24"/>
          <w:szCs w:val="24"/>
          <w:lang w:val="en-US"/>
        </w:rPr>
        <w:t>M</w:t>
      </w:r>
      <w:r w:rsidR="0017653D" w:rsidRPr="0089456A">
        <w:rPr>
          <w:rFonts w:ascii="Times New Roman" w:hAnsi="Times New Roman" w:cs="Times New Roman"/>
          <w:sz w:val="24"/>
          <w:szCs w:val="24"/>
          <w:lang w:val="en-US"/>
        </w:rPr>
        <w:t xml:space="preserve"> = 3.28, </w:t>
      </w:r>
      <w:r w:rsidR="0017653D" w:rsidRPr="0017550F">
        <w:rPr>
          <w:rFonts w:ascii="Times New Roman" w:hAnsi="Times New Roman" w:cs="Times New Roman"/>
          <w:i/>
          <w:iCs/>
          <w:sz w:val="24"/>
          <w:szCs w:val="24"/>
          <w:lang w:val="en-US"/>
        </w:rPr>
        <w:t>SD</w:t>
      </w:r>
      <w:r w:rsidR="0017653D" w:rsidRPr="0089456A">
        <w:rPr>
          <w:rFonts w:ascii="Times New Roman" w:hAnsi="Times New Roman" w:cs="Times New Roman"/>
          <w:sz w:val="24"/>
          <w:szCs w:val="24"/>
          <w:lang w:val="en-US"/>
        </w:rPr>
        <w:t xml:space="preserve"> = 1.65, as </w:t>
      </w:r>
      <w:r w:rsidR="0017653D" w:rsidRPr="0089456A">
        <w:rPr>
          <w:rFonts w:ascii="Times New Roman" w:hAnsi="Times New Roman" w:cs="Times New Roman"/>
          <w:sz w:val="24"/>
          <w:szCs w:val="24"/>
          <w:lang w:val="en-US"/>
        </w:rPr>
        <w:lastRenderedPageBreak/>
        <w:t xml:space="preserve">seen in figure </w:t>
      </w:r>
      <w:r w:rsidR="005551BE">
        <w:rPr>
          <w:rFonts w:ascii="Times New Roman" w:hAnsi="Times New Roman" w:cs="Times New Roman"/>
          <w:sz w:val="24"/>
          <w:szCs w:val="24"/>
          <w:lang w:val="en-US"/>
        </w:rPr>
        <w:t>D</w:t>
      </w:r>
      <w:r w:rsidR="0017653D" w:rsidRPr="0089456A">
        <w:rPr>
          <w:rFonts w:ascii="Times New Roman" w:hAnsi="Times New Roman" w:cs="Times New Roman"/>
          <w:sz w:val="24"/>
          <w:szCs w:val="24"/>
          <w:lang w:val="en-US"/>
        </w:rPr>
        <w:t>4</w:t>
      </w:r>
      <w:ins w:id="942" w:author="Elizabeth Marks" w:date="2021-04-30T20:53:00Z">
        <w:r w:rsidR="00A43B2C">
          <w:rPr>
            <w:rFonts w:ascii="Times New Roman" w:hAnsi="Times New Roman" w:cs="Times New Roman"/>
            <w:sz w:val="24"/>
            <w:szCs w:val="24"/>
            <w:lang w:val="en-US"/>
          </w:rPr>
          <w:t>)</w:t>
        </w:r>
      </w:ins>
      <w:ins w:id="943" w:author="Elizabeth Marks" w:date="2021-04-30T02:35:00Z">
        <w:r w:rsidR="00311469">
          <w:rPr>
            <w:rFonts w:ascii="Times New Roman" w:hAnsi="Times New Roman" w:cs="Times New Roman"/>
            <w:sz w:val="24"/>
            <w:szCs w:val="24"/>
            <w:lang w:val="en-US"/>
          </w:rPr>
          <w:t xml:space="preserve">, </w:t>
        </w:r>
      </w:ins>
      <w:ins w:id="944" w:author="Elizabeth Marks" w:date="2021-04-30T20:53:00Z">
        <w:r w:rsidR="00A43B2C">
          <w:rPr>
            <w:rFonts w:ascii="Times New Roman" w:hAnsi="Times New Roman" w:cs="Times New Roman"/>
            <w:sz w:val="24"/>
            <w:szCs w:val="24"/>
            <w:lang w:val="en-US"/>
          </w:rPr>
          <w:t>(</w:t>
        </w:r>
      </w:ins>
      <w:del w:id="945" w:author="Elizabeth Marks" w:date="2021-04-30T02:35:00Z">
        <w:r w:rsidR="008A0A01" w:rsidDel="00311469">
          <w:rPr>
            <w:rFonts w:ascii="Times New Roman" w:hAnsi="Times New Roman" w:cs="Times New Roman"/>
            <w:sz w:val="24"/>
            <w:szCs w:val="24"/>
            <w:lang w:val="en-US"/>
          </w:rPr>
          <w:delText xml:space="preserve">). </w:delText>
        </w:r>
      </w:del>
      <w:ins w:id="946" w:author="Elizabeth Marks" w:date="2021-04-28T21:36:00Z">
        <w:r w:rsidR="00824DE5" w:rsidRPr="0089456A">
          <w:rPr>
            <w:rFonts w:ascii="Times New Roman" w:hAnsi="Times New Roman" w:cs="Times New Roman"/>
            <w:i/>
            <w:iCs/>
            <w:sz w:val="24"/>
            <w:szCs w:val="24"/>
            <w:lang w:val="en-US"/>
          </w:rPr>
          <w:t>t</w:t>
        </w:r>
        <w:r w:rsidR="00824DE5" w:rsidRPr="0089456A">
          <w:rPr>
            <w:rFonts w:ascii="Times New Roman" w:hAnsi="Times New Roman" w:cs="Times New Roman"/>
            <w:sz w:val="24"/>
            <w:szCs w:val="24"/>
            <w:lang w:val="en-US"/>
          </w:rPr>
          <w:t>(289) = 0.33,</w:t>
        </w:r>
        <w:r w:rsidR="00824DE5" w:rsidRPr="0089456A">
          <w:rPr>
            <w:rFonts w:ascii="Times New Roman" w:hAnsi="Times New Roman" w:cs="Times New Roman"/>
            <w:i/>
            <w:iCs/>
            <w:sz w:val="24"/>
            <w:szCs w:val="24"/>
            <w:lang w:val="en-US"/>
          </w:rPr>
          <w:t xml:space="preserve"> p</w:t>
        </w:r>
        <w:r w:rsidR="00824DE5" w:rsidRPr="0089456A">
          <w:rPr>
            <w:rFonts w:ascii="Times New Roman" w:hAnsi="Times New Roman" w:cs="Times New Roman"/>
            <w:sz w:val="24"/>
            <w:szCs w:val="24"/>
            <w:lang w:val="en-US"/>
          </w:rPr>
          <w:t xml:space="preserve"> = 0.74, 95% </w:t>
        </w:r>
        <w:r w:rsidR="00824DE5" w:rsidRPr="0017550F">
          <w:rPr>
            <w:rFonts w:ascii="Times New Roman" w:hAnsi="Times New Roman" w:cs="Times New Roman"/>
            <w:i/>
            <w:iCs/>
            <w:sz w:val="24"/>
            <w:szCs w:val="24"/>
            <w:lang w:val="en-US"/>
          </w:rPr>
          <w:t>CI</w:t>
        </w:r>
        <w:r w:rsidR="00824DE5" w:rsidRPr="0089456A">
          <w:rPr>
            <w:rFonts w:ascii="Times New Roman" w:hAnsi="Times New Roman" w:cs="Times New Roman"/>
            <w:sz w:val="24"/>
            <w:szCs w:val="24"/>
            <w:lang w:val="en-US"/>
          </w:rPr>
          <w:t xml:space="preserve"> [-0.31, 0.44], </w:t>
        </w:r>
        <w:r w:rsidR="00824DE5" w:rsidRPr="00942575">
          <w:rPr>
            <w:rFonts w:ascii="Times New Roman" w:hAnsi="Times New Roman" w:cs="Times New Roman"/>
            <w:i/>
            <w:iCs/>
            <w:sz w:val="24"/>
            <w:szCs w:val="24"/>
            <w:lang w:val="en-US"/>
          </w:rPr>
          <w:t>d</w:t>
        </w:r>
        <w:r w:rsidR="00824DE5">
          <w:rPr>
            <w:rFonts w:ascii="Times New Roman" w:hAnsi="Times New Roman" w:cs="Times New Roman"/>
            <w:sz w:val="24"/>
            <w:szCs w:val="24"/>
            <w:lang w:val="en-US"/>
          </w:rPr>
          <w:t xml:space="preserve"> </w:t>
        </w:r>
        <w:r w:rsidR="00824DE5" w:rsidRPr="0089456A">
          <w:rPr>
            <w:rFonts w:ascii="Times New Roman" w:hAnsi="Times New Roman" w:cs="Times New Roman"/>
            <w:sz w:val="24"/>
            <w:szCs w:val="24"/>
            <w:lang w:val="en-US"/>
          </w:rPr>
          <w:t>= 0.04</w:t>
        </w:r>
      </w:ins>
      <w:ins w:id="947" w:author="Elizabeth Marks" w:date="2021-04-28T21:37:00Z">
        <w:r w:rsidR="00824DE5">
          <w:rPr>
            <w:rFonts w:ascii="Times New Roman" w:hAnsi="Times New Roman" w:cs="Times New Roman"/>
            <w:sz w:val="24"/>
            <w:szCs w:val="24"/>
            <w:lang w:val="en-US"/>
          </w:rPr>
          <w:t xml:space="preserve">). </w:t>
        </w:r>
      </w:ins>
      <w:commentRangeEnd w:id="940"/>
      <w:r w:rsidR="00DE5069">
        <w:rPr>
          <w:rStyle w:val="CommentReference"/>
        </w:rPr>
        <w:commentReference w:id="940"/>
      </w:r>
      <w:del w:id="948" w:author="Elizabeth Marks" w:date="2021-04-30T02:35:00Z">
        <w:r w:rsidR="008A0A01" w:rsidDel="00311469">
          <w:rPr>
            <w:rFonts w:ascii="Times New Roman" w:hAnsi="Times New Roman" w:cs="Times New Roman"/>
            <w:sz w:val="24"/>
            <w:szCs w:val="24"/>
            <w:lang w:val="en-US"/>
          </w:rPr>
          <w:delText>In</w:delText>
        </w:r>
        <w:r w:rsidR="0017653D" w:rsidRPr="0089456A" w:rsidDel="00311469">
          <w:rPr>
            <w:rFonts w:ascii="Times New Roman" w:hAnsi="Times New Roman" w:cs="Times New Roman"/>
            <w:sz w:val="24"/>
            <w:szCs w:val="24"/>
            <w:lang w:val="en-US"/>
          </w:rPr>
          <w:delText xml:space="preserve"> item 2</w:delText>
        </w:r>
        <w:r w:rsidR="008A0A01" w:rsidDel="00311469">
          <w:rPr>
            <w:rFonts w:ascii="Times New Roman" w:hAnsi="Times New Roman" w:cs="Times New Roman"/>
            <w:sz w:val="24"/>
            <w:szCs w:val="24"/>
            <w:lang w:val="en-US"/>
          </w:rPr>
          <w:delText>, there</w:delText>
        </w:r>
      </w:del>
      <w:ins w:id="949" w:author="Elizabeth Marks" w:date="2021-04-30T02:35:00Z">
        <w:r w:rsidR="00311469">
          <w:rPr>
            <w:rFonts w:ascii="Times New Roman" w:hAnsi="Times New Roman" w:cs="Times New Roman"/>
            <w:sz w:val="24"/>
            <w:szCs w:val="24"/>
            <w:lang w:val="en-US"/>
          </w:rPr>
          <w:t>There</w:t>
        </w:r>
      </w:ins>
      <w:r w:rsidR="008A0A01">
        <w:rPr>
          <w:rFonts w:ascii="Times New Roman" w:hAnsi="Times New Roman" w:cs="Times New Roman"/>
          <w:sz w:val="24"/>
          <w:szCs w:val="24"/>
          <w:lang w:val="en-US"/>
        </w:rPr>
        <w:t xml:space="preserve"> was </w:t>
      </w:r>
      <w:ins w:id="950" w:author="Elizabeth Marks" w:date="2021-04-30T02:35:00Z">
        <w:r w:rsidR="00311469">
          <w:rPr>
            <w:rFonts w:ascii="Times New Roman" w:hAnsi="Times New Roman" w:cs="Times New Roman"/>
            <w:sz w:val="24"/>
            <w:szCs w:val="24"/>
            <w:lang w:val="en-US"/>
          </w:rPr>
          <w:t xml:space="preserve">also </w:t>
        </w:r>
      </w:ins>
      <w:r w:rsidR="008A0A01">
        <w:rPr>
          <w:rFonts w:ascii="Times New Roman" w:hAnsi="Times New Roman" w:cs="Times New Roman"/>
          <w:sz w:val="24"/>
          <w:szCs w:val="24"/>
          <w:lang w:val="en-US"/>
        </w:rPr>
        <w:t xml:space="preserve">no significant difference </w:t>
      </w:r>
      <w:ins w:id="951" w:author="Elizabeth Marks" w:date="2021-04-29T05:53:00Z">
        <w:r w:rsidR="000C3C07">
          <w:rPr>
            <w:rFonts w:ascii="Times New Roman" w:hAnsi="Times New Roman" w:cs="Times New Roman"/>
            <w:sz w:val="24"/>
            <w:szCs w:val="24"/>
            <w:lang w:val="en-US"/>
          </w:rPr>
          <w:t xml:space="preserve">in </w:t>
        </w:r>
      </w:ins>
      <w:r w:rsidR="00B449C3">
        <w:rPr>
          <w:rFonts w:ascii="Times New Roman" w:hAnsi="Times New Roman" w:cs="Times New Roman"/>
          <w:sz w:val="24"/>
          <w:szCs w:val="24"/>
          <w:lang w:val="en-US"/>
        </w:rPr>
        <w:t xml:space="preserve">how fair participants found it that CCM held its employees to higher standards than the rest of the industry </w:t>
      </w:r>
      <w:r w:rsidR="0017653D" w:rsidRPr="0089456A">
        <w:rPr>
          <w:rFonts w:ascii="Times New Roman" w:hAnsi="Times New Roman" w:cs="Times New Roman"/>
          <w:sz w:val="24"/>
          <w:szCs w:val="24"/>
          <w:lang w:val="en-US"/>
        </w:rPr>
        <w:t xml:space="preserve">(Control: </w:t>
      </w:r>
      <w:r w:rsidR="0017653D" w:rsidRPr="0089456A">
        <w:rPr>
          <w:rFonts w:ascii="Times New Roman" w:hAnsi="Times New Roman" w:cs="Times New Roman"/>
          <w:i/>
          <w:iCs/>
          <w:sz w:val="24"/>
          <w:szCs w:val="24"/>
          <w:lang w:val="en-US"/>
        </w:rPr>
        <w:t xml:space="preserve">M </w:t>
      </w:r>
      <w:r w:rsidR="0017653D" w:rsidRPr="0089456A">
        <w:rPr>
          <w:rFonts w:ascii="Times New Roman" w:hAnsi="Times New Roman" w:cs="Times New Roman"/>
          <w:sz w:val="24"/>
          <w:szCs w:val="24"/>
          <w:lang w:val="en-US"/>
        </w:rPr>
        <w:t xml:space="preserve">= 4.26, </w:t>
      </w:r>
      <w:r w:rsidR="0017653D" w:rsidRPr="0089456A">
        <w:rPr>
          <w:rFonts w:ascii="Times New Roman" w:hAnsi="Times New Roman" w:cs="Times New Roman"/>
          <w:i/>
          <w:iCs/>
          <w:sz w:val="24"/>
          <w:szCs w:val="24"/>
          <w:lang w:val="en-US"/>
        </w:rPr>
        <w:t xml:space="preserve">SD </w:t>
      </w:r>
      <w:r w:rsidR="0017653D" w:rsidRPr="0089456A">
        <w:rPr>
          <w:rFonts w:ascii="Times New Roman" w:hAnsi="Times New Roman" w:cs="Times New Roman"/>
          <w:sz w:val="24"/>
          <w:szCs w:val="24"/>
          <w:lang w:val="en-US"/>
        </w:rPr>
        <w:t xml:space="preserve">= 1.49, Experimental: </w:t>
      </w:r>
      <w:r w:rsidR="0017653D" w:rsidRPr="0089456A">
        <w:rPr>
          <w:rFonts w:ascii="Times New Roman" w:hAnsi="Times New Roman" w:cs="Times New Roman"/>
          <w:i/>
          <w:iCs/>
          <w:sz w:val="24"/>
          <w:szCs w:val="24"/>
          <w:lang w:val="en-US"/>
        </w:rPr>
        <w:t xml:space="preserve">M </w:t>
      </w:r>
      <w:r w:rsidR="0017653D" w:rsidRPr="0089456A">
        <w:rPr>
          <w:rFonts w:ascii="Times New Roman" w:hAnsi="Times New Roman" w:cs="Times New Roman"/>
          <w:sz w:val="24"/>
          <w:szCs w:val="24"/>
          <w:lang w:val="en-US"/>
        </w:rPr>
        <w:t xml:space="preserve">= 4.47, </w:t>
      </w:r>
      <w:r w:rsidR="0017653D" w:rsidRPr="0089456A">
        <w:rPr>
          <w:rFonts w:ascii="Times New Roman" w:hAnsi="Times New Roman" w:cs="Times New Roman"/>
          <w:i/>
          <w:iCs/>
          <w:sz w:val="24"/>
          <w:szCs w:val="24"/>
          <w:lang w:val="en-US"/>
        </w:rPr>
        <w:t xml:space="preserve">SD </w:t>
      </w:r>
      <w:r w:rsidR="0017653D" w:rsidRPr="0089456A">
        <w:rPr>
          <w:rFonts w:ascii="Times New Roman" w:hAnsi="Times New Roman" w:cs="Times New Roman"/>
          <w:sz w:val="24"/>
          <w:szCs w:val="24"/>
          <w:lang w:val="en-US"/>
        </w:rPr>
        <w:t>= 1.41</w:t>
      </w:r>
      <w:ins w:id="952" w:author="Elizabeth Marks" w:date="2021-04-30T20:53:00Z">
        <w:r w:rsidR="00A43B2C">
          <w:rPr>
            <w:rFonts w:ascii="Times New Roman" w:hAnsi="Times New Roman" w:cs="Times New Roman"/>
            <w:sz w:val="24"/>
            <w:szCs w:val="24"/>
            <w:lang w:val="en-US"/>
          </w:rPr>
          <w:t>)</w:t>
        </w:r>
      </w:ins>
      <w:r w:rsidR="0017653D" w:rsidRPr="0089456A">
        <w:rPr>
          <w:rFonts w:ascii="Times New Roman" w:hAnsi="Times New Roman" w:cs="Times New Roman"/>
          <w:sz w:val="24"/>
          <w:szCs w:val="24"/>
          <w:lang w:val="en-US"/>
        </w:rPr>
        <w:t xml:space="preserve">, </w:t>
      </w:r>
      <w:ins w:id="953" w:author="Elizabeth Marks" w:date="2021-04-30T20:53:00Z">
        <w:r w:rsidR="00A43B2C">
          <w:rPr>
            <w:rFonts w:ascii="Times New Roman" w:hAnsi="Times New Roman" w:cs="Times New Roman"/>
            <w:sz w:val="24"/>
            <w:szCs w:val="24"/>
            <w:lang w:val="en-US"/>
          </w:rPr>
          <w:t>(</w:t>
        </w:r>
      </w:ins>
      <w:r w:rsidR="0017653D" w:rsidRPr="0089456A">
        <w:rPr>
          <w:rFonts w:ascii="Times New Roman" w:hAnsi="Times New Roman" w:cs="Times New Roman"/>
          <w:sz w:val="24"/>
          <w:szCs w:val="24"/>
          <w:lang w:val="en-US"/>
        </w:rPr>
        <w:t xml:space="preserve">as seen in figure </w:t>
      </w:r>
      <w:r w:rsidR="005551BE">
        <w:rPr>
          <w:rFonts w:ascii="Times New Roman" w:hAnsi="Times New Roman" w:cs="Times New Roman"/>
          <w:sz w:val="24"/>
          <w:szCs w:val="24"/>
          <w:lang w:val="en-US"/>
        </w:rPr>
        <w:t>D</w:t>
      </w:r>
      <w:r w:rsidR="0017653D" w:rsidRPr="0089456A">
        <w:rPr>
          <w:rFonts w:ascii="Times New Roman" w:hAnsi="Times New Roman" w:cs="Times New Roman"/>
          <w:sz w:val="24"/>
          <w:szCs w:val="24"/>
          <w:lang w:val="en-US"/>
        </w:rPr>
        <w:t>5</w:t>
      </w:r>
      <w:ins w:id="954" w:author="Elizabeth Marks" w:date="2021-04-30T02:35:00Z">
        <w:r w:rsidR="00311469">
          <w:rPr>
            <w:rFonts w:ascii="Times New Roman" w:hAnsi="Times New Roman" w:cs="Times New Roman"/>
            <w:sz w:val="24"/>
            <w:szCs w:val="24"/>
            <w:lang w:val="en-US"/>
          </w:rPr>
          <w:t xml:space="preserve">, </w:t>
        </w:r>
      </w:ins>
      <w:del w:id="955" w:author="Elizabeth Marks" w:date="2021-04-30T02:35:00Z">
        <w:r w:rsidR="0017653D" w:rsidRPr="0089456A" w:rsidDel="00311469">
          <w:rPr>
            <w:rFonts w:ascii="Times New Roman" w:hAnsi="Times New Roman" w:cs="Times New Roman"/>
            <w:sz w:val="24"/>
            <w:szCs w:val="24"/>
            <w:lang w:val="en-US"/>
          </w:rPr>
          <w:delText xml:space="preserve">) of the expectation of perfectionism measure. </w:delText>
        </w:r>
        <w:commentRangeStart w:id="956"/>
        <w:r w:rsidR="0017653D" w:rsidRPr="0089456A" w:rsidDel="00311469">
          <w:rPr>
            <w:rFonts w:ascii="Times New Roman" w:hAnsi="Times New Roman" w:cs="Times New Roman"/>
            <w:sz w:val="24"/>
            <w:szCs w:val="24"/>
            <w:lang w:val="en-US"/>
          </w:rPr>
          <w:delText xml:space="preserve">Analysis did not produce a significant result for </w:delText>
        </w:r>
      </w:del>
      <w:del w:id="957" w:author="Elizabeth Marks" w:date="2021-04-28T21:37:00Z">
        <w:r w:rsidR="0017653D" w:rsidRPr="0089456A" w:rsidDel="00824DE5">
          <w:rPr>
            <w:rFonts w:ascii="Times New Roman" w:hAnsi="Times New Roman" w:cs="Times New Roman"/>
            <w:sz w:val="24"/>
            <w:szCs w:val="24"/>
            <w:lang w:val="en-US"/>
          </w:rPr>
          <w:delText>either item</w:delText>
        </w:r>
      </w:del>
      <w:del w:id="958" w:author="Elizabeth Marks" w:date="2021-04-30T02:35:00Z">
        <w:r w:rsidR="0017653D" w:rsidRPr="0089456A" w:rsidDel="00311469">
          <w:rPr>
            <w:rFonts w:ascii="Times New Roman" w:hAnsi="Times New Roman" w:cs="Times New Roman"/>
            <w:sz w:val="24"/>
            <w:szCs w:val="24"/>
            <w:lang w:val="en-US"/>
          </w:rPr>
          <w:delText xml:space="preserve"> (</w:delText>
        </w:r>
      </w:del>
      <w:del w:id="959" w:author="Elizabeth Marks" w:date="2021-04-28T21:37:00Z">
        <w:r w:rsidR="0017653D" w:rsidRPr="0089456A" w:rsidDel="00824DE5">
          <w:rPr>
            <w:rFonts w:ascii="Times New Roman" w:hAnsi="Times New Roman" w:cs="Times New Roman"/>
            <w:sz w:val="24"/>
            <w:szCs w:val="24"/>
            <w:lang w:val="en-US"/>
          </w:rPr>
          <w:delText xml:space="preserve">item 1: </w:delText>
        </w:r>
        <w:r w:rsidR="0017653D" w:rsidRPr="0089456A" w:rsidDel="00824DE5">
          <w:rPr>
            <w:rFonts w:ascii="Times New Roman" w:hAnsi="Times New Roman" w:cs="Times New Roman"/>
            <w:i/>
            <w:iCs/>
            <w:sz w:val="24"/>
            <w:szCs w:val="24"/>
            <w:lang w:val="en-US"/>
          </w:rPr>
          <w:delText>t</w:delText>
        </w:r>
        <w:r w:rsidR="0017653D" w:rsidRPr="0089456A" w:rsidDel="00824DE5">
          <w:rPr>
            <w:rFonts w:ascii="Times New Roman" w:hAnsi="Times New Roman" w:cs="Times New Roman"/>
            <w:sz w:val="24"/>
            <w:szCs w:val="24"/>
            <w:lang w:val="en-US"/>
          </w:rPr>
          <w:delText>(289) = 0.33,</w:delText>
        </w:r>
        <w:r w:rsidR="0017653D" w:rsidRPr="0089456A" w:rsidDel="00824DE5">
          <w:rPr>
            <w:rFonts w:ascii="Times New Roman" w:hAnsi="Times New Roman" w:cs="Times New Roman"/>
            <w:i/>
            <w:iCs/>
            <w:sz w:val="24"/>
            <w:szCs w:val="24"/>
            <w:lang w:val="en-US"/>
          </w:rPr>
          <w:delText xml:space="preserve"> p</w:delText>
        </w:r>
        <w:r w:rsidR="0017653D" w:rsidRPr="0089456A" w:rsidDel="00824DE5">
          <w:rPr>
            <w:rFonts w:ascii="Times New Roman" w:hAnsi="Times New Roman" w:cs="Times New Roman"/>
            <w:sz w:val="24"/>
            <w:szCs w:val="24"/>
            <w:lang w:val="en-US"/>
          </w:rPr>
          <w:delText xml:space="preserve"> = 0.74, 95% </w:delText>
        </w:r>
        <w:r w:rsidR="0017653D" w:rsidRPr="0017550F" w:rsidDel="00824DE5">
          <w:rPr>
            <w:rFonts w:ascii="Times New Roman" w:hAnsi="Times New Roman" w:cs="Times New Roman"/>
            <w:i/>
            <w:iCs/>
            <w:sz w:val="24"/>
            <w:szCs w:val="24"/>
            <w:lang w:val="en-US"/>
          </w:rPr>
          <w:delText>CI</w:delText>
        </w:r>
        <w:r w:rsidR="0017653D" w:rsidRPr="0089456A" w:rsidDel="00824DE5">
          <w:rPr>
            <w:rFonts w:ascii="Times New Roman" w:hAnsi="Times New Roman" w:cs="Times New Roman"/>
            <w:sz w:val="24"/>
            <w:szCs w:val="24"/>
            <w:lang w:val="en-US"/>
          </w:rPr>
          <w:delText xml:space="preserve"> [-0.31, 0.44], </w:delText>
        </w:r>
        <w:r w:rsidR="0017550F" w:rsidRPr="00942575" w:rsidDel="00824DE5">
          <w:rPr>
            <w:rFonts w:ascii="Times New Roman" w:hAnsi="Times New Roman" w:cs="Times New Roman"/>
            <w:i/>
            <w:iCs/>
            <w:sz w:val="24"/>
            <w:szCs w:val="24"/>
            <w:lang w:val="en-US"/>
          </w:rPr>
          <w:delText>d</w:delText>
        </w:r>
        <w:r w:rsidR="0017550F" w:rsidDel="00824DE5">
          <w:rPr>
            <w:rFonts w:ascii="Times New Roman" w:hAnsi="Times New Roman" w:cs="Times New Roman"/>
            <w:sz w:val="24"/>
            <w:szCs w:val="24"/>
            <w:lang w:val="en-US"/>
          </w:rPr>
          <w:delText xml:space="preserve"> </w:delText>
        </w:r>
        <w:r w:rsidR="0017653D" w:rsidRPr="0089456A" w:rsidDel="00824DE5">
          <w:rPr>
            <w:rFonts w:ascii="Times New Roman" w:hAnsi="Times New Roman" w:cs="Times New Roman"/>
            <w:sz w:val="24"/>
            <w:szCs w:val="24"/>
            <w:lang w:val="en-US"/>
          </w:rPr>
          <w:delText xml:space="preserve">= 0.04, item 2:  </w:delText>
        </w:r>
      </w:del>
      <w:r w:rsidR="0017653D" w:rsidRPr="0089456A">
        <w:rPr>
          <w:rFonts w:ascii="Times New Roman" w:hAnsi="Times New Roman" w:cs="Times New Roman"/>
          <w:i/>
          <w:iCs/>
          <w:sz w:val="24"/>
          <w:szCs w:val="24"/>
          <w:lang w:val="en-US"/>
        </w:rPr>
        <w:t>t</w:t>
      </w:r>
      <w:r w:rsidR="0017653D" w:rsidRPr="0089456A">
        <w:rPr>
          <w:rFonts w:ascii="Times New Roman" w:hAnsi="Times New Roman" w:cs="Times New Roman"/>
          <w:sz w:val="24"/>
          <w:szCs w:val="24"/>
          <w:lang w:val="en-US"/>
        </w:rPr>
        <w:t>(288) = -1.24,</w:t>
      </w:r>
      <w:r w:rsidR="0017653D" w:rsidRPr="0089456A">
        <w:rPr>
          <w:rFonts w:ascii="Times New Roman" w:hAnsi="Times New Roman" w:cs="Times New Roman"/>
          <w:i/>
          <w:iCs/>
          <w:sz w:val="24"/>
          <w:szCs w:val="24"/>
          <w:lang w:val="en-US"/>
        </w:rPr>
        <w:t xml:space="preserve"> p</w:t>
      </w:r>
      <w:r w:rsidR="0017653D" w:rsidRPr="0089456A">
        <w:rPr>
          <w:rFonts w:ascii="Times New Roman" w:hAnsi="Times New Roman" w:cs="Times New Roman"/>
          <w:sz w:val="24"/>
          <w:szCs w:val="24"/>
          <w:lang w:val="en-US"/>
        </w:rPr>
        <w:t xml:space="preserve"> = 0.22, 95% </w:t>
      </w:r>
      <w:r w:rsidR="0017653D" w:rsidRPr="00942575">
        <w:rPr>
          <w:rFonts w:ascii="Times New Roman" w:hAnsi="Times New Roman" w:cs="Times New Roman"/>
          <w:i/>
          <w:iCs/>
          <w:sz w:val="24"/>
          <w:szCs w:val="24"/>
          <w:lang w:val="en-US"/>
        </w:rPr>
        <w:t>CI</w:t>
      </w:r>
      <w:r w:rsidR="0017653D" w:rsidRPr="0089456A">
        <w:rPr>
          <w:rFonts w:ascii="Times New Roman" w:hAnsi="Times New Roman" w:cs="Times New Roman"/>
          <w:sz w:val="24"/>
          <w:szCs w:val="24"/>
          <w:lang w:val="en-US"/>
        </w:rPr>
        <w:t xml:space="preserve"> [-0.54, 0.12], </w:t>
      </w:r>
      <w:r w:rsidR="00942575" w:rsidRPr="00942575">
        <w:rPr>
          <w:rFonts w:ascii="Times New Roman" w:hAnsi="Times New Roman" w:cs="Times New Roman"/>
          <w:i/>
          <w:iCs/>
          <w:sz w:val="24"/>
          <w:szCs w:val="24"/>
          <w:lang w:val="en-US"/>
        </w:rPr>
        <w:t>d</w:t>
      </w:r>
      <w:r w:rsidR="00942575">
        <w:rPr>
          <w:rFonts w:ascii="Times New Roman" w:hAnsi="Times New Roman" w:cs="Times New Roman"/>
          <w:i/>
          <w:iCs/>
          <w:sz w:val="24"/>
          <w:szCs w:val="24"/>
          <w:lang w:val="en-US"/>
        </w:rPr>
        <w:t xml:space="preserve"> </w:t>
      </w:r>
      <w:r w:rsidR="0017653D" w:rsidRPr="0089456A">
        <w:rPr>
          <w:rFonts w:ascii="Times New Roman" w:hAnsi="Times New Roman" w:cs="Times New Roman"/>
          <w:sz w:val="24"/>
          <w:szCs w:val="24"/>
          <w:lang w:val="en-US"/>
        </w:rPr>
        <w:t>= -0.15).</w:t>
      </w:r>
      <w:commentRangeEnd w:id="956"/>
      <w:r w:rsidR="00C70B94">
        <w:rPr>
          <w:rStyle w:val="CommentReference"/>
        </w:rPr>
        <w:commentReference w:id="956"/>
      </w:r>
    </w:p>
    <w:p w14:paraId="76B26142" w14:textId="77777777" w:rsidR="0017653D" w:rsidRPr="0089456A" w:rsidRDefault="0017653D" w:rsidP="0017653D">
      <w:pPr>
        <w:spacing w:line="480" w:lineRule="auto"/>
        <w:rPr>
          <w:rFonts w:ascii="Times New Roman" w:hAnsi="Times New Roman" w:cs="Times New Roman"/>
          <w:b/>
          <w:bCs/>
          <w:sz w:val="24"/>
          <w:szCs w:val="24"/>
          <w:lang w:val="en-US"/>
        </w:rPr>
      </w:pPr>
      <w:r w:rsidRPr="0089456A">
        <w:rPr>
          <w:rFonts w:ascii="Times New Roman" w:hAnsi="Times New Roman" w:cs="Times New Roman"/>
          <w:b/>
          <w:bCs/>
          <w:sz w:val="24"/>
          <w:szCs w:val="24"/>
          <w:lang w:val="en-US"/>
        </w:rPr>
        <w:t>Mistreatment Justification</w:t>
      </w:r>
    </w:p>
    <w:p w14:paraId="09235CA1" w14:textId="572FE4DB" w:rsidR="0017653D" w:rsidDel="00824DE5" w:rsidRDefault="0017653D">
      <w:pPr>
        <w:spacing w:line="480" w:lineRule="auto"/>
        <w:ind w:firstLine="720"/>
        <w:rPr>
          <w:del w:id="960" w:author="Elizabeth Marks" w:date="2021-04-28T21:34:00Z"/>
          <w:rFonts w:ascii="Times New Roman" w:hAnsi="Times New Roman" w:cs="Times New Roman"/>
          <w:sz w:val="24"/>
          <w:szCs w:val="24"/>
          <w:lang w:val="en-US"/>
        </w:rPr>
      </w:pPr>
      <w:commentRangeStart w:id="961"/>
      <w:r w:rsidRPr="0089456A">
        <w:rPr>
          <w:rFonts w:ascii="Times New Roman" w:hAnsi="Times New Roman" w:cs="Times New Roman"/>
          <w:sz w:val="24"/>
          <w:szCs w:val="24"/>
          <w:lang w:val="en-US"/>
        </w:rPr>
        <w:t>The last of the key outcome variable</w:t>
      </w:r>
      <w:r w:rsidR="005D6314">
        <w:rPr>
          <w:rFonts w:ascii="Times New Roman" w:hAnsi="Times New Roman" w:cs="Times New Roman"/>
          <w:sz w:val="24"/>
          <w:szCs w:val="24"/>
          <w:lang w:val="en-US"/>
        </w:rPr>
        <w:t xml:space="preserve"> to be tested was</w:t>
      </w:r>
      <w:r w:rsidRPr="0089456A">
        <w:rPr>
          <w:rFonts w:ascii="Times New Roman" w:hAnsi="Times New Roman" w:cs="Times New Roman"/>
          <w:sz w:val="24"/>
          <w:szCs w:val="24"/>
          <w:lang w:val="en-US"/>
        </w:rPr>
        <w:t xml:space="preserve"> mistreatment justification</w:t>
      </w:r>
      <w:r w:rsidR="005D6314">
        <w:rPr>
          <w:rFonts w:ascii="Times New Roman" w:hAnsi="Times New Roman" w:cs="Times New Roman"/>
          <w:sz w:val="24"/>
          <w:szCs w:val="24"/>
          <w:lang w:val="en-US"/>
        </w:rPr>
        <w:t>. It</w:t>
      </w:r>
      <w:r w:rsidRPr="0089456A">
        <w:rPr>
          <w:rFonts w:ascii="Times New Roman" w:hAnsi="Times New Roman" w:cs="Times New Roman"/>
          <w:sz w:val="24"/>
          <w:szCs w:val="24"/>
          <w:lang w:val="en-US"/>
        </w:rPr>
        <w:t xml:space="preserve"> show</w:t>
      </w:r>
      <w:r w:rsidR="005D6314">
        <w:rPr>
          <w:rFonts w:ascii="Times New Roman" w:hAnsi="Times New Roman" w:cs="Times New Roman"/>
          <w:sz w:val="24"/>
          <w:szCs w:val="24"/>
          <w:lang w:val="en-US"/>
        </w:rPr>
        <w:t xml:space="preserve">ed </w:t>
      </w:r>
      <w:r w:rsidRPr="0089456A">
        <w:rPr>
          <w:rFonts w:ascii="Times New Roman" w:hAnsi="Times New Roman" w:cs="Times New Roman"/>
          <w:sz w:val="24"/>
          <w:szCs w:val="24"/>
          <w:lang w:val="en-US"/>
        </w:rPr>
        <w:t xml:space="preserve">similar results. </w:t>
      </w:r>
      <w:commentRangeEnd w:id="961"/>
      <w:r w:rsidRPr="0089456A">
        <w:rPr>
          <w:rStyle w:val="CommentReference"/>
          <w:rFonts w:ascii="Times New Roman" w:hAnsi="Times New Roman" w:cs="Times New Roman"/>
          <w:sz w:val="24"/>
          <w:szCs w:val="24"/>
        </w:rPr>
        <w:commentReference w:id="961"/>
      </w:r>
      <w:r w:rsidRPr="0089456A">
        <w:rPr>
          <w:rFonts w:ascii="Times New Roman" w:hAnsi="Times New Roman" w:cs="Times New Roman"/>
          <w:sz w:val="24"/>
          <w:szCs w:val="24"/>
          <w:lang w:val="en-US"/>
        </w:rPr>
        <w:t>Participants in the experimental condition did not show greater justification of mistreatment towards John than participants in the control condition</w:t>
      </w:r>
      <w:r w:rsidR="0099176E">
        <w:rPr>
          <w:rFonts w:ascii="Times New Roman" w:hAnsi="Times New Roman" w:cs="Times New Roman"/>
          <w:sz w:val="24"/>
          <w:szCs w:val="24"/>
          <w:lang w:val="en-US"/>
        </w:rPr>
        <w:t>.</w:t>
      </w:r>
      <w:r w:rsidRPr="0089456A">
        <w:rPr>
          <w:rFonts w:ascii="Times New Roman" w:hAnsi="Times New Roman" w:cs="Times New Roman"/>
          <w:sz w:val="24"/>
          <w:szCs w:val="24"/>
          <w:lang w:val="en-US"/>
        </w:rPr>
        <w:t xml:space="preserve"> </w:t>
      </w:r>
      <w:del w:id="962" w:author="Elizabeth Marks" w:date="2021-04-30T02:36:00Z">
        <w:r w:rsidR="0099176E" w:rsidDel="00311469">
          <w:rPr>
            <w:rFonts w:ascii="Times New Roman" w:hAnsi="Times New Roman" w:cs="Times New Roman"/>
            <w:sz w:val="24"/>
            <w:szCs w:val="24"/>
            <w:lang w:val="en-US"/>
          </w:rPr>
          <w:delText>In</w:delText>
        </w:r>
        <w:r w:rsidRPr="0089456A" w:rsidDel="00311469">
          <w:rPr>
            <w:rFonts w:ascii="Times New Roman" w:hAnsi="Times New Roman" w:cs="Times New Roman"/>
            <w:sz w:val="24"/>
            <w:szCs w:val="24"/>
            <w:lang w:val="en-US"/>
          </w:rPr>
          <w:delText xml:space="preserve"> </w:delText>
        </w:r>
        <w:commentRangeStart w:id="963"/>
        <w:r w:rsidRPr="0089456A" w:rsidDel="00311469">
          <w:rPr>
            <w:rFonts w:ascii="Times New Roman" w:hAnsi="Times New Roman" w:cs="Times New Roman"/>
            <w:sz w:val="24"/>
            <w:szCs w:val="24"/>
            <w:lang w:val="en-US"/>
          </w:rPr>
          <w:delText>item 1</w:delText>
        </w:r>
        <w:r w:rsidR="0099176E" w:rsidDel="00311469">
          <w:rPr>
            <w:rFonts w:ascii="Times New Roman" w:hAnsi="Times New Roman" w:cs="Times New Roman"/>
            <w:sz w:val="24"/>
            <w:szCs w:val="24"/>
            <w:lang w:val="en-US"/>
          </w:rPr>
          <w:delText>,</w:delText>
        </w:r>
      </w:del>
      <w:ins w:id="964" w:author="Elizabeth Marks" w:date="2021-04-30T02:36:00Z">
        <w:r w:rsidR="00311469">
          <w:rPr>
            <w:rFonts w:ascii="Times New Roman" w:hAnsi="Times New Roman" w:cs="Times New Roman"/>
            <w:sz w:val="24"/>
            <w:szCs w:val="24"/>
            <w:lang w:val="en-US"/>
          </w:rPr>
          <w:t>Pa</w:t>
        </w:r>
      </w:ins>
      <w:del w:id="965" w:author="Elizabeth Marks" w:date="2021-04-30T02:36:00Z">
        <w:r w:rsidR="0099176E" w:rsidDel="00311469">
          <w:rPr>
            <w:rFonts w:ascii="Times New Roman" w:hAnsi="Times New Roman" w:cs="Times New Roman"/>
            <w:sz w:val="24"/>
            <w:szCs w:val="24"/>
            <w:lang w:val="en-US"/>
          </w:rPr>
          <w:delText xml:space="preserve"> </w:delText>
        </w:r>
        <w:commentRangeEnd w:id="963"/>
        <w:r w:rsidR="00DE5069" w:rsidDel="00311469">
          <w:rPr>
            <w:rStyle w:val="CommentReference"/>
          </w:rPr>
          <w:commentReference w:id="963"/>
        </w:r>
        <w:r w:rsidR="0099176E" w:rsidDel="00311469">
          <w:rPr>
            <w:rFonts w:ascii="Times New Roman" w:hAnsi="Times New Roman" w:cs="Times New Roman"/>
            <w:sz w:val="24"/>
            <w:szCs w:val="24"/>
            <w:lang w:val="en-US"/>
          </w:rPr>
          <w:delText>pa</w:delText>
        </w:r>
      </w:del>
      <w:r w:rsidR="0099176E">
        <w:rPr>
          <w:rFonts w:ascii="Times New Roman" w:hAnsi="Times New Roman" w:cs="Times New Roman"/>
          <w:sz w:val="24"/>
          <w:szCs w:val="24"/>
          <w:lang w:val="en-US"/>
        </w:rPr>
        <w:t>rticipants of either condition responded similarly to an instance w</w:t>
      </w:r>
      <w:ins w:id="966" w:author="Elizabeth Marks" w:date="2021-04-29T05:53:00Z">
        <w:r w:rsidR="000C3C07">
          <w:rPr>
            <w:rFonts w:ascii="Times New Roman" w:hAnsi="Times New Roman" w:cs="Times New Roman"/>
            <w:sz w:val="24"/>
            <w:szCs w:val="24"/>
            <w:lang w:val="en-US"/>
          </w:rPr>
          <w:t>h</w:t>
        </w:r>
      </w:ins>
      <w:r w:rsidR="0099176E">
        <w:rPr>
          <w:rFonts w:ascii="Times New Roman" w:hAnsi="Times New Roman" w:cs="Times New Roman"/>
          <w:sz w:val="24"/>
          <w:szCs w:val="24"/>
          <w:lang w:val="en-US"/>
        </w:rPr>
        <w:t>ere John made an</w:t>
      </w:r>
      <w:r w:rsidR="00C637C4">
        <w:rPr>
          <w:rFonts w:ascii="Times New Roman" w:hAnsi="Times New Roman" w:cs="Times New Roman"/>
          <w:sz w:val="24"/>
          <w:szCs w:val="24"/>
          <w:lang w:val="en-US"/>
        </w:rPr>
        <w:t xml:space="preserve"> error and was unfairly punished by his supervisor </w:t>
      </w:r>
      <w:r w:rsidRPr="0089456A">
        <w:rPr>
          <w:rFonts w:ascii="Times New Roman" w:hAnsi="Times New Roman" w:cs="Times New Roman"/>
          <w:sz w:val="24"/>
          <w:szCs w:val="24"/>
          <w:lang w:val="en-US"/>
        </w:rPr>
        <w:t xml:space="preserve">(Control: </w:t>
      </w:r>
      <w:r w:rsidRPr="00942575">
        <w:rPr>
          <w:rFonts w:ascii="Times New Roman" w:hAnsi="Times New Roman" w:cs="Times New Roman"/>
          <w:i/>
          <w:iCs/>
          <w:sz w:val="24"/>
          <w:szCs w:val="24"/>
          <w:lang w:val="en-US"/>
        </w:rPr>
        <w:t>M</w:t>
      </w:r>
      <w:r w:rsidRPr="0089456A">
        <w:rPr>
          <w:rFonts w:ascii="Times New Roman" w:hAnsi="Times New Roman" w:cs="Times New Roman"/>
          <w:sz w:val="24"/>
          <w:szCs w:val="24"/>
          <w:lang w:val="en-US"/>
        </w:rPr>
        <w:t xml:space="preserve"> = 2.84, </w:t>
      </w:r>
      <w:r w:rsidRPr="00942575">
        <w:rPr>
          <w:rFonts w:ascii="Times New Roman" w:hAnsi="Times New Roman" w:cs="Times New Roman"/>
          <w:i/>
          <w:iCs/>
          <w:sz w:val="24"/>
          <w:szCs w:val="24"/>
          <w:lang w:val="en-US"/>
        </w:rPr>
        <w:t>SD</w:t>
      </w:r>
      <w:r w:rsidRPr="0089456A">
        <w:rPr>
          <w:rFonts w:ascii="Times New Roman" w:hAnsi="Times New Roman" w:cs="Times New Roman"/>
          <w:sz w:val="24"/>
          <w:szCs w:val="24"/>
          <w:lang w:val="en-US"/>
        </w:rPr>
        <w:t xml:space="preserve"> = 1.43, Experimental: </w:t>
      </w:r>
      <w:r w:rsidRPr="00942575">
        <w:rPr>
          <w:rFonts w:ascii="Times New Roman" w:hAnsi="Times New Roman" w:cs="Times New Roman"/>
          <w:i/>
          <w:iCs/>
          <w:sz w:val="24"/>
          <w:szCs w:val="24"/>
          <w:lang w:val="en-US"/>
        </w:rPr>
        <w:t>M</w:t>
      </w:r>
      <w:r w:rsidRPr="0089456A">
        <w:rPr>
          <w:rFonts w:ascii="Times New Roman" w:hAnsi="Times New Roman" w:cs="Times New Roman"/>
          <w:sz w:val="24"/>
          <w:szCs w:val="24"/>
          <w:lang w:val="en-US"/>
        </w:rPr>
        <w:t xml:space="preserve"> = 2.74, </w:t>
      </w:r>
      <w:r w:rsidRPr="00942575">
        <w:rPr>
          <w:rFonts w:ascii="Times New Roman" w:hAnsi="Times New Roman" w:cs="Times New Roman"/>
          <w:i/>
          <w:iCs/>
          <w:sz w:val="24"/>
          <w:szCs w:val="24"/>
          <w:lang w:val="en-US"/>
        </w:rPr>
        <w:t>SD</w:t>
      </w:r>
      <w:r w:rsidRPr="0089456A">
        <w:rPr>
          <w:rFonts w:ascii="Times New Roman" w:hAnsi="Times New Roman" w:cs="Times New Roman"/>
          <w:sz w:val="24"/>
          <w:szCs w:val="24"/>
          <w:lang w:val="en-US"/>
        </w:rPr>
        <w:t xml:space="preserve"> = 1.33, as seen in figure </w:t>
      </w:r>
      <w:r w:rsidR="005551BE">
        <w:rPr>
          <w:rFonts w:ascii="Times New Roman" w:hAnsi="Times New Roman" w:cs="Times New Roman"/>
          <w:sz w:val="24"/>
          <w:szCs w:val="24"/>
          <w:lang w:val="en-US"/>
        </w:rPr>
        <w:t>D</w:t>
      </w:r>
      <w:r w:rsidRPr="0089456A">
        <w:rPr>
          <w:rFonts w:ascii="Times New Roman" w:hAnsi="Times New Roman" w:cs="Times New Roman"/>
          <w:sz w:val="24"/>
          <w:szCs w:val="24"/>
          <w:lang w:val="en-US"/>
        </w:rPr>
        <w:t>6</w:t>
      </w:r>
      <w:ins w:id="967" w:author="Elizabeth Marks" w:date="2021-04-30T20:53:00Z">
        <w:r w:rsidR="00A43B2C">
          <w:rPr>
            <w:rFonts w:ascii="Times New Roman" w:hAnsi="Times New Roman" w:cs="Times New Roman"/>
            <w:sz w:val="24"/>
            <w:szCs w:val="24"/>
            <w:lang w:val="en-US"/>
          </w:rPr>
          <w:t>)</w:t>
        </w:r>
      </w:ins>
      <w:ins w:id="968" w:author="Elizabeth Marks" w:date="2021-04-30T02:36:00Z">
        <w:r w:rsidR="00311469">
          <w:rPr>
            <w:rFonts w:ascii="Times New Roman" w:hAnsi="Times New Roman" w:cs="Times New Roman"/>
            <w:sz w:val="24"/>
            <w:szCs w:val="24"/>
            <w:lang w:val="en-US"/>
          </w:rPr>
          <w:t xml:space="preserve">, </w:t>
        </w:r>
      </w:ins>
      <w:ins w:id="969" w:author="Elizabeth Marks" w:date="2021-04-30T20:53:00Z">
        <w:r w:rsidR="00A43B2C">
          <w:rPr>
            <w:rFonts w:ascii="Times New Roman" w:hAnsi="Times New Roman" w:cs="Times New Roman"/>
            <w:sz w:val="24"/>
            <w:szCs w:val="24"/>
            <w:lang w:val="en-US"/>
          </w:rPr>
          <w:t>(</w:t>
        </w:r>
      </w:ins>
      <w:del w:id="970" w:author="Elizabeth Marks" w:date="2021-04-30T02:36:00Z">
        <w:r w:rsidRPr="0089456A" w:rsidDel="00311469">
          <w:rPr>
            <w:rFonts w:ascii="Times New Roman" w:hAnsi="Times New Roman" w:cs="Times New Roman"/>
            <w:sz w:val="24"/>
            <w:szCs w:val="24"/>
            <w:lang w:val="en-US"/>
          </w:rPr>
          <w:delText>)</w:delText>
        </w:r>
        <w:r w:rsidR="00C637C4" w:rsidDel="00311469">
          <w:rPr>
            <w:rFonts w:ascii="Times New Roman" w:hAnsi="Times New Roman" w:cs="Times New Roman"/>
            <w:sz w:val="24"/>
            <w:szCs w:val="24"/>
            <w:lang w:val="en-US"/>
          </w:rPr>
          <w:delText xml:space="preserve">. </w:delText>
        </w:r>
      </w:del>
      <w:ins w:id="971" w:author="Elizabeth Marks" w:date="2021-04-28T21:38:00Z">
        <w:r w:rsidR="00824DE5" w:rsidRPr="0089456A">
          <w:rPr>
            <w:rFonts w:ascii="Times New Roman" w:hAnsi="Times New Roman" w:cs="Times New Roman"/>
            <w:i/>
            <w:iCs/>
            <w:sz w:val="24"/>
            <w:szCs w:val="24"/>
            <w:lang w:val="en-US"/>
          </w:rPr>
          <w:t>t</w:t>
        </w:r>
        <w:r w:rsidR="00824DE5" w:rsidRPr="0089456A">
          <w:rPr>
            <w:rFonts w:ascii="Times New Roman" w:hAnsi="Times New Roman" w:cs="Times New Roman"/>
            <w:sz w:val="24"/>
            <w:szCs w:val="24"/>
            <w:lang w:val="en-US"/>
          </w:rPr>
          <w:t>(287) = 0.63,</w:t>
        </w:r>
        <w:r w:rsidR="00824DE5" w:rsidRPr="0089456A">
          <w:rPr>
            <w:rFonts w:ascii="Times New Roman" w:hAnsi="Times New Roman" w:cs="Times New Roman"/>
            <w:i/>
            <w:iCs/>
            <w:sz w:val="24"/>
            <w:szCs w:val="24"/>
            <w:lang w:val="en-US"/>
          </w:rPr>
          <w:t xml:space="preserve"> p</w:t>
        </w:r>
        <w:r w:rsidR="00824DE5" w:rsidRPr="0089456A">
          <w:rPr>
            <w:rFonts w:ascii="Times New Roman" w:hAnsi="Times New Roman" w:cs="Times New Roman"/>
            <w:sz w:val="24"/>
            <w:szCs w:val="24"/>
            <w:lang w:val="en-US"/>
          </w:rPr>
          <w:t xml:space="preserve"> = 0.53, 95% </w:t>
        </w:r>
        <w:r w:rsidR="00824DE5" w:rsidRPr="00942575">
          <w:rPr>
            <w:rFonts w:ascii="Times New Roman" w:hAnsi="Times New Roman" w:cs="Times New Roman"/>
            <w:i/>
            <w:iCs/>
            <w:sz w:val="24"/>
            <w:szCs w:val="24"/>
            <w:lang w:val="en-US"/>
          </w:rPr>
          <w:t>CI</w:t>
        </w:r>
        <w:r w:rsidR="00824DE5" w:rsidRPr="0089456A">
          <w:rPr>
            <w:rFonts w:ascii="Times New Roman" w:hAnsi="Times New Roman" w:cs="Times New Roman"/>
            <w:sz w:val="24"/>
            <w:szCs w:val="24"/>
            <w:lang w:val="en-US"/>
          </w:rPr>
          <w:t xml:space="preserve"> [-0.22, 0.42],</w:t>
        </w:r>
        <w:r w:rsidR="00824DE5" w:rsidRPr="00942575">
          <w:rPr>
            <w:rFonts w:ascii="Times New Roman" w:hAnsi="Times New Roman" w:cs="Times New Roman"/>
            <w:i/>
            <w:iCs/>
            <w:sz w:val="24"/>
            <w:szCs w:val="24"/>
            <w:lang w:val="en-US"/>
          </w:rPr>
          <w:t xml:space="preserve"> d</w:t>
        </w:r>
        <w:r w:rsidR="00824DE5">
          <w:rPr>
            <w:rFonts w:ascii="Times New Roman" w:hAnsi="Times New Roman" w:cs="Times New Roman"/>
            <w:sz w:val="24"/>
            <w:szCs w:val="24"/>
            <w:lang w:val="en-US"/>
          </w:rPr>
          <w:t xml:space="preserve"> </w:t>
        </w:r>
        <w:r w:rsidR="00824DE5" w:rsidRPr="0089456A">
          <w:rPr>
            <w:rFonts w:ascii="Times New Roman" w:hAnsi="Times New Roman" w:cs="Times New Roman"/>
            <w:sz w:val="24"/>
            <w:szCs w:val="24"/>
            <w:lang w:val="en-US"/>
          </w:rPr>
          <w:t>= 0.07</w:t>
        </w:r>
      </w:ins>
      <w:ins w:id="972" w:author="Elizabeth Marks" w:date="2021-04-30T02:36:00Z">
        <w:r w:rsidR="00311469">
          <w:rPr>
            <w:rFonts w:ascii="Times New Roman" w:hAnsi="Times New Roman" w:cs="Times New Roman"/>
            <w:sz w:val="24"/>
            <w:szCs w:val="24"/>
            <w:lang w:val="en-US"/>
          </w:rPr>
          <w:t>. Similarly, t</w:t>
        </w:r>
      </w:ins>
      <w:del w:id="973" w:author="Elizabeth Marks" w:date="2021-04-30T02:36:00Z">
        <w:r w:rsidR="00C637C4" w:rsidDel="00311469">
          <w:rPr>
            <w:rFonts w:ascii="Times New Roman" w:hAnsi="Times New Roman" w:cs="Times New Roman"/>
            <w:sz w:val="24"/>
            <w:szCs w:val="24"/>
            <w:lang w:val="en-US"/>
          </w:rPr>
          <w:delText>In</w:delText>
        </w:r>
        <w:r w:rsidRPr="0089456A" w:rsidDel="00311469">
          <w:rPr>
            <w:rFonts w:ascii="Times New Roman" w:hAnsi="Times New Roman" w:cs="Times New Roman"/>
            <w:sz w:val="24"/>
            <w:szCs w:val="24"/>
            <w:lang w:val="en-US"/>
          </w:rPr>
          <w:delText xml:space="preserve"> item 2</w:delText>
        </w:r>
        <w:r w:rsidR="00C637C4" w:rsidDel="00311469">
          <w:rPr>
            <w:rFonts w:ascii="Times New Roman" w:hAnsi="Times New Roman" w:cs="Times New Roman"/>
            <w:sz w:val="24"/>
            <w:szCs w:val="24"/>
            <w:lang w:val="en-US"/>
          </w:rPr>
          <w:delText xml:space="preserve">, </w:delText>
        </w:r>
        <w:r w:rsidR="001F233E" w:rsidDel="00311469">
          <w:rPr>
            <w:rFonts w:ascii="Times New Roman" w:hAnsi="Times New Roman" w:cs="Times New Roman"/>
            <w:sz w:val="24"/>
            <w:szCs w:val="24"/>
            <w:lang w:val="en-US"/>
          </w:rPr>
          <w:delText>t</w:delText>
        </w:r>
      </w:del>
      <w:r w:rsidR="001F233E">
        <w:rPr>
          <w:rFonts w:ascii="Times New Roman" w:hAnsi="Times New Roman" w:cs="Times New Roman"/>
          <w:sz w:val="24"/>
          <w:szCs w:val="24"/>
          <w:lang w:val="en-US"/>
        </w:rPr>
        <w:t xml:space="preserve">here was no significant difference in the degree to which participants felt it was understandable for John’s </w:t>
      </w:r>
      <w:r w:rsidR="00C710C2">
        <w:rPr>
          <w:rFonts w:ascii="Times New Roman" w:hAnsi="Times New Roman" w:cs="Times New Roman"/>
          <w:sz w:val="24"/>
          <w:szCs w:val="24"/>
          <w:lang w:val="en-US"/>
        </w:rPr>
        <w:t>supervisor to openly scold John for refusing to cancel a long-planned vacation due to a</w:t>
      </w:r>
      <w:r w:rsidR="00573135">
        <w:rPr>
          <w:rFonts w:ascii="Times New Roman" w:hAnsi="Times New Roman" w:cs="Times New Roman"/>
          <w:sz w:val="24"/>
          <w:szCs w:val="24"/>
          <w:lang w:val="en-US"/>
        </w:rPr>
        <w:t xml:space="preserve"> work deadline</w:t>
      </w:r>
      <w:r w:rsidRPr="0089456A">
        <w:rPr>
          <w:rFonts w:ascii="Times New Roman" w:hAnsi="Times New Roman" w:cs="Times New Roman"/>
          <w:sz w:val="24"/>
          <w:szCs w:val="24"/>
          <w:lang w:val="en-US"/>
        </w:rPr>
        <w:t xml:space="preserve"> (Control: </w:t>
      </w:r>
      <w:r w:rsidRPr="0089456A">
        <w:rPr>
          <w:rFonts w:ascii="Times New Roman" w:hAnsi="Times New Roman" w:cs="Times New Roman"/>
          <w:i/>
          <w:iCs/>
          <w:sz w:val="24"/>
          <w:szCs w:val="24"/>
          <w:lang w:val="en-US"/>
        </w:rPr>
        <w:t xml:space="preserve">M </w:t>
      </w:r>
      <w:r w:rsidRPr="0089456A">
        <w:rPr>
          <w:rFonts w:ascii="Times New Roman" w:hAnsi="Times New Roman" w:cs="Times New Roman"/>
          <w:sz w:val="24"/>
          <w:szCs w:val="24"/>
          <w:lang w:val="en-US"/>
        </w:rPr>
        <w:t xml:space="preserve">= 2.23, </w:t>
      </w:r>
      <w:r w:rsidRPr="0089456A">
        <w:rPr>
          <w:rFonts w:ascii="Times New Roman" w:hAnsi="Times New Roman" w:cs="Times New Roman"/>
          <w:i/>
          <w:iCs/>
          <w:sz w:val="24"/>
          <w:szCs w:val="24"/>
          <w:lang w:val="en-US"/>
        </w:rPr>
        <w:t xml:space="preserve">SD </w:t>
      </w:r>
      <w:r w:rsidRPr="0089456A">
        <w:rPr>
          <w:rFonts w:ascii="Times New Roman" w:hAnsi="Times New Roman" w:cs="Times New Roman"/>
          <w:sz w:val="24"/>
          <w:szCs w:val="24"/>
          <w:lang w:val="en-US"/>
        </w:rPr>
        <w:t xml:space="preserve">= 1.36, Experimental: </w:t>
      </w:r>
      <w:r w:rsidRPr="0089456A">
        <w:rPr>
          <w:rFonts w:ascii="Times New Roman" w:hAnsi="Times New Roman" w:cs="Times New Roman"/>
          <w:i/>
          <w:iCs/>
          <w:sz w:val="24"/>
          <w:szCs w:val="24"/>
          <w:lang w:val="en-US"/>
        </w:rPr>
        <w:t xml:space="preserve">M </w:t>
      </w:r>
      <w:r w:rsidRPr="0089456A">
        <w:rPr>
          <w:rFonts w:ascii="Times New Roman" w:hAnsi="Times New Roman" w:cs="Times New Roman"/>
          <w:sz w:val="24"/>
          <w:szCs w:val="24"/>
          <w:lang w:val="en-US"/>
        </w:rPr>
        <w:t xml:space="preserve">= 2.25, </w:t>
      </w:r>
      <w:r w:rsidRPr="0089456A">
        <w:rPr>
          <w:rFonts w:ascii="Times New Roman" w:hAnsi="Times New Roman" w:cs="Times New Roman"/>
          <w:i/>
          <w:iCs/>
          <w:sz w:val="24"/>
          <w:szCs w:val="24"/>
          <w:lang w:val="en-US"/>
        </w:rPr>
        <w:t xml:space="preserve">SD </w:t>
      </w:r>
      <w:r w:rsidRPr="0089456A">
        <w:rPr>
          <w:rFonts w:ascii="Times New Roman" w:hAnsi="Times New Roman" w:cs="Times New Roman"/>
          <w:sz w:val="24"/>
          <w:szCs w:val="24"/>
          <w:lang w:val="en-US"/>
        </w:rPr>
        <w:t xml:space="preserve">= 1.52, as seen in figure </w:t>
      </w:r>
      <w:r w:rsidR="005551BE">
        <w:rPr>
          <w:rFonts w:ascii="Times New Roman" w:hAnsi="Times New Roman" w:cs="Times New Roman"/>
          <w:sz w:val="24"/>
          <w:szCs w:val="24"/>
          <w:lang w:val="en-US"/>
        </w:rPr>
        <w:t>D</w:t>
      </w:r>
      <w:r w:rsidRPr="0089456A">
        <w:rPr>
          <w:rFonts w:ascii="Times New Roman" w:hAnsi="Times New Roman" w:cs="Times New Roman"/>
          <w:sz w:val="24"/>
          <w:szCs w:val="24"/>
          <w:lang w:val="en-US"/>
        </w:rPr>
        <w:t>7</w:t>
      </w:r>
      <w:ins w:id="974" w:author="Elizabeth Marks" w:date="2021-04-30T20:53:00Z">
        <w:r w:rsidR="00A43B2C">
          <w:rPr>
            <w:rFonts w:ascii="Times New Roman" w:hAnsi="Times New Roman" w:cs="Times New Roman"/>
            <w:sz w:val="24"/>
            <w:szCs w:val="24"/>
            <w:lang w:val="en-US"/>
          </w:rPr>
          <w:t>)</w:t>
        </w:r>
      </w:ins>
      <w:del w:id="975" w:author="Elizabeth Marks" w:date="2021-04-30T02:37:00Z">
        <w:r w:rsidRPr="0089456A" w:rsidDel="00311469">
          <w:rPr>
            <w:rFonts w:ascii="Times New Roman" w:hAnsi="Times New Roman" w:cs="Times New Roman"/>
            <w:sz w:val="24"/>
            <w:szCs w:val="24"/>
            <w:lang w:val="en-US"/>
          </w:rPr>
          <w:delText>)</w:delText>
        </w:r>
      </w:del>
      <w:ins w:id="976" w:author="Elizabeth Marks" w:date="2021-04-30T02:37:00Z">
        <w:r w:rsidR="00311469">
          <w:rPr>
            <w:rFonts w:ascii="Times New Roman" w:hAnsi="Times New Roman" w:cs="Times New Roman"/>
            <w:sz w:val="24"/>
            <w:szCs w:val="24"/>
            <w:lang w:val="en-US"/>
          </w:rPr>
          <w:t xml:space="preserve">, </w:t>
        </w:r>
      </w:ins>
      <w:ins w:id="977" w:author="Elizabeth Marks" w:date="2021-04-30T20:54:00Z">
        <w:r w:rsidR="00A43B2C">
          <w:rPr>
            <w:rFonts w:ascii="Times New Roman" w:hAnsi="Times New Roman" w:cs="Times New Roman"/>
            <w:sz w:val="24"/>
            <w:szCs w:val="24"/>
            <w:lang w:val="en-US"/>
          </w:rPr>
          <w:t>(</w:t>
        </w:r>
      </w:ins>
      <w:del w:id="978" w:author="Elizabeth Marks" w:date="2021-04-30T02:37:00Z">
        <w:r w:rsidR="00573135" w:rsidDel="00311469">
          <w:rPr>
            <w:rFonts w:ascii="Times New Roman" w:hAnsi="Times New Roman" w:cs="Times New Roman"/>
            <w:sz w:val="24"/>
            <w:szCs w:val="24"/>
            <w:lang w:val="en-US"/>
          </w:rPr>
          <w:delText>.</w:delText>
        </w:r>
      </w:del>
      <w:del w:id="979" w:author="Elizabeth Marks" w:date="2021-04-30T02:36:00Z">
        <w:r w:rsidRPr="0089456A" w:rsidDel="00311469">
          <w:rPr>
            <w:rFonts w:ascii="Times New Roman" w:hAnsi="Times New Roman" w:cs="Times New Roman"/>
            <w:sz w:val="24"/>
            <w:szCs w:val="24"/>
            <w:lang w:val="en-US"/>
          </w:rPr>
          <w:delText xml:space="preserve"> </w:delText>
        </w:r>
        <w:commentRangeStart w:id="980"/>
        <w:r w:rsidRPr="0089456A" w:rsidDel="00311469">
          <w:rPr>
            <w:rFonts w:ascii="Times New Roman" w:hAnsi="Times New Roman" w:cs="Times New Roman"/>
            <w:sz w:val="24"/>
            <w:szCs w:val="24"/>
            <w:lang w:val="en-US"/>
          </w:rPr>
          <w:delText xml:space="preserve">Analysis did not produce a significant result for </w:delText>
        </w:r>
      </w:del>
      <w:del w:id="981" w:author="Elizabeth Marks" w:date="2021-04-28T21:39:00Z">
        <w:r w:rsidRPr="0089456A" w:rsidDel="00824DE5">
          <w:rPr>
            <w:rFonts w:ascii="Times New Roman" w:hAnsi="Times New Roman" w:cs="Times New Roman"/>
            <w:sz w:val="24"/>
            <w:szCs w:val="24"/>
            <w:lang w:val="en-US"/>
          </w:rPr>
          <w:delText>either item</w:delText>
        </w:r>
      </w:del>
      <w:del w:id="982" w:author="Elizabeth Marks" w:date="2021-04-30T02:36:00Z">
        <w:r w:rsidRPr="0089456A" w:rsidDel="00311469">
          <w:rPr>
            <w:rFonts w:ascii="Times New Roman" w:hAnsi="Times New Roman" w:cs="Times New Roman"/>
            <w:sz w:val="24"/>
            <w:szCs w:val="24"/>
            <w:lang w:val="en-US"/>
          </w:rPr>
          <w:delText xml:space="preserve"> (</w:delText>
        </w:r>
      </w:del>
      <w:del w:id="983" w:author="Elizabeth Marks" w:date="2021-04-28T21:39:00Z">
        <w:r w:rsidRPr="0089456A" w:rsidDel="00824DE5">
          <w:rPr>
            <w:rFonts w:ascii="Times New Roman" w:hAnsi="Times New Roman" w:cs="Times New Roman"/>
            <w:sz w:val="24"/>
            <w:szCs w:val="24"/>
            <w:lang w:val="en-US"/>
          </w:rPr>
          <w:delText xml:space="preserve">item 1: </w:delText>
        </w:r>
        <w:r w:rsidRPr="0089456A" w:rsidDel="00824DE5">
          <w:rPr>
            <w:rFonts w:ascii="Times New Roman" w:hAnsi="Times New Roman" w:cs="Times New Roman"/>
            <w:i/>
            <w:iCs/>
            <w:sz w:val="24"/>
            <w:szCs w:val="24"/>
            <w:lang w:val="en-US"/>
          </w:rPr>
          <w:delText>t</w:delText>
        </w:r>
        <w:r w:rsidRPr="0089456A" w:rsidDel="00824DE5">
          <w:rPr>
            <w:rFonts w:ascii="Times New Roman" w:hAnsi="Times New Roman" w:cs="Times New Roman"/>
            <w:sz w:val="24"/>
            <w:szCs w:val="24"/>
            <w:lang w:val="en-US"/>
          </w:rPr>
          <w:delText>(287) = 0.63,</w:delText>
        </w:r>
        <w:r w:rsidRPr="0089456A" w:rsidDel="00824DE5">
          <w:rPr>
            <w:rFonts w:ascii="Times New Roman" w:hAnsi="Times New Roman" w:cs="Times New Roman"/>
            <w:i/>
            <w:iCs/>
            <w:sz w:val="24"/>
            <w:szCs w:val="24"/>
            <w:lang w:val="en-US"/>
          </w:rPr>
          <w:delText xml:space="preserve"> p</w:delText>
        </w:r>
        <w:r w:rsidRPr="0089456A" w:rsidDel="00824DE5">
          <w:rPr>
            <w:rFonts w:ascii="Times New Roman" w:hAnsi="Times New Roman" w:cs="Times New Roman"/>
            <w:sz w:val="24"/>
            <w:szCs w:val="24"/>
            <w:lang w:val="en-US"/>
          </w:rPr>
          <w:delText xml:space="preserve"> = 0.53, 95% </w:delText>
        </w:r>
        <w:r w:rsidRPr="00942575" w:rsidDel="00824DE5">
          <w:rPr>
            <w:rFonts w:ascii="Times New Roman" w:hAnsi="Times New Roman" w:cs="Times New Roman"/>
            <w:i/>
            <w:iCs/>
            <w:sz w:val="24"/>
            <w:szCs w:val="24"/>
            <w:lang w:val="en-US"/>
          </w:rPr>
          <w:delText>CI</w:delText>
        </w:r>
        <w:r w:rsidRPr="0089456A" w:rsidDel="00824DE5">
          <w:rPr>
            <w:rFonts w:ascii="Times New Roman" w:hAnsi="Times New Roman" w:cs="Times New Roman"/>
            <w:sz w:val="24"/>
            <w:szCs w:val="24"/>
            <w:lang w:val="en-US"/>
          </w:rPr>
          <w:delText xml:space="preserve"> [-0.22, 0.42],</w:delText>
        </w:r>
        <w:r w:rsidRPr="00942575" w:rsidDel="00824DE5">
          <w:rPr>
            <w:rFonts w:ascii="Times New Roman" w:hAnsi="Times New Roman" w:cs="Times New Roman"/>
            <w:i/>
            <w:iCs/>
            <w:sz w:val="24"/>
            <w:szCs w:val="24"/>
            <w:lang w:val="en-US"/>
          </w:rPr>
          <w:delText xml:space="preserve"> </w:delText>
        </w:r>
        <w:r w:rsidR="00942575" w:rsidRPr="00942575" w:rsidDel="00824DE5">
          <w:rPr>
            <w:rFonts w:ascii="Times New Roman" w:hAnsi="Times New Roman" w:cs="Times New Roman"/>
            <w:i/>
            <w:iCs/>
            <w:sz w:val="24"/>
            <w:szCs w:val="24"/>
            <w:lang w:val="en-US"/>
          </w:rPr>
          <w:delText>d</w:delText>
        </w:r>
        <w:r w:rsidR="00942575" w:rsidDel="00824DE5">
          <w:rPr>
            <w:rFonts w:ascii="Times New Roman" w:hAnsi="Times New Roman" w:cs="Times New Roman"/>
            <w:sz w:val="24"/>
            <w:szCs w:val="24"/>
            <w:lang w:val="en-US"/>
          </w:rPr>
          <w:delText xml:space="preserve"> </w:delText>
        </w:r>
        <w:r w:rsidRPr="0089456A" w:rsidDel="00824DE5">
          <w:rPr>
            <w:rFonts w:ascii="Times New Roman" w:hAnsi="Times New Roman" w:cs="Times New Roman"/>
            <w:sz w:val="24"/>
            <w:szCs w:val="24"/>
            <w:lang w:val="en-US"/>
          </w:rPr>
          <w:delText xml:space="preserve">= 0.07, item 2:  </w:delText>
        </w:r>
      </w:del>
      <w:r w:rsidRPr="0089456A">
        <w:rPr>
          <w:rFonts w:ascii="Times New Roman" w:hAnsi="Times New Roman" w:cs="Times New Roman"/>
          <w:i/>
          <w:iCs/>
          <w:sz w:val="24"/>
          <w:szCs w:val="24"/>
          <w:lang w:val="en-US"/>
        </w:rPr>
        <w:t>t</w:t>
      </w:r>
      <w:r w:rsidRPr="0089456A">
        <w:rPr>
          <w:rFonts w:ascii="Times New Roman" w:hAnsi="Times New Roman" w:cs="Times New Roman"/>
          <w:sz w:val="24"/>
          <w:szCs w:val="24"/>
          <w:lang w:val="en-US"/>
        </w:rPr>
        <w:t>(286) = -0.15,</w:t>
      </w:r>
      <w:r w:rsidRPr="0089456A">
        <w:rPr>
          <w:rFonts w:ascii="Times New Roman" w:hAnsi="Times New Roman" w:cs="Times New Roman"/>
          <w:i/>
          <w:iCs/>
          <w:sz w:val="24"/>
          <w:szCs w:val="24"/>
          <w:lang w:val="en-US"/>
        </w:rPr>
        <w:t xml:space="preserve"> p</w:t>
      </w:r>
      <w:r w:rsidRPr="0089456A">
        <w:rPr>
          <w:rFonts w:ascii="Times New Roman" w:hAnsi="Times New Roman" w:cs="Times New Roman"/>
          <w:sz w:val="24"/>
          <w:szCs w:val="24"/>
          <w:lang w:val="en-US"/>
        </w:rPr>
        <w:t xml:space="preserve"> = 0.88, 95% </w:t>
      </w:r>
      <w:r w:rsidRPr="00942575">
        <w:rPr>
          <w:rFonts w:ascii="Times New Roman" w:hAnsi="Times New Roman" w:cs="Times New Roman"/>
          <w:i/>
          <w:iCs/>
          <w:sz w:val="24"/>
          <w:szCs w:val="24"/>
          <w:lang w:val="en-US"/>
        </w:rPr>
        <w:t>CI</w:t>
      </w:r>
      <w:r w:rsidRPr="0089456A">
        <w:rPr>
          <w:rFonts w:ascii="Times New Roman" w:hAnsi="Times New Roman" w:cs="Times New Roman"/>
          <w:sz w:val="24"/>
          <w:szCs w:val="24"/>
          <w:lang w:val="en-US"/>
        </w:rPr>
        <w:t xml:space="preserve"> [-0.39, 0.31], </w:t>
      </w:r>
      <w:r w:rsidR="00942575" w:rsidRPr="00942575">
        <w:rPr>
          <w:rFonts w:ascii="Times New Roman" w:hAnsi="Times New Roman" w:cs="Times New Roman"/>
          <w:i/>
          <w:iCs/>
          <w:sz w:val="24"/>
          <w:szCs w:val="24"/>
          <w:lang w:val="en-US"/>
        </w:rPr>
        <w:t>d</w:t>
      </w:r>
      <w:r w:rsidR="00942575">
        <w:rPr>
          <w:rFonts w:ascii="Times New Roman" w:hAnsi="Times New Roman" w:cs="Times New Roman"/>
          <w:sz w:val="24"/>
          <w:szCs w:val="24"/>
          <w:lang w:val="en-US"/>
        </w:rPr>
        <w:t xml:space="preserve"> </w:t>
      </w:r>
      <w:r w:rsidRPr="0089456A">
        <w:rPr>
          <w:rFonts w:ascii="Times New Roman" w:hAnsi="Times New Roman" w:cs="Times New Roman"/>
          <w:sz w:val="24"/>
          <w:szCs w:val="24"/>
          <w:lang w:val="en-US"/>
        </w:rPr>
        <w:t>= -0.02 ).</w:t>
      </w:r>
      <w:r w:rsidR="00E56060">
        <w:rPr>
          <w:rFonts w:ascii="Times New Roman" w:hAnsi="Times New Roman" w:cs="Times New Roman"/>
          <w:sz w:val="24"/>
          <w:szCs w:val="24"/>
          <w:lang w:val="en-US"/>
        </w:rPr>
        <w:t xml:space="preserve"> </w:t>
      </w:r>
      <w:commentRangeEnd w:id="980"/>
      <w:r w:rsidR="00C70B94">
        <w:rPr>
          <w:rStyle w:val="CommentReference"/>
        </w:rPr>
        <w:commentReference w:id="980"/>
      </w:r>
    </w:p>
    <w:p w14:paraId="5E55AF43" w14:textId="097D0CE4" w:rsidR="00200210" w:rsidDel="00824DE5" w:rsidRDefault="00200210">
      <w:pPr>
        <w:spacing w:line="480" w:lineRule="auto"/>
        <w:ind w:firstLine="720"/>
        <w:rPr>
          <w:moveFrom w:id="984" w:author="Elizabeth Marks" w:date="2021-04-28T21:34:00Z"/>
          <w:rFonts w:ascii="Times New Roman" w:hAnsi="Times New Roman" w:cs="Times New Roman"/>
          <w:b/>
          <w:bCs/>
          <w:sz w:val="24"/>
          <w:szCs w:val="24"/>
          <w:lang w:val="en-US"/>
        </w:rPr>
        <w:pPrChange w:id="985" w:author="William Hall" w:date="2021-04-29T15:40:00Z">
          <w:pPr>
            <w:spacing w:line="480" w:lineRule="auto"/>
          </w:pPr>
        </w:pPrChange>
      </w:pPr>
      <w:moveFromRangeStart w:id="986" w:author="Elizabeth Marks" w:date="2021-04-28T21:34:00Z" w:name="move70538087"/>
      <w:moveFrom w:id="987" w:author="Elizabeth Marks" w:date="2021-04-28T21:34:00Z">
        <w:r w:rsidDel="00824DE5">
          <w:rPr>
            <w:rFonts w:ascii="Times New Roman" w:hAnsi="Times New Roman" w:cs="Times New Roman"/>
            <w:b/>
            <w:bCs/>
            <w:sz w:val="24"/>
            <w:szCs w:val="24"/>
            <w:lang w:val="en-US"/>
          </w:rPr>
          <w:t>Perception of CCM as a Fun Company to Work at</w:t>
        </w:r>
      </w:moveFrom>
    </w:p>
    <w:p w14:paraId="1731DAC9" w14:textId="18FA4D60" w:rsidR="006A7AB7" w:rsidDel="00824DE5" w:rsidRDefault="00C20096">
      <w:pPr>
        <w:spacing w:line="480" w:lineRule="auto"/>
        <w:ind w:firstLine="720"/>
        <w:rPr>
          <w:moveFrom w:id="988" w:author="Elizabeth Marks" w:date="2021-04-28T21:34:00Z"/>
          <w:rFonts w:ascii="Times New Roman" w:hAnsi="Times New Roman" w:cs="Times New Roman"/>
          <w:sz w:val="24"/>
          <w:szCs w:val="24"/>
          <w:lang w:val="en-US"/>
        </w:rPr>
      </w:pPr>
      <w:commentRangeStart w:id="989"/>
      <w:moveFrom w:id="990" w:author="Elizabeth Marks" w:date="2021-04-28T21:34:00Z">
        <w:r w:rsidDel="00824DE5">
          <w:rPr>
            <w:rFonts w:ascii="Times New Roman" w:hAnsi="Times New Roman" w:cs="Times New Roman"/>
            <w:sz w:val="24"/>
            <w:szCs w:val="24"/>
            <w:lang w:val="en-US"/>
          </w:rPr>
          <w:t xml:space="preserve">Another measure we used to </w:t>
        </w:r>
        <w:r w:rsidR="00EC5679" w:rsidDel="00824DE5">
          <w:rPr>
            <w:rFonts w:ascii="Times New Roman" w:hAnsi="Times New Roman" w:cs="Times New Roman"/>
            <w:sz w:val="24"/>
            <w:szCs w:val="24"/>
            <w:lang w:val="en-US"/>
          </w:rPr>
          <w:t xml:space="preserve">understand participants perception of CCM’s culture was </w:t>
        </w:r>
        <w:r w:rsidR="001B25CD" w:rsidDel="00824DE5">
          <w:rPr>
            <w:rFonts w:ascii="Times New Roman" w:hAnsi="Times New Roman" w:cs="Times New Roman"/>
            <w:sz w:val="24"/>
            <w:szCs w:val="24"/>
            <w:lang w:val="en-US"/>
          </w:rPr>
          <w:t xml:space="preserve">of </w:t>
        </w:r>
        <w:r w:rsidR="00927B69" w:rsidDel="00824DE5">
          <w:rPr>
            <w:rFonts w:ascii="Times New Roman" w:hAnsi="Times New Roman" w:cs="Times New Roman"/>
            <w:sz w:val="24"/>
            <w:szCs w:val="24"/>
            <w:lang w:val="en-US"/>
          </w:rPr>
          <w:t xml:space="preserve">how fun participants </w:t>
        </w:r>
        <w:r w:rsidR="00A600B4" w:rsidDel="00824DE5">
          <w:rPr>
            <w:rFonts w:ascii="Times New Roman" w:hAnsi="Times New Roman" w:cs="Times New Roman"/>
            <w:sz w:val="24"/>
            <w:szCs w:val="24"/>
            <w:lang w:val="en-US"/>
          </w:rPr>
          <w:t>thought</w:t>
        </w:r>
        <w:r w:rsidR="00927B69" w:rsidDel="00824DE5">
          <w:rPr>
            <w:rFonts w:ascii="Times New Roman" w:hAnsi="Times New Roman" w:cs="Times New Roman"/>
            <w:sz w:val="24"/>
            <w:szCs w:val="24"/>
            <w:lang w:val="en-US"/>
          </w:rPr>
          <w:t xml:space="preserve"> CCM </w:t>
        </w:r>
        <w:r w:rsidR="00A600B4" w:rsidDel="00824DE5">
          <w:rPr>
            <w:rFonts w:ascii="Times New Roman" w:hAnsi="Times New Roman" w:cs="Times New Roman"/>
            <w:sz w:val="24"/>
            <w:szCs w:val="24"/>
            <w:lang w:val="en-US"/>
          </w:rPr>
          <w:t>was</w:t>
        </w:r>
        <w:r w:rsidR="00927B69" w:rsidDel="00824DE5">
          <w:rPr>
            <w:rFonts w:ascii="Times New Roman" w:hAnsi="Times New Roman" w:cs="Times New Roman"/>
            <w:sz w:val="24"/>
            <w:szCs w:val="24"/>
            <w:lang w:val="en-US"/>
          </w:rPr>
          <w:t xml:space="preserve"> as a company</w:t>
        </w:r>
        <w:r w:rsidR="00A600B4" w:rsidDel="00824DE5">
          <w:rPr>
            <w:rFonts w:ascii="Times New Roman" w:hAnsi="Times New Roman" w:cs="Times New Roman"/>
            <w:sz w:val="24"/>
            <w:szCs w:val="24"/>
            <w:lang w:val="en-US"/>
          </w:rPr>
          <w:t xml:space="preserve">. </w:t>
        </w:r>
        <w:r w:rsidR="00FD46CC" w:rsidDel="00824DE5">
          <w:rPr>
            <w:rFonts w:ascii="Times New Roman" w:hAnsi="Times New Roman" w:cs="Times New Roman"/>
            <w:sz w:val="24"/>
            <w:szCs w:val="24"/>
            <w:lang w:val="en-US"/>
          </w:rPr>
          <w:t>A students t-test revealed that pa</w:t>
        </w:r>
        <w:r w:rsidR="00FD46CC" w:rsidRPr="00FD46CC" w:rsidDel="00824DE5">
          <w:rPr>
            <w:rFonts w:ascii="Times New Roman" w:hAnsi="Times New Roman" w:cs="Times New Roman"/>
            <w:sz w:val="24"/>
            <w:szCs w:val="24"/>
            <w:lang w:val="en-US"/>
          </w:rPr>
          <w:t>rticipants in the experimental condition agreed significantly more with the statement that CCM was a fun place to work than participants within the control condition (</w:t>
        </w:r>
        <w:r w:rsidR="00FD46CC" w:rsidRPr="00942575" w:rsidDel="00824DE5">
          <w:rPr>
            <w:rFonts w:ascii="Times New Roman" w:hAnsi="Times New Roman" w:cs="Times New Roman"/>
            <w:i/>
            <w:iCs/>
            <w:sz w:val="24"/>
            <w:szCs w:val="24"/>
            <w:lang w:val="en-US"/>
          </w:rPr>
          <w:t>t</w:t>
        </w:r>
        <w:r w:rsidR="00FD46CC" w:rsidRPr="00FD46CC" w:rsidDel="00824DE5">
          <w:rPr>
            <w:rFonts w:ascii="Times New Roman" w:hAnsi="Times New Roman" w:cs="Times New Roman"/>
            <w:sz w:val="24"/>
            <w:szCs w:val="24"/>
            <w:lang w:val="en-US"/>
          </w:rPr>
          <w:t xml:space="preserve">(280) = -2.49, </w:t>
        </w:r>
        <w:r w:rsidR="00FD46CC" w:rsidRPr="00942575" w:rsidDel="00824DE5">
          <w:rPr>
            <w:rFonts w:ascii="Times New Roman" w:hAnsi="Times New Roman" w:cs="Times New Roman"/>
            <w:i/>
            <w:iCs/>
            <w:sz w:val="24"/>
            <w:szCs w:val="24"/>
            <w:lang w:val="en-US"/>
          </w:rPr>
          <w:t>p</w:t>
        </w:r>
        <w:r w:rsidR="00FD46CC" w:rsidRPr="00FD46CC" w:rsidDel="00824DE5">
          <w:rPr>
            <w:rFonts w:ascii="Times New Roman" w:hAnsi="Times New Roman" w:cs="Times New Roman"/>
            <w:sz w:val="24"/>
            <w:szCs w:val="24"/>
            <w:lang w:val="en-US"/>
          </w:rPr>
          <w:t xml:space="preserve"> &lt; .05 , 95% </w:t>
        </w:r>
        <w:r w:rsidR="00FD46CC" w:rsidRPr="00942575" w:rsidDel="00824DE5">
          <w:rPr>
            <w:rFonts w:ascii="Times New Roman" w:hAnsi="Times New Roman" w:cs="Times New Roman"/>
            <w:i/>
            <w:iCs/>
            <w:sz w:val="24"/>
            <w:szCs w:val="24"/>
            <w:lang w:val="en-US"/>
          </w:rPr>
          <w:t>CI</w:t>
        </w:r>
        <w:r w:rsidR="00FD46CC" w:rsidRPr="00FD46CC" w:rsidDel="00824DE5">
          <w:rPr>
            <w:rFonts w:ascii="Times New Roman" w:hAnsi="Times New Roman" w:cs="Times New Roman"/>
            <w:sz w:val="24"/>
            <w:szCs w:val="24"/>
            <w:lang w:val="en-US"/>
          </w:rPr>
          <w:t xml:space="preserve"> [-0.72, -0.08], </w:t>
        </w:r>
        <w:r w:rsidR="00942575" w:rsidRPr="00942575" w:rsidDel="00824DE5">
          <w:rPr>
            <w:rFonts w:ascii="Times New Roman" w:hAnsi="Times New Roman" w:cs="Times New Roman"/>
            <w:i/>
            <w:iCs/>
            <w:sz w:val="24"/>
            <w:szCs w:val="24"/>
            <w:lang w:val="en-US"/>
          </w:rPr>
          <w:t>d</w:t>
        </w:r>
        <w:r w:rsidR="00942575" w:rsidDel="00824DE5">
          <w:rPr>
            <w:rFonts w:ascii="Times New Roman" w:hAnsi="Times New Roman" w:cs="Times New Roman"/>
            <w:sz w:val="24"/>
            <w:szCs w:val="24"/>
            <w:lang w:val="en-US"/>
          </w:rPr>
          <w:t xml:space="preserve"> </w:t>
        </w:r>
        <w:r w:rsidR="00FD46CC" w:rsidRPr="00FD46CC" w:rsidDel="00824DE5">
          <w:rPr>
            <w:rFonts w:ascii="Times New Roman" w:hAnsi="Times New Roman" w:cs="Times New Roman"/>
            <w:sz w:val="24"/>
            <w:szCs w:val="24"/>
            <w:lang w:val="en-US"/>
          </w:rPr>
          <w:t>= -0.29)</w:t>
        </w:r>
        <w:r w:rsidR="00FD46CC" w:rsidDel="00824DE5">
          <w:rPr>
            <w:rFonts w:ascii="Times New Roman" w:hAnsi="Times New Roman" w:cs="Times New Roman"/>
            <w:sz w:val="24"/>
            <w:szCs w:val="24"/>
            <w:lang w:val="en-US"/>
          </w:rPr>
          <w:t>.</w:t>
        </w:r>
        <w:r w:rsidR="00FD46CC" w:rsidRPr="00FD46CC" w:rsidDel="00824DE5">
          <w:rPr>
            <w:rFonts w:ascii="Times New Roman" w:hAnsi="Times New Roman" w:cs="Times New Roman"/>
            <w:sz w:val="24"/>
            <w:szCs w:val="24"/>
            <w:lang w:val="en-US"/>
          </w:rPr>
          <w:t xml:space="preserve"> </w:t>
        </w:r>
        <w:r w:rsidR="00881D90" w:rsidRPr="00E56060" w:rsidDel="00824DE5">
          <w:rPr>
            <w:rFonts w:ascii="Times New Roman" w:hAnsi="Times New Roman" w:cs="Times New Roman"/>
            <w:sz w:val="24"/>
            <w:szCs w:val="24"/>
            <w:lang w:val="en-US"/>
          </w:rPr>
          <w:t>The</w:t>
        </w:r>
        <w:r w:rsidR="00CC0AA7" w:rsidDel="00824DE5">
          <w:rPr>
            <w:rFonts w:ascii="Times New Roman" w:hAnsi="Times New Roman" w:cs="Times New Roman"/>
            <w:sz w:val="24"/>
            <w:szCs w:val="24"/>
            <w:lang w:val="en-US"/>
          </w:rPr>
          <w:t xml:space="preserve"> rest of these </w:t>
        </w:r>
        <w:r w:rsidR="00881D90" w:rsidRPr="00E56060" w:rsidDel="00824DE5">
          <w:rPr>
            <w:rFonts w:ascii="Times New Roman" w:hAnsi="Times New Roman" w:cs="Times New Roman"/>
            <w:sz w:val="24"/>
            <w:szCs w:val="24"/>
            <w:lang w:val="en-US"/>
          </w:rPr>
          <w:t xml:space="preserve">analyses revealed little evidence for significant differences consistent with our hypotheses. For a summary of these results, see </w:t>
        </w:r>
        <w:r w:rsidR="00881D90" w:rsidRPr="005551BE" w:rsidDel="00824DE5">
          <w:rPr>
            <w:rFonts w:ascii="Times New Roman" w:hAnsi="Times New Roman" w:cs="Times New Roman"/>
            <w:sz w:val="24"/>
            <w:szCs w:val="24"/>
            <w:lang w:val="en-US"/>
          </w:rPr>
          <w:t xml:space="preserve">table </w:t>
        </w:r>
        <w:r w:rsidR="005551BE" w:rsidRPr="005551BE" w:rsidDel="00824DE5">
          <w:rPr>
            <w:rFonts w:ascii="Times New Roman" w:hAnsi="Times New Roman" w:cs="Times New Roman"/>
            <w:sz w:val="24"/>
            <w:szCs w:val="24"/>
            <w:lang w:val="en-US"/>
          </w:rPr>
          <w:t>D</w:t>
        </w:r>
        <w:r w:rsidR="00881D90" w:rsidRPr="005551BE" w:rsidDel="00824DE5">
          <w:rPr>
            <w:rFonts w:ascii="Times New Roman" w:hAnsi="Times New Roman" w:cs="Times New Roman"/>
            <w:sz w:val="24"/>
            <w:szCs w:val="24"/>
            <w:lang w:val="en-US"/>
          </w:rPr>
          <w:t>1</w:t>
        </w:r>
        <w:r w:rsidR="00195B40" w:rsidRPr="005551BE" w:rsidDel="00824DE5">
          <w:rPr>
            <w:rFonts w:ascii="Times New Roman" w:hAnsi="Times New Roman" w:cs="Times New Roman"/>
            <w:sz w:val="24"/>
            <w:szCs w:val="24"/>
            <w:lang w:val="en-US"/>
          </w:rPr>
          <w:t xml:space="preserve"> and figure </w:t>
        </w:r>
        <w:r w:rsidR="005551BE" w:rsidRPr="005551BE" w:rsidDel="00824DE5">
          <w:rPr>
            <w:rFonts w:ascii="Times New Roman" w:hAnsi="Times New Roman" w:cs="Times New Roman"/>
            <w:sz w:val="24"/>
            <w:szCs w:val="24"/>
            <w:lang w:val="en-US"/>
          </w:rPr>
          <w:t>D</w:t>
        </w:r>
        <w:r w:rsidR="00195B40" w:rsidRPr="005551BE" w:rsidDel="00824DE5">
          <w:rPr>
            <w:rFonts w:ascii="Times New Roman" w:hAnsi="Times New Roman" w:cs="Times New Roman"/>
            <w:sz w:val="24"/>
            <w:szCs w:val="24"/>
            <w:lang w:val="en-US"/>
          </w:rPr>
          <w:t>8</w:t>
        </w:r>
        <w:r w:rsidR="00881D90" w:rsidRPr="005551BE" w:rsidDel="00824DE5">
          <w:rPr>
            <w:rFonts w:ascii="Times New Roman" w:hAnsi="Times New Roman" w:cs="Times New Roman"/>
            <w:sz w:val="24"/>
            <w:szCs w:val="24"/>
            <w:lang w:val="en-US"/>
          </w:rPr>
          <w:t>.</w:t>
        </w:r>
      </w:moveFrom>
    </w:p>
    <w:moveFromRangeEnd w:id="986"/>
    <w:commentRangeEnd w:id="989"/>
    <w:p w14:paraId="0E8E808F" w14:textId="77777777" w:rsidR="001B25CD" w:rsidRPr="006A7AB7" w:rsidRDefault="00C70B94">
      <w:pPr>
        <w:spacing w:line="480" w:lineRule="auto"/>
        <w:ind w:firstLine="720"/>
        <w:rPr>
          <w:rFonts w:ascii="Times New Roman" w:hAnsi="Times New Roman" w:cs="Times New Roman"/>
          <w:sz w:val="24"/>
          <w:szCs w:val="24"/>
          <w:lang w:val="en-US"/>
        </w:rPr>
      </w:pPr>
      <w:r>
        <w:rPr>
          <w:rStyle w:val="CommentReference"/>
        </w:rPr>
        <w:commentReference w:id="989"/>
      </w:r>
    </w:p>
    <w:p w14:paraId="66B9ED16" w14:textId="10C6F2FF" w:rsidR="0017653D" w:rsidRPr="00AA2E27" w:rsidRDefault="0017653D" w:rsidP="0017653D">
      <w:pPr>
        <w:spacing w:line="480" w:lineRule="auto"/>
        <w:rPr>
          <w:rFonts w:ascii="Times New Roman" w:hAnsi="Times New Roman" w:cs="Times New Roman"/>
          <w:b/>
          <w:bCs/>
          <w:sz w:val="24"/>
          <w:szCs w:val="24"/>
          <w:lang w:val="en-US"/>
        </w:rPr>
      </w:pPr>
      <w:commentRangeStart w:id="991"/>
      <w:commentRangeStart w:id="992"/>
      <w:del w:id="993" w:author="Elizabeth Marks" w:date="2021-04-29T05:26:00Z">
        <w:r w:rsidRPr="0089456A" w:rsidDel="00AB7021">
          <w:rPr>
            <w:rFonts w:ascii="Times New Roman" w:hAnsi="Times New Roman" w:cs="Times New Roman"/>
            <w:b/>
            <w:bCs/>
            <w:sz w:val="24"/>
            <w:szCs w:val="24"/>
            <w:lang w:val="en-US"/>
          </w:rPr>
          <w:delText xml:space="preserve">Exploratory </w:delText>
        </w:r>
      </w:del>
      <w:ins w:id="994" w:author="Elizabeth Marks" w:date="2021-04-29T05:26:00Z">
        <w:r w:rsidR="00AB7021">
          <w:rPr>
            <w:rFonts w:ascii="Times New Roman" w:hAnsi="Times New Roman" w:cs="Times New Roman"/>
            <w:b/>
            <w:bCs/>
            <w:sz w:val="24"/>
            <w:szCs w:val="24"/>
            <w:lang w:val="en-US"/>
          </w:rPr>
          <w:t>Correlational</w:t>
        </w:r>
        <w:r w:rsidR="00AB7021" w:rsidRPr="0089456A">
          <w:rPr>
            <w:rFonts w:ascii="Times New Roman" w:hAnsi="Times New Roman" w:cs="Times New Roman"/>
            <w:b/>
            <w:bCs/>
            <w:sz w:val="24"/>
            <w:szCs w:val="24"/>
            <w:lang w:val="en-US"/>
          </w:rPr>
          <w:t xml:space="preserve"> </w:t>
        </w:r>
      </w:ins>
      <w:r w:rsidRPr="0089456A">
        <w:rPr>
          <w:rFonts w:ascii="Times New Roman" w:hAnsi="Times New Roman" w:cs="Times New Roman"/>
          <w:b/>
          <w:bCs/>
          <w:sz w:val="24"/>
          <w:szCs w:val="24"/>
          <w:lang w:val="en-US"/>
        </w:rPr>
        <w:t>analysis</w:t>
      </w:r>
      <w:commentRangeEnd w:id="991"/>
      <w:r w:rsidRPr="0089456A">
        <w:rPr>
          <w:rStyle w:val="CommentReference"/>
          <w:rFonts w:ascii="Times New Roman" w:hAnsi="Times New Roman" w:cs="Times New Roman"/>
          <w:sz w:val="24"/>
          <w:szCs w:val="24"/>
        </w:rPr>
        <w:commentReference w:id="991"/>
      </w:r>
      <w:commentRangeEnd w:id="992"/>
      <w:r w:rsidR="004824D3">
        <w:rPr>
          <w:rStyle w:val="CommentReference"/>
        </w:rPr>
        <w:commentReference w:id="992"/>
      </w:r>
    </w:p>
    <w:p w14:paraId="4FE4273B" w14:textId="1A02102C" w:rsidR="00E84FC0" w:rsidDel="00AB7021" w:rsidRDefault="0017653D">
      <w:pPr>
        <w:spacing w:line="480" w:lineRule="auto"/>
        <w:rPr>
          <w:del w:id="995" w:author="Elizabeth Marks" w:date="2021-04-29T05:28:00Z"/>
          <w:rFonts w:ascii="Times New Roman" w:hAnsi="Times New Roman" w:cs="Times New Roman"/>
          <w:sz w:val="24"/>
          <w:szCs w:val="24"/>
          <w:lang w:val="en-US"/>
        </w:rPr>
      </w:pPr>
      <w:r w:rsidRPr="0089456A">
        <w:rPr>
          <w:rFonts w:ascii="Times New Roman" w:hAnsi="Times New Roman" w:cs="Times New Roman"/>
          <w:b/>
          <w:bCs/>
          <w:sz w:val="24"/>
          <w:szCs w:val="24"/>
          <w:lang w:val="en-US"/>
        </w:rPr>
        <w:tab/>
      </w:r>
      <w:del w:id="996" w:author="William Hall" w:date="2021-04-28T10:46:00Z">
        <w:r w:rsidR="00E84FC0" w:rsidDel="00C70B94">
          <w:rPr>
            <w:rFonts w:ascii="Times New Roman" w:hAnsi="Times New Roman" w:cs="Times New Roman"/>
            <w:sz w:val="24"/>
            <w:szCs w:val="24"/>
            <w:lang w:val="en-US"/>
          </w:rPr>
          <w:tab/>
        </w:r>
      </w:del>
      <w:r w:rsidR="00E84FC0">
        <w:rPr>
          <w:rFonts w:ascii="Times New Roman" w:hAnsi="Times New Roman" w:cs="Times New Roman"/>
          <w:sz w:val="24"/>
          <w:szCs w:val="24"/>
          <w:lang w:val="en-US"/>
        </w:rPr>
        <w:t>After investigating the key outcome variables,</w:t>
      </w:r>
      <w:r w:rsidR="00E84FC0" w:rsidRPr="00881D90">
        <w:rPr>
          <w:rFonts w:ascii="Times New Roman" w:hAnsi="Times New Roman" w:cs="Times New Roman"/>
          <w:sz w:val="24"/>
          <w:szCs w:val="24"/>
          <w:lang w:val="en-US"/>
        </w:rPr>
        <w:t xml:space="preserve"> </w:t>
      </w:r>
      <w:r w:rsidR="00E84FC0">
        <w:rPr>
          <w:rFonts w:ascii="Times New Roman" w:hAnsi="Times New Roman" w:cs="Times New Roman"/>
          <w:sz w:val="24"/>
          <w:szCs w:val="24"/>
          <w:lang w:val="en-US"/>
        </w:rPr>
        <w:t>w</w:t>
      </w:r>
      <w:r w:rsidR="00E84FC0" w:rsidRPr="00E56060">
        <w:rPr>
          <w:rFonts w:ascii="Times New Roman" w:hAnsi="Times New Roman" w:cs="Times New Roman"/>
          <w:sz w:val="24"/>
          <w:szCs w:val="24"/>
          <w:lang w:val="en-US"/>
        </w:rPr>
        <w:t xml:space="preserve">e </w:t>
      </w:r>
      <w:r w:rsidR="00E84FC0">
        <w:rPr>
          <w:rFonts w:ascii="Times New Roman" w:hAnsi="Times New Roman" w:cs="Times New Roman"/>
          <w:sz w:val="24"/>
          <w:szCs w:val="24"/>
          <w:lang w:val="en-US"/>
        </w:rPr>
        <w:t xml:space="preserve">had established that our method of manipulating and/or measuring the perception of </w:t>
      </w:r>
      <w:del w:id="997" w:author="Elizabeth Marks" w:date="2021-04-29T05:50:00Z">
        <w:r w:rsidR="00E84FC0" w:rsidDel="000C3C07">
          <w:rPr>
            <w:rFonts w:ascii="Times New Roman" w:hAnsi="Times New Roman" w:cs="Times New Roman"/>
            <w:sz w:val="24"/>
            <w:szCs w:val="24"/>
            <w:lang w:val="en-US"/>
          </w:rPr>
          <w:delText xml:space="preserve">CCM’s </w:delText>
        </w:r>
      </w:del>
      <w:ins w:id="998" w:author="Elizabeth Marks" w:date="2021-04-29T05:50:00Z">
        <w:r w:rsidR="000C3C07">
          <w:rPr>
            <w:rFonts w:ascii="Times New Roman" w:hAnsi="Times New Roman" w:cs="Times New Roman"/>
            <w:sz w:val="24"/>
            <w:szCs w:val="24"/>
            <w:lang w:val="en-US"/>
          </w:rPr>
          <w:t>CCM</w:t>
        </w:r>
      </w:ins>
      <w:ins w:id="999" w:author="Elizabeth Marks" w:date="2021-04-30T05:35:00Z">
        <w:r w:rsidR="006B569A">
          <w:rPr>
            <w:rFonts w:ascii="Times New Roman" w:hAnsi="Times New Roman" w:cs="Times New Roman"/>
            <w:sz w:val="24"/>
            <w:szCs w:val="24"/>
            <w:lang w:val="en-US"/>
          </w:rPr>
          <w:t>’</w:t>
        </w:r>
      </w:ins>
      <w:ins w:id="1000" w:author="Elizabeth Marks" w:date="2021-04-29T05:50:00Z">
        <w:r w:rsidR="000C3C07">
          <w:rPr>
            <w:rFonts w:ascii="Times New Roman" w:hAnsi="Times New Roman" w:cs="Times New Roman"/>
            <w:sz w:val="24"/>
            <w:szCs w:val="24"/>
            <w:lang w:val="en-US"/>
          </w:rPr>
          <w:t xml:space="preserve">s </w:t>
        </w:r>
      </w:ins>
      <w:r w:rsidR="00E84FC0">
        <w:rPr>
          <w:rFonts w:ascii="Times New Roman" w:hAnsi="Times New Roman" w:cs="Times New Roman"/>
          <w:sz w:val="24"/>
          <w:szCs w:val="24"/>
          <w:lang w:val="en-US"/>
        </w:rPr>
        <w:t xml:space="preserve">culture based on perks was ineffective. The first item of the manipulation measure had participants rate how strongly they agreed with the statement that CCM provided its employees with considerable perks 7-point </w:t>
      </w:r>
      <w:r w:rsidR="00D70DD4">
        <w:rPr>
          <w:rFonts w:ascii="Times New Roman" w:hAnsi="Times New Roman" w:cs="Times New Roman"/>
          <w:sz w:val="24"/>
          <w:szCs w:val="24"/>
          <w:lang w:val="en-US"/>
        </w:rPr>
        <w:t>Likert</w:t>
      </w:r>
      <w:r w:rsidR="00E84FC0">
        <w:rPr>
          <w:rFonts w:ascii="Times New Roman" w:hAnsi="Times New Roman" w:cs="Times New Roman"/>
          <w:sz w:val="24"/>
          <w:szCs w:val="24"/>
          <w:lang w:val="en-US"/>
        </w:rPr>
        <w:t xml:space="preserve"> scale. While this did not differ between conditions</w:t>
      </w:r>
      <w:ins w:id="1001" w:author="Elizabeth Marks" w:date="2021-04-29T05:53:00Z">
        <w:r w:rsidR="000C3C07">
          <w:rPr>
            <w:rFonts w:ascii="Times New Roman" w:hAnsi="Times New Roman" w:cs="Times New Roman"/>
            <w:sz w:val="24"/>
            <w:szCs w:val="24"/>
            <w:lang w:val="en-US"/>
          </w:rPr>
          <w:t>,</w:t>
        </w:r>
      </w:ins>
      <w:r w:rsidR="00E84FC0">
        <w:rPr>
          <w:rFonts w:ascii="Times New Roman" w:hAnsi="Times New Roman" w:cs="Times New Roman"/>
          <w:sz w:val="24"/>
          <w:szCs w:val="24"/>
          <w:lang w:val="en-US"/>
        </w:rPr>
        <w:t xml:space="preserve"> it did provide an individual measure of each participant</w:t>
      </w:r>
      <w:ins w:id="1002" w:author="Elizabeth Marks" w:date="2021-04-30T05:35:00Z">
        <w:r w:rsidR="006B569A">
          <w:rPr>
            <w:rFonts w:ascii="Times New Roman" w:hAnsi="Times New Roman" w:cs="Times New Roman"/>
            <w:sz w:val="24"/>
            <w:szCs w:val="24"/>
            <w:lang w:val="en-US"/>
          </w:rPr>
          <w:t>’</w:t>
        </w:r>
      </w:ins>
      <w:r w:rsidR="00E84FC0">
        <w:rPr>
          <w:rFonts w:ascii="Times New Roman" w:hAnsi="Times New Roman" w:cs="Times New Roman"/>
          <w:sz w:val="24"/>
          <w:szCs w:val="24"/>
          <w:lang w:val="en-US"/>
        </w:rPr>
        <w:t xml:space="preserve">s perception of perks that could be </w:t>
      </w:r>
      <w:del w:id="1003" w:author="William Hall" w:date="2021-04-29T15:40:00Z">
        <w:r w:rsidR="00E84FC0" w:rsidDel="00DE5069">
          <w:rPr>
            <w:rFonts w:ascii="Times New Roman" w:hAnsi="Times New Roman" w:cs="Times New Roman"/>
            <w:sz w:val="24"/>
            <w:szCs w:val="24"/>
            <w:lang w:val="en-US"/>
          </w:rPr>
          <w:delText xml:space="preserve">tested </w:delText>
        </w:r>
      </w:del>
      <w:ins w:id="1004" w:author="William Hall" w:date="2021-04-29T15:40:00Z">
        <w:r w:rsidR="00DE5069">
          <w:rPr>
            <w:rFonts w:ascii="Times New Roman" w:hAnsi="Times New Roman" w:cs="Times New Roman"/>
            <w:sz w:val="24"/>
            <w:szCs w:val="24"/>
            <w:lang w:val="en-US"/>
          </w:rPr>
          <w:t xml:space="preserve">correlated </w:t>
        </w:r>
      </w:ins>
      <w:del w:id="1005" w:author="William Hall" w:date="2021-04-29T15:41:00Z">
        <w:r w:rsidR="00E84FC0" w:rsidDel="00DE5069">
          <w:rPr>
            <w:rFonts w:ascii="Times New Roman" w:hAnsi="Times New Roman" w:cs="Times New Roman"/>
            <w:sz w:val="24"/>
            <w:szCs w:val="24"/>
            <w:lang w:val="en-US"/>
          </w:rPr>
          <w:delText xml:space="preserve">against </w:delText>
        </w:r>
      </w:del>
      <w:ins w:id="1006" w:author="William Hall" w:date="2021-04-29T15:41:00Z">
        <w:r w:rsidR="00DE5069">
          <w:rPr>
            <w:rFonts w:ascii="Times New Roman" w:hAnsi="Times New Roman" w:cs="Times New Roman"/>
            <w:sz w:val="24"/>
            <w:szCs w:val="24"/>
            <w:lang w:val="en-US"/>
          </w:rPr>
          <w:t xml:space="preserve">with </w:t>
        </w:r>
      </w:ins>
      <w:r w:rsidR="00E84FC0">
        <w:rPr>
          <w:rFonts w:ascii="Times New Roman" w:hAnsi="Times New Roman" w:cs="Times New Roman"/>
          <w:sz w:val="24"/>
          <w:szCs w:val="24"/>
          <w:lang w:val="en-US"/>
        </w:rPr>
        <w:t xml:space="preserve">the perceptions of CCM and </w:t>
      </w:r>
      <w:r w:rsidR="00E84FC0">
        <w:rPr>
          <w:rFonts w:ascii="Times New Roman" w:hAnsi="Times New Roman" w:cs="Times New Roman"/>
          <w:sz w:val="24"/>
          <w:szCs w:val="24"/>
          <w:lang w:val="en-US"/>
        </w:rPr>
        <w:lastRenderedPageBreak/>
        <w:t>attitudes towards John</w:t>
      </w:r>
      <w:del w:id="1007" w:author="Elizabeth Marks" w:date="2021-04-29T05:28:00Z">
        <w:r w:rsidR="00E84FC0" w:rsidDel="00AB7021">
          <w:rPr>
            <w:rFonts w:ascii="Times New Roman" w:hAnsi="Times New Roman" w:cs="Times New Roman"/>
            <w:sz w:val="24"/>
            <w:szCs w:val="24"/>
            <w:lang w:val="en-US"/>
          </w:rPr>
          <w:delText xml:space="preserve"> to see if there were any relationships between the amount of perks perceived and any other factors</w:delText>
        </w:r>
      </w:del>
      <w:r w:rsidR="00E84FC0">
        <w:rPr>
          <w:rFonts w:ascii="Times New Roman" w:hAnsi="Times New Roman" w:cs="Times New Roman"/>
          <w:sz w:val="24"/>
          <w:szCs w:val="24"/>
          <w:lang w:val="en-US"/>
        </w:rPr>
        <w:t>. In addition, the significant difference in how fun participants thought CCM was between conditions provided insight into how their perception of the organization</w:t>
      </w:r>
      <w:ins w:id="1008" w:author="Elizabeth Marks" w:date="2021-04-30T05:35:00Z">
        <w:r w:rsidR="006B569A">
          <w:rPr>
            <w:rFonts w:ascii="Times New Roman" w:hAnsi="Times New Roman" w:cs="Times New Roman"/>
            <w:sz w:val="24"/>
            <w:szCs w:val="24"/>
            <w:lang w:val="en-US"/>
          </w:rPr>
          <w:t>’</w:t>
        </w:r>
      </w:ins>
      <w:r w:rsidR="00E84FC0">
        <w:rPr>
          <w:rFonts w:ascii="Times New Roman" w:hAnsi="Times New Roman" w:cs="Times New Roman"/>
          <w:sz w:val="24"/>
          <w:szCs w:val="24"/>
          <w:lang w:val="en-US"/>
        </w:rPr>
        <w:t>s culture may have changed in response to the perks.</w:t>
      </w:r>
      <w:commentRangeStart w:id="1009"/>
    </w:p>
    <w:p w14:paraId="17818044" w14:textId="344EBA63" w:rsidR="0017653D" w:rsidRPr="0089456A" w:rsidRDefault="00E84FC0">
      <w:pPr>
        <w:spacing w:line="480" w:lineRule="auto"/>
        <w:rPr>
          <w:rFonts w:ascii="Times New Roman" w:hAnsi="Times New Roman" w:cs="Times New Roman"/>
          <w:sz w:val="24"/>
          <w:szCs w:val="24"/>
          <w:lang w:val="en-US"/>
        </w:rPr>
      </w:pPr>
      <w:del w:id="1010" w:author="Elizabeth Marks" w:date="2021-04-29T05:28:00Z">
        <w:r w:rsidDel="00AB7021">
          <w:rPr>
            <w:rFonts w:ascii="Times New Roman" w:hAnsi="Times New Roman" w:cs="Times New Roman"/>
            <w:sz w:val="24"/>
            <w:szCs w:val="24"/>
            <w:lang w:val="en-US"/>
          </w:rPr>
          <w:delText>To better understand the impact of perception of perks and CCM as a fun place looked at the relationships between these two factors and every other measured outcome in the study. In addition to this, we wanted to look at the relationships between every factor involved in order to gain insight for future studies.</w:delText>
        </w:r>
      </w:del>
      <w:r>
        <w:rPr>
          <w:rFonts w:ascii="Times New Roman" w:hAnsi="Times New Roman" w:cs="Times New Roman"/>
          <w:sz w:val="24"/>
          <w:szCs w:val="24"/>
          <w:lang w:val="en-US"/>
        </w:rPr>
        <w:t xml:space="preserve"> With this in mind</w:t>
      </w:r>
      <w:r w:rsidR="00942575">
        <w:rPr>
          <w:rFonts w:ascii="Times New Roman" w:hAnsi="Times New Roman" w:cs="Times New Roman"/>
          <w:sz w:val="24"/>
          <w:szCs w:val="24"/>
          <w:lang w:val="en-US"/>
        </w:rPr>
        <w:t>,</w:t>
      </w:r>
      <w:r>
        <w:rPr>
          <w:rFonts w:ascii="Times New Roman" w:hAnsi="Times New Roman" w:cs="Times New Roman"/>
          <w:sz w:val="24"/>
          <w:szCs w:val="24"/>
          <w:lang w:val="en-US"/>
        </w:rPr>
        <w:t xml:space="preserve"> </w:t>
      </w:r>
      <w:ins w:id="1011" w:author="William Hall" w:date="2021-04-29T15:41:00Z">
        <w:r w:rsidR="00DE5069">
          <w:rPr>
            <w:rFonts w:ascii="Times New Roman" w:hAnsi="Times New Roman" w:cs="Times New Roman"/>
            <w:sz w:val="24"/>
            <w:szCs w:val="24"/>
            <w:lang w:val="en-US"/>
          </w:rPr>
          <w:t xml:space="preserve">a </w:t>
        </w:r>
      </w:ins>
      <w:r>
        <w:rPr>
          <w:rFonts w:ascii="Times New Roman" w:hAnsi="Times New Roman" w:cs="Times New Roman"/>
          <w:sz w:val="24"/>
          <w:szCs w:val="24"/>
          <w:lang w:val="en-US"/>
        </w:rPr>
        <w:t>c</w:t>
      </w:r>
      <w:r w:rsidR="0017653D" w:rsidRPr="0089456A">
        <w:rPr>
          <w:rFonts w:ascii="Times New Roman" w:hAnsi="Times New Roman" w:cs="Times New Roman"/>
          <w:sz w:val="24"/>
          <w:szCs w:val="24"/>
          <w:lang w:val="en-US"/>
        </w:rPr>
        <w:t>orrelational analysis was performed on the quantitative manipulation check</w:t>
      </w:r>
      <w:ins w:id="1012" w:author="Elizabeth Marks" w:date="2021-04-29T05:26:00Z">
        <w:r w:rsidR="00AB7021">
          <w:rPr>
            <w:rFonts w:ascii="Times New Roman" w:hAnsi="Times New Roman" w:cs="Times New Roman"/>
            <w:sz w:val="24"/>
            <w:szCs w:val="24"/>
            <w:lang w:val="en-US"/>
          </w:rPr>
          <w:t>, perception of CCM as a fun workplace and the three key outcome variables</w:t>
        </w:r>
      </w:ins>
      <w:del w:id="1013" w:author="Elizabeth Marks" w:date="2021-04-29T05:26:00Z">
        <w:r w:rsidR="0017653D" w:rsidRPr="0089456A" w:rsidDel="00AB7021">
          <w:rPr>
            <w:rFonts w:ascii="Times New Roman" w:hAnsi="Times New Roman" w:cs="Times New Roman"/>
            <w:sz w:val="24"/>
            <w:szCs w:val="24"/>
            <w:lang w:val="en-US"/>
          </w:rPr>
          <w:delText xml:space="preserve"> and all 19 outcome variables, including the 6 key outcome variables and the 13 exploratory items. These can be seen in Tables </w:delText>
        </w:r>
        <w:r w:rsidR="005551BE" w:rsidDel="00AB7021">
          <w:rPr>
            <w:rFonts w:ascii="Times New Roman" w:hAnsi="Times New Roman" w:cs="Times New Roman"/>
            <w:sz w:val="24"/>
            <w:szCs w:val="24"/>
            <w:lang w:val="en-US"/>
          </w:rPr>
          <w:delText>D</w:delText>
        </w:r>
        <w:r w:rsidR="0017653D" w:rsidRPr="0089456A" w:rsidDel="00AB7021">
          <w:rPr>
            <w:rFonts w:ascii="Times New Roman" w:hAnsi="Times New Roman" w:cs="Times New Roman"/>
            <w:sz w:val="24"/>
            <w:szCs w:val="24"/>
            <w:lang w:val="en-US"/>
          </w:rPr>
          <w:delText xml:space="preserve">3 and </w:delText>
        </w:r>
        <w:r w:rsidR="005551BE" w:rsidDel="00AB7021">
          <w:rPr>
            <w:rFonts w:ascii="Times New Roman" w:hAnsi="Times New Roman" w:cs="Times New Roman"/>
            <w:sz w:val="24"/>
            <w:szCs w:val="24"/>
            <w:lang w:val="en-US"/>
          </w:rPr>
          <w:delText>D</w:delText>
        </w:r>
        <w:r w:rsidR="0017653D" w:rsidRPr="0089456A" w:rsidDel="00AB7021">
          <w:rPr>
            <w:rFonts w:ascii="Times New Roman" w:hAnsi="Times New Roman" w:cs="Times New Roman"/>
            <w:sz w:val="24"/>
            <w:szCs w:val="24"/>
            <w:lang w:val="en-US"/>
          </w:rPr>
          <w:delText>4</w:delText>
        </w:r>
      </w:del>
      <w:r w:rsidR="0017653D" w:rsidRPr="0089456A">
        <w:rPr>
          <w:rFonts w:ascii="Times New Roman" w:hAnsi="Times New Roman" w:cs="Times New Roman"/>
          <w:sz w:val="24"/>
          <w:szCs w:val="24"/>
          <w:lang w:val="en-US"/>
        </w:rPr>
        <w:t xml:space="preserve">. </w:t>
      </w:r>
      <w:commentRangeEnd w:id="1009"/>
      <w:r w:rsidR="00DE5069">
        <w:rPr>
          <w:rStyle w:val="CommentReference"/>
        </w:rPr>
        <w:commentReference w:id="1009"/>
      </w:r>
      <w:commentRangeStart w:id="1014"/>
      <w:ins w:id="1015" w:author="Elizabeth Marks" w:date="2021-04-30T02:39:00Z">
        <w:r w:rsidR="00B03C9D">
          <w:rPr>
            <w:rFonts w:ascii="Times New Roman" w:hAnsi="Times New Roman" w:cs="Times New Roman"/>
            <w:sz w:val="24"/>
            <w:szCs w:val="24"/>
            <w:lang w:val="en-US"/>
          </w:rPr>
          <w:t xml:space="preserve">Relationships between the perceptions of perks and perception of CCM as a fun workplace may provide </w:t>
        </w:r>
      </w:ins>
      <w:ins w:id="1016" w:author="Elizabeth Marks" w:date="2021-04-30T02:40:00Z">
        <w:r w:rsidR="00B03C9D">
          <w:rPr>
            <w:rFonts w:ascii="Times New Roman" w:hAnsi="Times New Roman" w:cs="Times New Roman"/>
            <w:sz w:val="24"/>
            <w:szCs w:val="24"/>
            <w:lang w:val="en-US"/>
          </w:rPr>
          <w:t>insight into the involvement of perks in forming perceptions of organizational culture. The correlational analysis of these two measures and our three key outcome variables</w:t>
        </w:r>
      </w:ins>
      <w:ins w:id="1017" w:author="Elizabeth Marks" w:date="2021-04-30T02:41:00Z">
        <w:r w:rsidR="00B03C9D">
          <w:rPr>
            <w:rFonts w:ascii="Times New Roman" w:hAnsi="Times New Roman" w:cs="Times New Roman"/>
            <w:sz w:val="24"/>
            <w:szCs w:val="24"/>
            <w:lang w:val="en-US"/>
          </w:rPr>
          <w:t xml:space="preserve"> can inform us as to whether the perception of CCM</w:t>
        </w:r>
      </w:ins>
      <w:ins w:id="1018" w:author="Elizabeth Marks" w:date="2021-04-30T05:35:00Z">
        <w:r w:rsidR="006B569A">
          <w:rPr>
            <w:rFonts w:ascii="Times New Roman" w:hAnsi="Times New Roman" w:cs="Times New Roman"/>
            <w:sz w:val="24"/>
            <w:szCs w:val="24"/>
            <w:lang w:val="en-US"/>
          </w:rPr>
          <w:t>’</w:t>
        </w:r>
      </w:ins>
      <w:ins w:id="1019" w:author="Elizabeth Marks" w:date="2021-04-30T02:41:00Z">
        <w:r w:rsidR="00B03C9D">
          <w:rPr>
            <w:rFonts w:ascii="Times New Roman" w:hAnsi="Times New Roman" w:cs="Times New Roman"/>
            <w:sz w:val="24"/>
            <w:szCs w:val="24"/>
            <w:lang w:val="en-US"/>
          </w:rPr>
          <w:t>s culture is related to negative outcomes relating to the justific</w:t>
        </w:r>
      </w:ins>
      <w:ins w:id="1020" w:author="Elizabeth Marks" w:date="2021-04-30T02:42:00Z">
        <w:r w:rsidR="00B03C9D">
          <w:rPr>
            <w:rFonts w:ascii="Times New Roman" w:hAnsi="Times New Roman" w:cs="Times New Roman"/>
            <w:sz w:val="24"/>
            <w:szCs w:val="24"/>
            <w:lang w:val="en-US"/>
          </w:rPr>
          <w:t xml:space="preserve">ation of unfair treatment towards employees despite the ineffective manipulation. </w:t>
        </w:r>
      </w:ins>
      <w:commentRangeEnd w:id="1014"/>
      <w:r w:rsidR="007B383E">
        <w:rPr>
          <w:rStyle w:val="CommentReference"/>
        </w:rPr>
        <w:commentReference w:id="1014"/>
      </w:r>
    </w:p>
    <w:p w14:paraId="5E2267B3" w14:textId="0CFAFF6B" w:rsidR="0017653D" w:rsidRPr="0089456A" w:rsidDel="00AB7021" w:rsidRDefault="0017653D" w:rsidP="0017653D">
      <w:pPr>
        <w:spacing w:line="480" w:lineRule="auto"/>
        <w:rPr>
          <w:del w:id="1021" w:author="Elizabeth Marks" w:date="2021-04-29T05:27:00Z"/>
          <w:rFonts w:ascii="Times New Roman" w:hAnsi="Times New Roman" w:cs="Times New Roman"/>
          <w:sz w:val="24"/>
          <w:szCs w:val="24"/>
          <w:lang w:val="en-US"/>
        </w:rPr>
      </w:pPr>
      <w:r w:rsidRPr="0089456A">
        <w:rPr>
          <w:rFonts w:ascii="Times New Roman" w:hAnsi="Times New Roman" w:cs="Times New Roman"/>
          <w:sz w:val="24"/>
          <w:szCs w:val="24"/>
          <w:lang w:val="en-US"/>
        </w:rPr>
        <w:tab/>
      </w:r>
      <w:del w:id="1022" w:author="Elizabeth Marks" w:date="2021-04-29T05:28:00Z">
        <w:r w:rsidRPr="0089456A" w:rsidDel="00AB7021">
          <w:rPr>
            <w:rFonts w:ascii="Times New Roman" w:hAnsi="Times New Roman" w:cs="Times New Roman"/>
            <w:b/>
            <w:bCs/>
            <w:sz w:val="24"/>
            <w:szCs w:val="24"/>
            <w:lang w:val="en-US"/>
          </w:rPr>
          <w:delText xml:space="preserve">Key outcome variables. </w:delText>
        </w:r>
        <w:r w:rsidR="00DC238C" w:rsidDel="00AB7021">
          <w:rPr>
            <w:rFonts w:ascii="Times New Roman" w:hAnsi="Times New Roman" w:cs="Times New Roman"/>
            <w:sz w:val="24"/>
            <w:szCs w:val="24"/>
            <w:lang w:val="en-US"/>
          </w:rPr>
          <w:delText xml:space="preserve">Within Tables </w:delText>
        </w:r>
        <w:r w:rsidR="005551BE" w:rsidDel="00AB7021">
          <w:rPr>
            <w:rFonts w:ascii="Times New Roman" w:hAnsi="Times New Roman" w:cs="Times New Roman"/>
            <w:sz w:val="24"/>
            <w:szCs w:val="24"/>
            <w:lang w:val="en-US"/>
          </w:rPr>
          <w:delText>D</w:delText>
        </w:r>
        <w:r w:rsidR="00DC238C" w:rsidDel="00AB7021">
          <w:rPr>
            <w:rFonts w:ascii="Times New Roman" w:hAnsi="Times New Roman" w:cs="Times New Roman"/>
            <w:sz w:val="24"/>
            <w:szCs w:val="24"/>
            <w:lang w:val="en-US"/>
          </w:rPr>
          <w:delText xml:space="preserve">3 and </w:delText>
        </w:r>
        <w:r w:rsidR="005551BE" w:rsidDel="00AB7021">
          <w:rPr>
            <w:rFonts w:ascii="Times New Roman" w:hAnsi="Times New Roman" w:cs="Times New Roman"/>
            <w:sz w:val="24"/>
            <w:szCs w:val="24"/>
            <w:lang w:val="en-US"/>
          </w:rPr>
          <w:delText>D</w:delText>
        </w:r>
        <w:r w:rsidR="00DC238C" w:rsidDel="00AB7021">
          <w:rPr>
            <w:rFonts w:ascii="Times New Roman" w:hAnsi="Times New Roman" w:cs="Times New Roman"/>
            <w:sz w:val="24"/>
            <w:szCs w:val="24"/>
            <w:lang w:val="en-US"/>
          </w:rPr>
          <w:delText>4, i</w:delText>
        </w:r>
        <w:commentRangeStart w:id="1023"/>
        <w:r w:rsidRPr="0089456A" w:rsidDel="00AB7021">
          <w:rPr>
            <w:rFonts w:ascii="Times New Roman" w:hAnsi="Times New Roman" w:cs="Times New Roman"/>
            <w:sz w:val="24"/>
            <w:szCs w:val="24"/>
            <w:lang w:val="en-US"/>
          </w:rPr>
          <w:delText xml:space="preserve">tems 2-7 </w:delText>
        </w:r>
        <w:commentRangeEnd w:id="1023"/>
        <w:r w:rsidRPr="0089456A" w:rsidDel="00AB7021">
          <w:rPr>
            <w:rStyle w:val="CommentReference"/>
            <w:rFonts w:ascii="Times New Roman" w:hAnsi="Times New Roman" w:cs="Times New Roman"/>
            <w:sz w:val="24"/>
            <w:szCs w:val="24"/>
          </w:rPr>
          <w:commentReference w:id="1023"/>
        </w:r>
        <w:r w:rsidRPr="0089456A" w:rsidDel="00AB7021">
          <w:rPr>
            <w:rFonts w:ascii="Times New Roman" w:hAnsi="Times New Roman" w:cs="Times New Roman"/>
            <w:sz w:val="24"/>
            <w:szCs w:val="24"/>
            <w:lang w:val="en-US"/>
          </w:rPr>
          <w:delText xml:space="preserve">encompass the key outcome variables from the studies three main hypotheses. </w:delText>
        </w:r>
      </w:del>
      <w:del w:id="1024" w:author="Elizabeth Marks" w:date="2021-04-30T02:49:00Z">
        <w:r w:rsidRPr="0089456A" w:rsidDel="00B03C9D">
          <w:rPr>
            <w:rFonts w:ascii="Times New Roman" w:hAnsi="Times New Roman" w:cs="Times New Roman"/>
            <w:sz w:val="24"/>
            <w:szCs w:val="24"/>
            <w:lang w:val="en-US"/>
          </w:rPr>
          <w:delText>With regards to the quantitative manipulation chec</w:delText>
        </w:r>
      </w:del>
      <w:ins w:id="1025" w:author="Elizabeth Marks" w:date="2021-04-30T02:49:00Z">
        <w:r w:rsidR="000604C2">
          <w:rPr>
            <w:rFonts w:ascii="Times New Roman" w:hAnsi="Times New Roman" w:cs="Times New Roman"/>
            <w:sz w:val="24"/>
            <w:szCs w:val="24"/>
            <w:lang w:val="en-US"/>
          </w:rPr>
          <w:t xml:space="preserve"> </w:t>
        </w:r>
      </w:ins>
      <w:del w:id="1026" w:author="Elizabeth Marks" w:date="2021-04-30T02:49:00Z">
        <w:r w:rsidRPr="0089456A" w:rsidDel="00B03C9D">
          <w:rPr>
            <w:rFonts w:ascii="Times New Roman" w:hAnsi="Times New Roman" w:cs="Times New Roman"/>
            <w:sz w:val="24"/>
            <w:szCs w:val="24"/>
            <w:lang w:val="en-US"/>
          </w:rPr>
          <w:delText>k</w:delText>
        </w:r>
      </w:del>
      <w:del w:id="1027" w:author="Elizabeth Marks" w:date="2021-04-30T05:33:00Z">
        <w:r w:rsidRPr="0089456A" w:rsidDel="006B569A">
          <w:rPr>
            <w:rFonts w:ascii="Times New Roman" w:hAnsi="Times New Roman" w:cs="Times New Roman"/>
            <w:sz w:val="24"/>
            <w:szCs w:val="24"/>
            <w:lang w:val="en-US"/>
          </w:rPr>
          <w:delText xml:space="preserve">, </w:delText>
        </w:r>
      </w:del>
      <w:ins w:id="1028" w:author="Elizabeth Marks" w:date="2021-04-30T05:33:00Z">
        <w:r w:rsidR="006B569A">
          <w:rPr>
            <w:rFonts w:ascii="Times New Roman" w:hAnsi="Times New Roman" w:cs="Times New Roman"/>
            <w:sz w:val="24"/>
            <w:szCs w:val="24"/>
            <w:lang w:val="en-US"/>
          </w:rPr>
          <w:t>T</w:t>
        </w:r>
      </w:ins>
      <w:del w:id="1029" w:author="Elizabeth Marks" w:date="2021-04-30T05:33:00Z">
        <w:r w:rsidRPr="0089456A" w:rsidDel="006B569A">
          <w:rPr>
            <w:rFonts w:ascii="Times New Roman" w:hAnsi="Times New Roman" w:cs="Times New Roman"/>
            <w:sz w:val="24"/>
            <w:szCs w:val="24"/>
            <w:lang w:val="en-US"/>
          </w:rPr>
          <w:delText>t</w:delText>
        </w:r>
      </w:del>
      <w:r w:rsidRPr="0089456A">
        <w:rPr>
          <w:rFonts w:ascii="Times New Roman" w:hAnsi="Times New Roman" w:cs="Times New Roman"/>
          <w:sz w:val="24"/>
          <w:szCs w:val="24"/>
          <w:lang w:val="en-US"/>
        </w:rPr>
        <w:t xml:space="preserve">he only item that was significantly correlated </w:t>
      </w:r>
      <w:ins w:id="1030" w:author="Elizabeth Marks" w:date="2021-04-30T05:33:00Z">
        <w:r w:rsidR="006B569A">
          <w:rPr>
            <w:rFonts w:ascii="Times New Roman" w:hAnsi="Times New Roman" w:cs="Times New Roman"/>
            <w:sz w:val="24"/>
            <w:szCs w:val="24"/>
            <w:lang w:val="en-US"/>
          </w:rPr>
          <w:t>with the belief that CCM offered considerable perks</w:t>
        </w:r>
        <w:r w:rsidR="006B569A" w:rsidRPr="0089456A">
          <w:rPr>
            <w:rFonts w:ascii="Times New Roman" w:hAnsi="Times New Roman" w:cs="Times New Roman"/>
            <w:sz w:val="24"/>
            <w:szCs w:val="24"/>
            <w:lang w:val="en-US"/>
          </w:rPr>
          <w:t xml:space="preserve"> </w:t>
        </w:r>
      </w:ins>
      <w:r w:rsidRPr="0089456A">
        <w:rPr>
          <w:rFonts w:ascii="Times New Roman" w:hAnsi="Times New Roman" w:cs="Times New Roman"/>
          <w:sz w:val="24"/>
          <w:szCs w:val="24"/>
          <w:lang w:val="en-US"/>
        </w:rPr>
        <w:t xml:space="preserve">was the second item in the </w:t>
      </w:r>
      <w:ins w:id="1031" w:author="Elizabeth Marks" w:date="2021-04-30T05:33:00Z">
        <w:r w:rsidR="006B569A">
          <w:rPr>
            <w:rFonts w:ascii="Times New Roman" w:hAnsi="Times New Roman" w:cs="Times New Roman"/>
            <w:sz w:val="24"/>
            <w:szCs w:val="24"/>
            <w:lang w:val="en-US"/>
          </w:rPr>
          <w:t>e</w:t>
        </w:r>
      </w:ins>
      <w:del w:id="1032" w:author="Elizabeth Marks" w:date="2021-04-30T05:33:00Z">
        <w:r w:rsidRPr="0089456A" w:rsidDel="006B569A">
          <w:rPr>
            <w:rFonts w:ascii="Times New Roman" w:hAnsi="Times New Roman" w:cs="Times New Roman"/>
            <w:sz w:val="24"/>
            <w:szCs w:val="24"/>
            <w:lang w:val="en-US"/>
          </w:rPr>
          <w:delText>E</w:delText>
        </w:r>
      </w:del>
      <w:r w:rsidRPr="0089456A">
        <w:rPr>
          <w:rFonts w:ascii="Times New Roman" w:hAnsi="Times New Roman" w:cs="Times New Roman"/>
          <w:sz w:val="24"/>
          <w:szCs w:val="24"/>
          <w:lang w:val="en-US"/>
        </w:rPr>
        <w:t>xpectations of</w:t>
      </w:r>
      <w:ins w:id="1033" w:author="Elizabeth Marks" w:date="2021-04-30T05:33:00Z">
        <w:r w:rsidR="006B569A">
          <w:rPr>
            <w:rFonts w:ascii="Times New Roman" w:hAnsi="Times New Roman" w:cs="Times New Roman"/>
            <w:sz w:val="24"/>
            <w:szCs w:val="24"/>
            <w:lang w:val="en-US"/>
          </w:rPr>
          <w:t xml:space="preserve"> p</w:t>
        </w:r>
      </w:ins>
      <w:del w:id="1034" w:author="Elizabeth Marks" w:date="2021-04-30T05:33:00Z">
        <w:r w:rsidRPr="0089456A" w:rsidDel="006B569A">
          <w:rPr>
            <w:rFonts w:ascii="Times New Roman" w:hAnsi="Times New Roman" w:cs="Times New Roman"/>
            <w:sz w:val="24"/>
            <w:szCs w:val="24"/>
            <w:lang w:val="en-US"/>
          </w:rPr>
          <w:delText xml:space="preserve"> P</w:delText>
        </w:r>
      </w:del>
      <w:r w:rsidRPr="0089456A">
        <w:rPr>
          <w:rFonts w:ascii="Times New Roman" w:hAnsi="Times New Roman" w:cs="Times New Roman"/>
          <w:sz w:val="24"/>
          <w:szCs w:val="24"/>
          <w:lang w:val="en-US"/>
        </w:rPr>
        <w:t>erfectionism measure</w:t>
      </w:r>
      <w:ins w:id="1035" w:author="Elizabeth Marks" w:date="2021-04-29T05:29:00Z">
        <w:r w:rsidR="00AB7021">
          <w:rPr>
            <w:rFonts w:ascii="Times New Roman" w:hAnsi="Times New Roman" w:cs="Times New Roman"/>
            <w:sz w:val="24"/>
            <w:szCs w:val="24"/>
            <w:lang w:val="en-US"/>
          </w:rPr>
          <w:t xml:space="preserve"> </w:t>
        </w:r>
      </w:ins>
      <w:ins w:id="1036" w:author="Elizabeth Marks" w:date="2021-04-29T05:31:00Z">
        <w:r w:rsidR="00AB7021">
          <w:rPr>
            <w:rFonts w:ascii="Times New Roman" w:hAnsi="Times New Roman" w:cs="Times New Roman"/>
            <w:sz w:val="24"/>
            <w:szCs w:val="24"/>
            <w:lang w:val="en-US"/>
          </w:rPr>
          <w:t>(</w:t>
        </w:r>
        <w:r w:rsidR="00AB7021">
          <w:rPr>
            <w:rFonts w:ascii="Times New Roman" w:hAnsi="Times New Roman" w:cs="Times New Roman"/>
            <w:i/>
            <w:iCs/>
            <w:sz w:val="24"/>
            <w:szCs w:val="24"/>
            <w:lang w:val="en-US"/>
          </w:rPr>
          <w:t xml:space="preserve">r </w:t>
        </w:r>
        <w:r w:rsidR="00AB7021">
          <w:rPr>
            <w:rFonts w:ascii="Times New Roman" w:hAnsi="Times New Roman" w:cs="Times New Roman"/>
            <w:sz w:val="24"/>
            <w:szCs w:val="24"/>
            <w:lang w:val="en-US"/>
          </w:rPr>
          <w:t xml:space="preserve">= .26, </w:t>
        </w:r>
        <w:r w:rsidR="00AB7021">
          <w:rPr>
            <w:rFonts w:ascii="Times New Roman" w:hAnsi="Times New Roman" w:cs="Times New Roman"/>
            <w:i/>
            <w:iCs/>
            <w:sz w:val="24"/>
            <w:szCs w:val="24"/>
            <w:lang w:val="en-US"/>
          </w:rPr>
          <w:t>p</w:t>
        </w:r>
        <w:r w:rsidR="00AB7021">
          <w:rPr>
            <w:rFonts w:ascii="Times New Roman" w:hAnsi="Times New Roman" w:cs="Times New Roman"/>
            <w:sz w:val="24"/>
            <w:szCs w:val="24"/>
            <w:lang w:val="en-US"/>
          </w:rPr>
          <w:t xml:space="preserve"> &lt; .</w:t>
        </w:r>
      </w:ins>
      <w:ins w:id="1037" w:author="Elizabeth Marks" w:date="2021-04-29T05:36:00Z">
        <w:r w:rsidR="00A05792">
          <w:rPr>
            <w:rFonts w:ascii="Times New Roman" w:hAnsi="Times New Roman" w:cs="Times New Roman"/>
            <w:sz w:val="24"/>
            <w:szCs w:val="24"/>
            <w:lang w:val="en-US"/>
          </w:rPr>
          <w:t>0</w:t>
        </w:r>
      </w:ins>
      <w:ins w:id="1038" w:author="Elizabeth Marks" w:date="2021-04-29T05:31:00Z">
        <w:r w:rsidR="00AB7021">
          <w:rPr>
            <w:rFonts w:ascii="Times New Roman" w:hAnsi="Times New Roman" w:cs="Times New Roman"/>
            <w:sz w:val="24"/>
            <w:szCs w:val="24"/>
            <w:lang w:val="en-US"/>
          </w:rPr>
          <w:t>01)</w:t>
        </w:r>
      </w:ins>
      <w:del w:id="1039" w:author="Elizabeth Marks" w:date="2021-04-30T02:49:00Z">
        <w:r w:rsidRPr="0089456A" w:rsidDel="00B03C9D">
          <w:rPr>
            <w:rFonts w:ascii="Times New Roman" w:hAnsi="Times New Roman" w:cs="Times New Roman"/>
            <w:sz w:val="24"/>
            <w:szCs w:val="24"/>
            <w:lang w:val="en-US"/>
          </w:rPr>
          <w:delText>.</w:delText>
        </w:r>
      </w:del>
      <w:ins w:id="1040" w:author="Elizabeth Marks" w:date="2021-04-30T02:46:00Z">
        <w:r w:rsidR="00B03C9D">
          <w:rPr>
            <w:rFonts w:ascii="Times New Roman" w:hAnsi="Times New Roman" w:cs="Times New Roman"/>
            <w:sz w:val="24"/>
            <w:szCs w:val="24"/>
            <w:lang w:val="en-US"/>
          </w:rPr>
          <w:t>.</w:t>
        </w:r>
      </w:ins>
      <w:r w:rsidRPr="0089456A">
        <w:rPr>
          <w:rFonts w:ascii="Times New Roman" w:hAnsi="Times New Roman" w:cs="Times New Roman"/>
          <w:sz w:val="24"/>
          <w:szCs w:val="24"/>
          <w:lang w:val="en-US"/>
        </w:rPr>
        <w:t xml:space="preserve"> </w:t>
      </w:r>
      <w:commentRangeStart w:id="1041"/>
      <w:commentRangeStart w:id="1042"/>
      <w:del w:id="1043" w:author="Elizabeth Marks" w:date="2021-04-29T05:26:00Z">
        <w:r w:rsidRPr="0089456A" w:rsidDel="00AB7021">
          <w:rPr>
            <w:rFonts w:ascii="Times New Roman" w:hAnsi="Times New Roman" w:cs="Times New Roman"/>
            <w:sz w:val="24"/>
            <w:szCs w:val="24"/>
            <w:lang w:val="en-US"/>
          </w:rPr>
          <w:delText>The belief that it was fair for CCM to hold it</w:delText>
        </w:r>
        <w:r w:rsidR="00284CBD" w:rsidDel="00AB7021">
          <w:rPr>
            <w:rFonts w:ascii="Times New Roman" w:hAnsi="Times New Roman" w:cs="Times New Roman"/>
            <w:sz w:val="24"/>
            <w:szCs w:val="24"/>
            <w:lang w:val="en-US"/>
          </w:rPr>
          <w:delText>'</w:delText>
        </w:r>
        <w:r w:rsidRPr="0089456A" w:rsidDel="00AB7021">
          <w:rPr>
            <w:rFonts w:ascii="Times New Roman" w:hAnsi="Times New Roman" w:cs="Times New Roman"/>
            <w:sz w:val="24"/>
            <w:szCs w:val="24"/>
            <w:lang w:val="en-US"/>
          </w:rPr>
          <w:delText>s employees to higher standard than the rest of the industry was positively correlated to the perception that CCM provided its employees with considerable perks (</w:delText>
        </w:r>
        <w:r w:rsidRPr="00942575" w:rsidDel="00AB7021">
          <w:rPr>
            <w:rFonts w:ascii="Times New Roman" w:hAnsi="Times New Roman" w:cs="Times New Roman"/>
            <w:i/>
            <w:iCs/>
            <w:sz w:val="24"/>
            <w:szCs w:val="24"/>
            <w:lang w:val="en-US"/>
          </w:rPr>
          <w:delText>r</w:delText>
        </w:r>
        <w:r w:rsidRPr="0089456A" w:rsidDel="00AB7021">
          <w:rPr>
            <w:rFonts w:ascii="Times New Roman" w:hAnsi="Times New Roman" w:cs="Times New Roman"/>
            <w:sz w:val="24"/>
            <w:szCs w:val="24"/>
            <w:lang w:val="en-US"/>
          </w:rPr>
          <w:delText xml:space="preserve"> = .26, </w:delText>
        </w:r>
        <w:r w:rsidRPr="00942575" w:rsidDel="00AB7021">
          <w:rPr>
            <w:rFonts w:ascii="Times New Roman" w:hAnsi="Times New Roman" w:cs="Times New Roman"/>
            <w:i/>
            <w:iCs/>
            <w:sz w:val="24"/>
            <w:szCs w:val="24"/>
            <w:lang w:val="en-US"/>
          </w:rPr>
          <w:delText>p</w:delText>
        </w:r>
        <w:r w:rsidRPr="0089456A" w:rsidDel="00AB7021">
          <w:rPr>
            <w:rFonts w:ascii="Times New Roman" w:hAnsi="Times New Roman" w:cs="Times New Roman"/>
            <w:sz w:val="24"/>
            <w:szCs w:val="24"/>
            <w:lang w:val="en-US"/>
          </w:rPr>
          <w:delText xml:space="preserve"> &lt; .001).</w:delText>
        </w:r>
      </w:del>
    </w:p>
    <w:p w14:paraId="43FE8548" w14:textId="310CB217" w:rsidR="00AB7021" w:rsidRPr="0089456A" w:rsidRDefault="0017653D">
      <w:pPr>
        <w:spacing w:line="480" w:lineRule="auto"/>
        <w:rPr>
          <w:rFonts w:ascii="Times New Roman" w:hAnsi="Times New Roman" w:cs="Times New Roman"/>
          <w:sz w:val="24"/>
          <w:szCs w:val="24"/>
          <w:lang w:val="en-US"/>
        </w:rPr>
      </w:pPr>
      <w:del w:id="1044" w:author="Elizabeth Marks" w:date="2021-04-29T05:27:00Z">
        <w:r w:rsidRPr="0089456A" w:rsidDel="00AB7021">
          <w:rPr>
            <w:rFonts w:ascii="Times New Roman" w:hAnsi="Times New Roman" w:cs="Times New Roman"/>
            <w:sz w:val="24"/>
            <w:szCs w:val="24"/>
            <w:lang w:val="en-US"/>
          </w:rPr>
          <w:tab/>
        </w:r>
        <w:r w:rsidRPr="0089456A" w:rsidDel="00AB7021">
          <w:rPr>
            <w:rFonts w:ascii="Times New Roman" w:hAnsi="Times New Roman" w:cs="Times New Roman"/>
            <w:b/>
            <w:sz w:val="24"/>
            <w:szCs w:val="24"/>
            <w:lang w:val="en-US"/>
          </w:rPr>
          <w:delText xml:space="preserve">Relationships between perception of perks and exploratory items measuring </w:delText>
        </w:r>
        <w:r w:rsidRPr="0089456A" w:rsidDel="00AB7021">
          <w:rPr>
            <w:rFonts w:ascii="Times New Roman" w:hAnsi="Times New Roman" w:cs="Times New Roman"/>
            <w:b/>
            <w:bCs/>
            <w:sz w:val="24"/>
            <w:szCs w:val="24"/>
          </w:rPr>
          <w:delText xml:space="preserve">attitudes or perceptions of CCM. </w:delText>
        </w:r>
        <w:r w:rsidRPr="0089456A" w:rsidDel="00AB7021">
          <w:rPr>
            <w:rFonts w:ascii="Times New Roman" w:hAnsi="Times New Roman" w:cs="Times New Roman"/>
            <w:sz w:val="24"/>
            <w:szCs w:val="24"/>
          </w:rPr>
          <w:delText xml:space="preserve">Within Tables </w:delText>
        </w:r>
        <w:r w:rsidR="005551BE" w:rsidDel="00AB7021">
          <w:rPr>
            <w:rFonts w:ascii="Times New Roman" w:hAnsi="Times New Roman" w:cs="Times New Roman"/>
            <w:sz w:val="24"/>
            <w:szCs w:val="24"/>
          </w:rPr>
          <w:delText>D</w:delText>
        </w:r>
        <w:r w:rsidRPr="0089456A" w:rsidDel="00AB7021">
          <w:rPr>
            <w:rFonts w:ascii="Times New Roman" w:hAnsi="Times New Roman" w:cs="Times New Roman"/>
            <w:sz w:val="24"/>
            <w:szCs w:val="24"/>
          </w:rPr>
          <w:delText xml:space="preserve">3 and </w:delText>
        </w:r>
        <w:r w:rsidR="005551BE" w:rsidDel="00AB7021">
          <w:rPr>
            <w:rFonts w:ascii="Times New Roman" w:hAnsi="Times New Roman" w:cs="Times New Roman"/>
            <w:sz w:val="24"/>
            <w:szCs w:val="24"/>
          </w:rPr>
          <w:delText>D</w:delText>
        </w:r>
        <w:r w:rsidRPr="0089456A" w:rsidDel="00AB7021">
          <w:rPr>
            <w:rFonts w:ascii="Times New Roman" w:hAnsi="Times New Roman" w:cs="Times New Roman"/>
            <w:sz w:val="24"/>
            <w:szCs w:val="24"/>
          </w:rPr>
          <w:delText xml:space="preserve">4, items 12, 17 and 18 measure positive perceptions of CCM. The belief that CCM seemed like a highly desirable employer in their field (item 12) was significantly and positively correlated to the </w:delText>
        </w:r>
        <w:r w:rsidRPr="0089456A" w:rsidDel="00AB7021">
          <w:rPr>
            <w:rFonts w:ascii="Times New Roman" w:hAnsi="Times New Roman" w:cs="Times New Roman"/>
            <w:sz w:val="24"/>
            <w:szCs w:val="24"/>
            <w:lang w:val="en-US"/>
          </w:rPr>
          <w:delText>perception that CCM provided its employees with considerable perks (</w:delText>
        </w:r>
        <w:r w:rsidRPr="0089456A" w:rsidDel="00AB7021">
          <w:rPr>
            <w:rFonts w:ascii="Times New Roman" w:hAnsi="Times New Roman" w:cs="Times New Roman"/>
            <w:i/>
            <w:iCs/>
            <w:sz w:val="24"/>
            <w:szCs w:val="24"/>
            <w:lang w:val="en-US"/>
          </w:rPr>
          <w:delText>r</w:delText>
        </w:r>
        <w:r w:rsidRPr="0089456A" w:rsidDel="00AB7021">
          <w:rPr>
            <w:rFonts w:ascii="Times New Roman" w:hAnsi="Times New Roman" w:cs="Times New Roman"/>
            <w:sz w:val="24"/>
            <w:szCs w:val="24"/>
            <w:lang w:val="en-US"/>
          </w:rPr>
          <w:delText xml:space="preserve"> = .40, </w:delText>
        </w:r>
        <w:r w:rsidRPr="0089456A" w:rsidDel="00AB7021">
          <w:rPr>
            <w:rFonts w:ascii="Times New Roman" w:hAnsi="Times New Roman" w:cs="Times New Roman"/>
            <w:i/>
            <w:iCs/>
            <w:sz w:val="24"/>
            <w:szCs w:val="24"/>
            <w:lang w:val="en-US"/>
          </w:rPr>
          <w:delText>p</w:delText>
        </w:r>
        <w:r w:rsidRPr="0089456A" w:rsidDel="00AB7021">
          <w:rPr>
            <w:rFonts w:ascii="Times New Roman" w:hAnsi="Times New Roman" w:cs="Times New Roman"/>
            <w:sz w:val="24"/>
            <w:szCs w:val="24"/>
            <w:lang w:val="en-US"/>
          </w:rPr>
          <w:delText xml:space="preserve"> &lt; .001). It was also positively correlated each item relating to the studies key outcomes and all exploratory items measuring positive perceptions of CCM and increased expectations on John with the sole exception of the number of work hours participants believed John should work on a typical week (Item 10). Similarly, both the</w:delText>
        </w:r>
      </w:del>
      <w:del w:id="1045" w:author="Elizabeth Marks" w:date="2021-04-30T02:47:00Z">
        <w:r w:rsidRPr="0089456A" w:rsidDel="00B03C9D">
          <w:rPr>
            <w:rFonts w:ascii="Times New Roman" w:hAnsi="Times New Roman" w:cs="Times New Roman"/>
            <w:sz w:val="24"/>
            <w:szCs w:val="24"/>
            <w:lang w:val="en-US"/>
          </w:rPr>
          <w:delText xml:space="preserve"> belief that </w:delText>
        </w:r>
      </w:del>
      <w:del w:id="1046" w:author="Elizabeth Marks" w:date="2021-04-30T20:54:00Z">
        <w:r w:rsidRPr="0089456A" w:rsidDel="00A43B2C">
          <w:rPr>
            <w:rFonts w:ascii="Times New Roman" w:hAnsi="Times New Roman" w:cs="Times New Roman"/>
            <w:sz w:val="24"/>
            <w:szCs w:val="24"/>
            <w:lang w:val="en-US"/>
          </w:rPr>
          <w:delText xml:space="preserve">CCM </w:delText>
        </w:r>
      </w:del>
      <w:del w:id="1047" w:author="Elizabeth Marks" w:date="2021-04-30T02:48:00Z">
        <w:r w:rsidRPr="0089456A" w:rsidDel="00B03C9D">
          <w:rPr>
            <w:rFonts w:ascii="Times New Roman" w:hAnsi="Times New Roman" w:cs="Times New Roman"/>
            <w:sz w:val="24"/>
            <w:szCs w:val="24"/>
            <w:lang w:val="en-US"/>
          </w:rPr>
          <w:delText>w</w:delText>
        </w:r>
      </w:del>
      <w:del w:id="1048" w:author="Elizabeth Marks" w:date="2021-04-30T20:54:00Z">
        <w:r w:rsidRPr="0089456A" w:rsidDel="00A43B2C">
          <w:rPr>
            <w:rFonts w:ascii="Times New Roman" w:hAnsi="Times New Roman" w:cs="Times New Roman"/>
            <w:sz w:val="24"/>
            <w:szCs w:val="24"/>
            <w:lang w:val="en-US"/>
          </w:rPr>
          <w:delText xml:space="preserve">as a fun place to work </w:delText>
        </w:r>
      </w:del>
      <w:del w:id="1049" w:author="Elizabeth Marks" w:date="2021-04-29T05:32:00Z">
        <w:r w:rsidRPr="0089456A" w:rsidDel="00AB7021">
          <w:rPr>
            <w:rFonts w:ascii="Times New Roman" w:hAnsi="Times New Roman" w:cs="Times New Roman"/>
            <w:sz w:val="24"/>
            <w:szCs w:val="24"/>
            <w:lang w:val="en-US"/>
          </w:rPr>
          <w:delText xml:space="preserve">and that CCM cared about its employees </w:delText>
        </w:r>
      </w:del>
      <w:del w:id="1050" w:author="Elizabeth Marks" w:date="2021-04-29T05:27:00Z">
        <w:r w:rsidRPr="0089456A" w:rsidDel="00AB7021">
          <w:rPr>
            <w:rFonts w:ascii="Times New Roman" w:hAnsi="Times New Roman" w:cs="Times New Roman"/>
            <w:sz w:val="24"/>
            <w:szCs w:val="24"/>
            <w:lang w:val="en-US"/>
          </w:rPr>
          <w:delText xml:space="preserve">were </w:delText>
        </w:r>
      </w:del>
      <w:del w:id="1051" w:author="Elizabeth Marks" w:date="2021-04-30T02:48:00Z">
        <w:r w:rsidRPr="0089456A" w:rsidDel="00B03C9D">
          <w:rPr>
            <w:rFonts w:ascii="Times New Roman" w:hAnsi="Times New Roman" w:cs="Times New Roman"/>
            <w:sz w:val="24"/>
            <w:szCs w:val="24"/>
            <w:lang w:val="en-US"/>
          </w:rPr>
          <w:delText>positively correlated  with  t</w:delText>
        </w:r>
        <w:r w:rsidRPr="0089456A" w:rsidDel="00B03C9D">
          <w:rPr>
            <w:rFonts w:ascii="Times New Roman" w:hAnsi="Times New Roman" w:cs="Times New Roman"/>
            <w:sz w:val="24"/>
            <w:szCs w:val="24"/>
          </w:rPr>
          <w:delText xml:space="preserve">he </w:delText>
        </w:r>
        <w:r w:rsidRPr="0089456A" w:rsidDel="00B03C9D">
          <w:rPr>
            <w:rFonts w:ascii="Times New Roman" w:hAnsi="Times New Roman" w:cs="Times New Roman"/>
            <w:sz w:val="24"/>
            <w:szCs w:val="24"/>
            <w:lang w:val="en-US"/>
          </w:rPr>
          <w:delText>perception</w:delText>
        </w:r>
      </w:del>
      <w:del w:id="1052" w:author="Elizabeth Marks" w:date="2021-04-30T02:50:00Z">
        <w:r w:rsidRPr="0089456A" w:rsidDel="000604C2">
          <w:rPr>
            <w:rFonts w:ascii="Times New Roman" w:hAnsi="Times New Roman" w:cs="Times New Roman"/>
            <w:sz w:val="24"/>
            <w:szCs w:val="24"/>
            <w:lang w:val="en-US"/>
          </w:rPr>
          <w:delText xml:space="preserve"> that CCM provided its employees with considerable perks</w:delText>
        </w:r>
      </w:del>
      <w:commentRangeEnd w:id="1041"/>
      <w:del w:id="1053" w:author="Elizabeth Marks" w:date="2021-04-30T20:54:00Z">
        <w:r w:rsidR="007B383E" w:rsidDel="00A43B2C">
          <w:rPr>
            <w:rStyle w:val="CommentReference"/>
          </w:rPr>
          <w:commentReference w:id="1041"/>
        </w:r>
      </w:del>
      <w:ins w:id="1054" w:author="Elizabeth Marks" w:date="2021-04-30T02:52:00Z">
        <w:r w:rsidR="000604C2">
          <w:rPr>
            <w:rFonts w:ascii="Times New Roman" w:hAnsi="Times New Roman" w:cs="Times New Roman"/>
            <w:sz w:val="24"/>
            <w:szCs w:val="24"/>
            <w:lang w:val="en-US"/>
          </w:rPr>
          <w:t>Interestingly, the opposite</w:t>
        </w:r>
      </w:ins>
      <w:ins w:id="1055" w:author="Elizabeth Marks" w:date="2021-04-30T02:51:00Z">
        <w:r w:rsidR="000604C2">
          <w:rPr>
            <w:rFonts w:ascii="Times New Roman" w:hAnsi="Times New Roman" w:cs="Times New Roman"/>
            <w:sz w:val="24"/>
            <w:szCs w:val="24"/>
            <w:lang w:val="en-US"/>
          </w:rPr>
          <w:t xml:space="preserve"> was seen when </w:t>
        </w:r>
      </w:ins>
      <w:ins w:id="1056" w:author="Elizabeth Marks" w:date="2021-04-30T02:52:00Z">
        <w:r w:rsidR="000604C2">
          <w:rPr>
            <w:rFonts w:ascii="Times New Roman" w:hAnsi="Times New Roman" w:cs="Times New Roman"/>
            <w:sz w:val="24"/>
            <w:szCs w:val="24"/>
            <w:lang w:val="en-US"/>
          </w:rPr>
          <w:t>analyzing</w:t>
        </w:r>
      </w:ins>
      <w:ins w:id="1057" w:author="Elizabeth Marks" w:date="2021-04-30T02:51:00Z">
        <w:r w:rsidR="000604C2">
          <w:rPr>
            <w:rFonts w:ascii="Times New Roman" w:hAnsi="Times New Roman" w:cs="Times New Roman"/>
            <w:sz w:val="24"/>
            <w:szCs w:val="24"/>
            <w:lang w:val="en-US"/>
          </w:rPr>
          <w:t xml:space="preserve"> the relationship </w:t>
        </w:r>
      </w:ins>
      <w:ins w:id="1058" w:author="Elizabeth Marks" w:date="2021-04-30T02:52:00Z">
        <w:r w:rsidR="000604C2">
          <w:rPr>
            <w:rFonts w:ascii="Times New Roman" w:hAnsi="Times New Roman" w:cs="Times New Roman"/>
            <w:sz w:val="24"/>
            <w:szCs w:val="24"/>
            <w:lang w:val="en-US"/>
          </w:rPr>
          <w:t xml:space="preserve">between perception of fun and all key outcomes. The more fun a participant considered CCM to be, the more likely they were </w:t>
        </w:r>
      </w:ins>
      <w:ins w:id="1059" w:author="Elizabeth Marks" w:date="2021-04-30T02:53:00Z">
        <w:r w:rsidR="000604C2">
          <w:rPr>
            <w:rFonts w:ascii="Times New Roman" w:hAnsi="Times New Roman" w:cs="Times New Roman"/>
            <w:sz w:val="24"/>
            <w:szCs w:val="24"/>
            <w:lang w:val="en-US"/>
          </w:rPr>
          <w:t xml:space="preserve">to justify John being given more responsibilities for no extra </w:t>
        </w:r>
        <w:commentRangeStart w:id="1060"/>
        <w:r w:rsidR="000604C2">
          <w:rPr>
            <w:rFonts w:ascii="Times New Roman" w:hAnsi="Times New Roman" w:cs="Times New Roman"/>
            <w:sz w:val="24"/>
            <w:szCs w:val="24"/>
            <w:lang w:val="en-US"/>
          </w:rPr>
          <w:t xml:space="preserve">compensation </w:t>
        </w:r>
      </w:ins>
      <w:del w:id="1061" w:author="Elizabeth Marks" w:date="2021-04-30T02:48:00Z">
        <w:r w:rsidRPr="000604C2" w:rsidDel="00B03C9D">
          <w:rPr>
            <w:rFonts w:ascii="Times New Roman" w:hAnsi="Times New Roman" w:cs="Times New Roman"/>
            <w:color w:val="FF0000"/>
            <w:sz w:val="24"/>
            <w:szCs w:val="24"/>
            <w:lang w:val="en-US"/>
            <w:rPrChange w:id="1062" w:author="Elizabeth Marks" w:date="2021-04-30T02:53:00Z">
              <w:rPr>
                <w:rFonts w:ascii="Times New Roman" w:hAnsi="Times New Roman" w:cs="Times New Roman"/>
                <w:sz w:val="24"/>
                <w:szCs w:val="24"/>
                <w:lang w:val="en-US"/>
              </w:rPr>
            </w:rPrChange>
          </w:rPr>
          <w:delText xml:space="preserve"> and</w:delText>
        </w:r>
      </w:del>
      <w:del w:id="1063" w:author="Elizabeth Marks" w:date="2021-04-30T02:53:00Z">
        <w:r w:rsidRPr="000604C2" w:rsidDel="000604C2">
          <w:rPr>
            <w:rFonts w:ascii="Times New Roman" w:hAnsi="Times New Roman" w:cs="Times New Roman"/>
            <w:color w:val="FF0000"/>
            <w:sz w:val="24"/>
            <w:szCs w:val="24"/>
            <w:lang w:val="en-US"/>
            <w:rPrChange w:id="1064" w:author="Elizabeth Marks" w:date="2021-04-30T02:53:00Z">
              <w:rPr>
                <w:rFonts w:ascii="Times New Roman" w:hAnsi="Times New Roman" w:cs="Times New Roman"/>
                <w:sz w:val="24"/>
                <w:szCs w:val="24"/>
                <w:lang w:val="en-US"/>
              </w:rPr>
            </w:rPrChange>
          </w:rPr>
          <w:delText xml:space="preserve"> all items measuring key outcomes except the second item in the perfectionism measure</w:delText>
        </w:r>
      </w:del>
      <w:ins w:id="1065" w:author="Elizabeth Marks" w:date="2021-04-29T05:33:00Z">
        <w:r w:rsidR="00AB7021">
          <w:rPr>
            <w:rFonts w:ascii="Times New Roman" w:hAnsi="Times New Roman" w:cs="Times New Roman"/>
            <w:sz w:val="24"/>
            <w:szCs w:val="24"/>
            <w:lang w:val="en-US"/>
          </w:rPr>
          <w:t>(</w:t>
        </w:r>
        <w:r w:rsidR="00AB7021">
          <w:rPr>
            <w:rFonts w:ascii="Times New Roman" w:hAnsi="Times New Roman" w:cs="Times New Roman"/>
            <w:i/>
            <w:iCs/>
            <w:sz w:val="24"/>
            <w:szCs w:val="24"/>
            <w:lang w:val="en-US"/>
          </w:rPr>
          <w:t xml:space="preserve">r </w:t>
        </w:r>
        <w:r w:rsidR="00AB7021">
          <w:rPr>
            <w:rFonts w:ascii="Times New Roman" w:hAnsi="Times New Roman" w:cs="Times New Roman"/>
            <w:sz w:val="24"/>
            <w:szCs w:val="24"/>
            <w:lang w:val="en-US"/>
          </w:rPr>
          <w:t xml:space="preserve">= .20, </w:t>
        </w:r>
        <w:r w:rsidR="00AB7021">
          <w:rPr>
            <w:rFonts w:ascii="Times New Roman" w:hAnsi="Times New Roman" w:cs="Times New Roman"/>
            <w:i/>
            <w:iCs/>
            <w:sz w:val="24"/>
            <w:szCs w:val="24"/>
            <w:lang w:val="en-US"/>
          </w:rPr>
          <w:t xml:space="preserve">p </w:t>
        </w:r>
        <w:r w:rsidR="00AB7021">
          <w:rPr>
            <w:rFonts w:ascii="Times New Roman" w:hAnsi="Times New Roman" w:cs="Times New Roman"/>
            <w:sz w:val="24"/>
            <w:szCs w:val="24"/>
            <w:lang w:val="en-US"/>
          </w:rPr>
          <w:t xml:space="preserve">&lt; </w:t>
        </w:r>
      </w:ins>
      <w:ins w:id="1066" w:author="Elizabeth Marks" w:date="2021-04-29T05:34:00Z">
        <w:r w:rsidR="00AB7021">
          <w:rPr>
            <w:rFonts w:ascii="Times New Roman" w:hAnsi="Times New Roman" w:cs="Times New Roman"/>
            <w:sz w:val="24"/>
            <w:szCs w:val="24"/>
            <w:lang w:val="en-US"/>
          </w:rPr>
          <w:t>.0</w:t>
        </w:r>
      </w:ins>
      <w:ins w:id="1067" w:author="Elizabeth Marks" w:date="2021-04-29T05:35:00Z">
        <w:r w:rsidR="00A05792">
          <w:rPr>
            <w:rFonts w:ascii="Times New Roman" w:hAnsi="Times New Roman" w:cs="Times New Roman"/>
            <w:sz w:val="24"/>
            <w:szCs w:val="24"/>
            <w:lang w:val="en-US"/>
          </w:rPr>
          <w:t>1</w:t>
        </w:r>
      </w:ins>
      <w:ins w:id="1068" w:author="Elizabeth Marks" w:date="2021-04-29T05:34:00Z">
        <w:r w:rsidR="00AB7021">
          <w:rPr>
            <w:rFonts w:ascii="Times New Roman" w:hAnsi="Times New Roman" w:cs="Times New Roman"/>
            <w:sz w:val="24"/>
            <w:szCs w:val="24"/>
            <w:lang w:val="en-US"/>
          </w:rPr>
          <w:t>)</w:t>
        </w:r>
      </w:ins>
      <w:ins w:id="1069" w:author="Elizabeth Marks" w:date="2021-04-30T02:53:00Z">
        <w:r w:rsidR="000604C2">
          <w:rPr>
            <w:rFonts w:ascii="Times New Roman" w:hAnsi="Times New Roman" w:cs="Times New Roman"/>
            <w:sz w:val="24"/>
            <w:szCs w:val="24"/>
            <w:lang w:val="en-US"/>
          </w:rPr>
          <w:t xml:space="preserve">; </w:t>
        </w:r>
      </w:ins>
      <w:ins w:id="1070" w:author="Elizabeth Marks" w:date="2021-04-30T02:54:00Z">
        <w:r w:rsidR="000604C2">
          <w:rPr>
            <w:rFonts w:ascii="Times New Roman" w:hAnsi="Times New Roman" w:cs="Times New Roman"/>
            <w:sz w:val="24"/>
            <w:szCs w:val="24"/>
            <w:lang w:val="en-US"/>
          </w:rPr>
          <w:t>John being asked to take over his manager</w:t>
        </w:r>
      </w:ins>
      <w:ins w:id="1071" w:author="Elizabeth Marks" w:date="2021-04-30T05:35:00Z">
        <w:r w:rsidR="006B569A">
          <w:rPr>
            <w:rFonts w:ascii="Times New Roman" w:hAnsi="Times New Roman" w:cs="Times New Roman"/>
            <w:sz w:val="24"/>
            <w:szCs w:val="24"/>
            <w:lang w:val="en-US"/>
          </w:rPr>
          <w:t>’</w:t>
        </w:r>
      </w:ins>
      <w:ins w:id="1072" w:author="Elizabeth Marks" w:date="2021-04-30T02:54:00Z">
        <w:r w:rsidR="000604C2">
          <w:rPr>
            <w:rFonts w:ascii="Times New Roman" w:hAnsi="Times New Roman" w:cs="Times New Roman"/>
            <w:sz w:val="24"/>
            <w:szCs w:val="24"/>
            <w:lang w:val="en-US"/>
          </w:rPr>
          <w:t>s duties temporarily without compensation</w:t>
        </w:r>
      </w:ins>
      <w:ins w:id="1073" w:author="Elizabeth Marks" w:date="2021-04-29T05:34:00Z">
        <w:r w:rsidR="00AB7021">
          <w:rPr>
            <w:rFonts w:ascii="Times New Roman" w:hAnsi="Times New Roman" w:cs="Times New Roman"/>
            <w:sz w:val="24"/>
            <w:szCs w:val="24"/>
            <w:lang w:val="en-US"/>
          </w:rPr>
          <w:t xml:space="preserve">  (</w:t>
        </w:r>
        <w:r w:rsidR="00AB7021">
          <w:rPr>
            <w:rFonts w:ascii="Times New Roman" w:hAnsi="Times New Roman" w:cs="Times New Roman"/>
            <w:i/>
            <w:iCs/>
            <w:sz w:val="24"/>
            <w:szCs w:val="24"/>
            <w:lang w:val="en-US"/>
          </w:rPr>
          <w:t xml:space="preserve">r </w:t>
        </w:r>
        <w:r w:rsidR="00AB7021">
          <w:rPr>
            <w:rFonts w:ascii="Times New Roman" w:hAnsi="Times New Roman" w:cs="Times New Roman"/>
            <w:sz w:val="24"/>
            <w:szCs w:val="24"/>
            <w:lang w:val="en-US"/>
          </w:rPr>
          <w:t xml:space="preserve">= .25, </w:t>
        </w:r>
        <w:r w:rsidR="00AB7021">
          <w:rPr>
            <w:rFonts w:ascii="Times New Roman" w:hAnsi="Times New Roman" w:cs="Times New Roman"/>
            <w:i/>
            <w:iCs/>
            <w:sz w:val="24"/>
            <w:szCs w:val="24"/>
            <w:lang w:val="en-US"/>
          </w:rPr>
          <w:t xml:space="preserve">p </w:t>
        </w:r>
        <w:r w:rsidR="00AB7021">
          <w:rPr>
            <w:rFonts w:ascii="Times New Roman" w:hAnsi="Times New Roman" w:cs="Times New Roman"/>
            <w:sz w:val="24"/>
            <w:szCs w:val="24"/>
            <w:lang w:val="en-US"/>
          </w:rPr>
          <w:t>&lt; .0</w:t>
        </w:r>
      </w:ins>
      <w:ins w:id="1074" w:author="Elizabeth Marks" w:date="2021-04-29T05:35:00Z">
        <w:r w:rsidR="00A05792">
          <w:rPr>
            <w:rFonts w:ascii="Times New Roman" w:hAnsi="Times New Roman" w:cs="Times New Roman"/>
            <w:sz w:val="24"/>
            <w:szCs w:val="24"/>
            <w:lang w:val="en-US"/>
          </w:rPr>
          <w:t>0</w:t>
        </w:r>
      </w:ins>
      <w:ins w:id="1075" w:author="Elizabeth Marks" w:date="2021-04-29T05:34:00Z">
        <w:r w:rsidR="00AB7021">
          <w:rPr>
            <w:rFonts w:ascii="Times New Roman" w:hAnsi="Times New Roman" w:cs="Times New Roman"/>
            <w:sz w:val="24"/>
            <w:szCs w:val="24"/>
            <w:lang w:val="en-US"/>
          </w:rPr>
          <w:t>1)</w:t>
        </w:r>
      </w:ins>
      <w:ins w:id="1076" w:author="Elizabeth Marks" w:date="2021-04-30T02:54:00Z">
        <w:r w:rsidR="000604C2">
          <w:rPr>
            <w:rFonts w:ascii="Times New Roman" w:hAnsi="Times New Roman" w:cs="Times New Roman"/>
            <w:sz w:val="24"/>
            <w:szCs w:val="24"/>
            <w:lang w:val="en-US"/>
          </w:rPr>
          <w:t>;</w:t>
        </w:r>
      </w:ins>
      <w:ins w:id="1077" w:author="Elizabeth Marks" w:date="2021-04-29T05:34:00Z">
        <w:r w:rsidR="00AB7021">
          <w:rPr>
            <w:rFonts w:ascii="Times New Roman" w:hAnsi="Times New Roman" w:cs="Times New Roman"/>
            <w:sz w:val="24"/>
            <w:szCs w:val="24"/>
            <w:lang w:val="en-US"/>
          </w:rPr>
          <w:t xml:space="preserve"> </w:t>
        </w:r>
      </w:ins>
      <w:ins w:id="1078" w:author="Elizabeth Marks" w:date="2021-04-30T02:55:00Z">
        <w:r w:rsidR="000604C2">
          <w:rPr>
            <w:rFonts w:ascii="Times New Roman" w:hAnsi="Times New Roman" w:cs="Times New Roman"/>
            <w:sz w:val="24"/>
            <w:szCs w:val="24"/>
            <w:lang w:val="en-US"/>
          </w:rPr>
          <w:t xml:space="preserve">John being unfairly punished after he made an error </w:t>
        </w:r>
      </w:ins>
      <w:ins w:id="1079" w:author="Elizabeth Marks" w:date="2021-04-29T05:35:00Z">
        <w:r w:rsidR="00A05792">
          <w:rPr>
            <w:rFonts w:ascii="Times New Roman" w:hAnsi="Times New Roman" w:cs="Times New Roman"/>
            <w:sz w:val="24"/>
            <w:szCs w:val="24"/>
            <w:lang w:val="en-US"/>
          </w:rPr>
          <w:t>(</w:t>
        </w:r>
        <w:r w:rsidR="00A05792">
          <w:rPr>
            <w:rFonts w:ascii="Times New Roman" w:hAnsi="Times New Roman" w:cs="Times New Roman"/>
            <w:i/>
            <w:iCs/>
            <w:sz w:val="24"/>
            <w:szCs w:val="24"/>
            <w:lang w:val="en-US"/>
          </w:rPr>
          <w:t xml:space="preserve">r </w:t>
        </w:r>
        <w:r w:rsidR="00A05792">
          <w:rPr>
            <w:rFonts w:ascii="Times New Roman" w:hAnsi="Times New Roman" w:cs="Times New Roman"/>
            <w:sz w:val="24"/>
            <w:szCs w:val="24"/>
            <w:lang w:val="en-US"/>
          </w:rPr>
          <w:t xml:space="preserve">= .12, </w:t>
        </w:r>
        <w:r w:rsidR="00A05792">
          <w:rPr>
            <w:rFonts w:ascii="Times New Roman" w:hAnsi="Times New Roman" w:cs="Times New Roman"/>
            <w:i/>
            <w:iCs/>
            <w:sz w:val="24"/>
            <w:szCs w:val="24"/>
            <w:lang w:val="en-US"/>
          </w:rPr>
          <w:t xml:space="preserve">p </w:t>
        </w:r>
        <w:r w:rsidR="00A05792">
          <w:rPr>
            <w:rFonts w:ascii="Times New Roman" w:hAnsi="Times New Roman" w:cs="Times New Roman"/>
            <w:sz w:val="24"/>
            <w:szCs w:val="24"/>
            <w:lang w:val="en-US"/>
          </w:rPr>
          <w:t>&lt; .05)</w:t>
        </w:r>
      </w:ins>
      <w:ins w:id="1080" w:author="Elizabeth Marks" w:date="2021-04-30T02:54:00Z">
        <w:r w:rsidR="000604C2">
          <w:rPr>
            <w:rFonts w:ascii="Times New Roman" w:hAnsi="Times New Roman" w:cs="Times New Roman"/>
            <w:sz w:val="24"/>
            <w:szCs w:val="24"/>
            <w:lang w:val="en-US"/>
          </w:rPr>
          <w:t>;</w:t>
        </w:r>
      </w:ins>
      <w:del w:id="1081" w:author="Elizabeth Marks" w:date="2021-04-29T05:32:00Z">
        <w:r w:rsidRPr="0089456A" w:rsidDel="00AB7021">
          <w:rPr>
            <w:rFonts w:ascii="Times New Roman" w:hAnsi="Times New Roman" w:cs="Times New Roman"/>
            <w:sz w:val="24"/>
            <w:szCs w:val="24"/>
            <w:lang w:val="en-US"/>
          </w:rPr>
          <w:delText xml:space="preserve">. </w:delText>
        </w:r>
      </w:del>
      <w:ins w:id="1082" w:author="Elizabeth Marks" w:date="2021-04-29T05:36:00Z">
        <w:r w:rsidR="00A05792">
          <w:rPr>
            <w:rFonts w:ascii="Times New Roman" w:hAnsi="Times New Roman" w:cs="Times New Roman"/>
            <w:sz w:val="24"/>
            <w:szCs w:val="24"/>
            <w:lang w:val="en-US"/>
          </w:rPr>
          <w:t xml:space="preserve"> </w:t>
        </w:r>
      </w:ins>
      <w:ins w:id="1083" w:author="Elizabeth Marks" w:date="2021-04-30T02:55:00Z">
        <w:r w:rsidR="000604C2">
          <w:rPr>
            <w:rFonts w:ascii="Times New Roman" w:hAnsi="Times New Roman" w:cs="Times New Roman"/>
            <w:sz w:val="24"/>
            <w:szCs w:val="24"/>
            <w:lang w:val="en-US"/>
          </w:rPr>
          <w:t>John being openly scold</w:t>
        </w:r>
      </w:ins>
      <w:ins w:id="1084" w:author="Elizabeth Marks" w:date="2021-04-30T02:56:00Z">
        <w:r w:rsidR="000604C2">
          <w:rPr>
            <w:rFonts w:ascii="Times New Roman" w:hAnsi="Times New Roman" w:cs="Times New Roman"/>
            <w:sz w:val="24"/>
            <w:szCs w:val="24"/>
            <w:lang w:val="en-US"/>
          </w:rPr>
          <w:t>ed</w:t>
        </w:r>
      </w:ins>
      <w:ins w:id="1085" w:author="Elizabeth Marks" w:date="2021-04-30T02:55:00Z">
        <w:r w:rsidR="000604C2">
          <w:rPr>
            <w:rFonts w:ascii="Times New Roman" w:hAnsi="Times New Roman" w:cs="Times New Roman"/>
            <w:sz w:val="24"/>
            <w:szCs w:val="24"/>
            <w:lang w:val="en-US"/>
          </w:rPr>
          <w:t xml:space="preserve"> by his </w:t>
        </w:r>
      </w:ins>
      <w:ins w:id="1086" w:author="Elizabeth Marks" w:date="2021-04-30T02:56:00Z">
        <w:r w:rsidR="000604C2">
          <w:rPr>
            <w:rFonts w:ascii="Times New Roman" w:hAnsi="Times New Roman" w:cs="Times New Roman"/>
            <w:sz w:val="24"/>
            <w:szCs w:val="24"/>
            <w:lang w:val="en-US"/>
          </w:rPr>
          <w:t>supervisor in front of peers for an unfair reason</w:t>
        </w:r>
      </w:ins>
      <w:ins w:id="1087" w:author="Elizabeth Marks" w:date="2021-04-30T02:55:00Z">
        <w:r w:rsidR="000604C2">
          <w:rPr>
            <w:rFonts w:ascii="Times New Roman" w:hAnsi="Times New Roman" w:cs="Times New Roman"/>
            <w:sz w:val="24"/>
            <w:szCs w:val="24"/>
            <w:lang w:val="en-US"/>
          </w:rPr>
          <w:t xml:space="preserve"> </w:t>
        </w:r>
      </w:ins>
      <w:ins w:id="1088" w:author="Elizabeth Marks" w:date="2021-04-29T05:36:00Z">
        <w:r w:rsidR="00A05792">
          <w:rPr>
            <w:rFonts w:ascii="Times New Roman" w:hAnsi="Times New Roman" w:cs="Times New Roman"/>
            <w:sz w:val="24"/>
            <w:szCs w:val="24"/>
            <w:lang w:val="en-US"/>
          </w:rPr>
          <w:t>(</w:t>
        </w:r>
        <w:r w:rsidR="00A05792">
          <w:rPr>
            <w:rFonts w:ascii="Times New Roman" w:hAnsi="Times New Roman" w:cs="Times New Roman"/>
            <w:i/>
            <w:iCs/>
            <w:sz w:val="24"/>
            <w:szCs w:val="24"/>
            <w:lang w:val="en-US"/>
          </w:rPr>
          <w:t xml:space="preserve">r </w:t>
        </w:r>
        <w:r w:rsidR="00A05792">
          <w:rPr>
            <w:rFonts w:ascii="Times New Roman" w:hAnsi="Times New Roman" w:cs="Times New Roman"/>
            <w:sz w:val="24"/>
            <w:szCs w:val="24"/>
            <w:lang w:val="en-US"/>
          </w:rPr>
          <w:t xml:space="preserve">= .32, </w:t>
        </w:r>
        <w:r w:rsidR="00A05792">
          <w:rPr>
            <w:rFonts w:ascii="Times New Roman" w:hAnsi="Times New Roman" w:cs="Times New Roman"/>
            <w:i/>
            <w:iCs/>
            <w:sz w:val="24"/>
            <w:szCs w:val="24"/>
            <w:lang w:val="en-US"/>
          </w:rPr>
          <w:t xml:space="preserve">p </w:t>
        </w:r>
        <w:r w:rsidR="00A05792">
          <w:rPr>
            <w:rFonts w:ascii="Times New Roman" w:hAnsi="Times New Roman" w:cs="Times New Roman"/>
            <w:sz w:val="24"/>
            <w:szCs w:val="24"/>
            <w:lang w:val="en-US"/>
          </w:rPr>
          <w:t>&lt; .001)</w:t>
        </w:r>
      </w:ins>
      <w:ins w:id="1089" w:author="Elizabeth Marks" w:date="2021-04-30T02:54:00Z">
        <w:r w:rsidR="000604C2">
          <w:rPr>
            <w:rFonts w:ascii="Times New Roman" w:hAnsi="Times New Roman" w:cs="Times New Roman"/>
            <w:sz w:val="24"/>
            <w:szCs w:val="24"/>
            <w:lang w:val="en-US"/>
          </w:rPr>
          <w:t>;</w:t>
        </w:r>
      </w:ins>
      <w:ins w:id="1090" w:author="Elizabeth Marks" w:date="2021-04-29T05:36:00Z">
        <w:r w:rsidR="00A05792">
          <w:rPr>
            <w:rFonts w:ascii="Times New Roman" w:hAnsi="Times New Roman" w:cs="Times New Roman"/>
            <w:sz w:val="24"/>
            <w:szCs w:val="24"/>
            <w:lang w:val="en-US"/>
          </w:rPr>
          <w:t xml:space="preserve"> and</w:t>
        </w:r>
      </w:ins>
      <w:ins w:id="1091" w:author="Elizabeth Marks" w:date="2021-04-30T02:56:00Z">
        <w:r w:rsidR="000604C2">
          <w:rPr>
            <w:rFonts w:ascii="Times New Roman" w:hAnsi="Times New Roman" w:cs="Times New Roman"/>
            <w:sz w:val="24"/>
            <w:szCs w:val="24"/>
            <w:lang w:val="en-US"/>
          </w:rPr>
          <w:t>, John</w:t>
        </w:r>
      </w:ins>
      <w:ins w:id="1092" w:author="Elizabeth Marks" w:date="2021-04-30T02:57:00Z">
        <w:r w:rsidR="000604C2">
          <w:rPr>
            <w:rFonts w:ascii="Times New Roman" w:hAnsi="Times New Roman" w:cs="Times New Roman"/>
            <w:sz w:val="24"/>
            <w:szCs w:val="24"/>
            <w:lang w:val="en-US"/>
          </w:rPr>
          <w:t xml:space="preserve"> being expected</w:t>
        </w:r>
      </w:ins>
      <w:ins w:id="1093" w:author="Elizabeth Marks" w:date="2021-04-30T02:56:00Z">
        <w:r w:rsidR="000604C2">
          <w:rPr>
            <w:rFonts w:ascii="Times New Roman" w:hAnsi="Times New Roman" w:cs="Times New Roman"/>
            <w:sz w:val="24"/>
            <w:szCs w:val="24"/>
            <w:lang w:val="en-US"/>
          </w:rPr>
          <w:t xml:space="preserve"> to exceed his defined job expectations </w:t>
        </w:r>
      </w:ins>
      <w:ins w:id="1094" w:author="Elizabeth Marks" w:date="2021-04-29T05:36:00Z">
        <w:r w:rsidR="00A05792">
          <w:rPr>
            <w:rFonts w:ascii="Times New Roman" w:hAnsi="Times New Roman" w:cs="Times New Roman"/>
            <w:sz w:val="24"/>
            <w:szCs w:val="24"/>
            <w:lang w:val="en-US"/>
          </w:rPr>
          <w:t>(</w:t>
        </w:r>
        <w:r w:rsidR="00A05792">
          <w:rPr>
            <w:rFonts w:ascii="Times New Roman" w:hAnsi="Times New Roman" w:cs="Times New Roman"/>
            <w:i/>
            <w:iCs/>
            <w:sz w:val="24"/>
            <w:szCs w:val="24"/>
            <w:lang w:val="en-US"/>
          </w:rPr>
          <w:t xml:space="preserve">r </w:t>
        </w:r>
        <w:r w:rsidR="00A05792">
          <w:rPr>
            <w:rFonts w:ascii="Times New Roman" w:hAnsi="Times New Roman" w:cs="Times New Roman"/>
            <w:sz w:val="24"/>
            <w:szCs w:val="24"/>
            <w:lang w:val="en-US"/>
          </w:rPr>
          <w:t xml:space="preserve">= .20, </w:t>
        </w:r>
        <w:r w:rsidR="00A05792">
          <w:rPr>
            <w:rFonts w:ascii="Times New Roman" w:hAnsi="Times New Roman" w:cs="Times New Roman"/>
            <w:i/>
            <w:iCs/>
            <w:sz w:val="24"/>
            <w:szCs w:val="24"/>
            <w:lang w:val="en-US"/>
          </w:rPr>
          <w:t xml:space="preserve">p </w:t>
        </w:r>
        <w:r w:rsidR="00A05792">
          <w:rPr>
            <w:rFonts w:ascii="Times New Roman" w:hAnsi="Times New Roman" w:cs="Times New Roman"/>
            <w:sz w:val="24"/>
            <w:szCs w:val="24"/>
            <w:lang w:val="en-US"/>
          </w:rPr>
          <w:t xml:space="preserve">&lt; </w:t>
        </w:r>
      </w:ins>
      <w:commentRangeEnd w:id="1060"/>
      <w:r w:rsidR="007B383E">
        <w:rPr>
          <w:rStyle w:val="CommentReference"/>
        </w:rPr>
        <w:commentReference w:id="1060"/>
      </w:r>
      <w:ins w:id="1095" w:author="Elizabeth Marks" w:date="2021-04-29T05:36:00Z">
        <w:r w:rsidR="00A05792">
          <w:rPr>
            <w:rFonts w:ascii="Times New Roman" w:hAnsi="Times New Roman" w:cs="Times New Roman"/>
            <w:sz w:val="24"/>
            <w:szCs w:val="24"/>
            <w:lang w:val="en-US"/>
          </w:rPr>
          <w:t>.01)</w:t>
        </w:r>
      </w:ins>
      <w:ins w:id="1096" w:author="Elizabeth Marks" w:date="2021-04-29T05:37:00Z">
        <w:r w:rsidR="00A05792">
          <w:rPr>
            <w:rFonts w:ascii="Times New Roman" w:hAnsi="Times New Roman" w:cs="Times New Roman"/>
            <w:sz w:val="24"/>
            <w:szCs w:val="24"/>
            <w:lang w:val="en-US"/>
          </w:rPr>
          <w:t>. All results can be seen in table D3.</w:t>
        </w:r>
      </w:ins>
      <w:ins w:id="1097" w:author="Elizabeth Marks" w:date="2021-04-30T02:47:00Z">
        <w:r w:rsidR="00B03C9D">
          <w:rPr>
            <w:rFonts w:ascii="Times New Roman" w:hAnsi="Times New Roman" w:cs="Times New Roman"/>
            <w:sz w:val="24"/>
            <w:szCs w:val="24"/>
            <w:lang w:val="en-US"/>
          </w:rPr>
          <w:t xml:space="preserve"> </w:t>
        </w:r>
      </w:ins>
      <w:del w:id="1098" w:author="Elizabeth Marks" w:date="2021-04-29T05:36:00Z">
        <w:r w:rsidRPr="0089456A" w:rsidDel="00A05792">
          <w:rPr>
            <w:rFonts w:ascii="Times New Roman" w:hAnsi="Times New Roman" w:cs="Times New Roman"/>
            <w:sz w:val="24"/>
            <w:szCs w:val="24"/>
            <w:lang w:val="en-US"/>
          </w:rPr>
          <w:tab/>
        </w:r>
      </w:del>
      <w:commentRangeEnd w:id="1042"/>
      <w:r w:rsidR="00DE5069">
        <w:rPr>
          <w:rStyle w:val="CommentReference"/>
        </w:rPr>
        <w:commentReference w:id="1042"/>
      </w:r>
    </w:p>
    <w:p w14:paraId="362D0ED6" w14:textId="1988A4FF" w:rsidR="00604996" w:rsidRPr="0089456A" w:rsidRDefault="0021092D">
      <w:pPr>
        <w:pStyle w:val="NormalWeb"/>
        <w:spacing w:before="0" w:beforeAutospacing="0" w:after="0" w:afterAutospacing="0" w:line="480" w:lineRule="auto"/>
        <w:jc w:val="center"/>
        <w:rPr>
          <w:b/>
          <w:bCs/>
        </w:rPr>
      </w:pPr>
      <w:commentRangeStart w:id="1099"/>
      <w:r w:rsidRPr="0089456A">
        <w:rPr>
          <w:b/>
          <w:bCs/>
        </w:rPr>
        <w:t>Discussion</w:t>
      </w:r>
      <w:commentRangeEnd w:id="1099"/>
      <w:r w:rsidR="00AA69E6">
        <w:rPr>
          <w:rStyle w:val="CommentReference"/>
          <w:rFonts w:asciiTheme="minorHAnsi" w:eastAsiaTheme="minorHAnsi" w:hAnsiTheme="minorHAnsi" w:cstheme="minorBidi"/>
          <w:lang w:eastAsia="en-US"/>
        </w:rPr>
        <w:commentReference w:id="1099"/>
      </w:r>
      <w:moveToRangeStart w:id="1100" w:author="Elizabeth Marks" w:date="2021-04-28T21:22:00Z" w:name="move70537392"/>
      <w:commentRangeStart w:id="1101"/>
      <w:moveTo w:id="1102" w:author="Elizabeth Marks" w:date="2021-04-28T21:22:00Z">
        <w:del w:id="1103" w:author="Elizabeth Marks" w:date="2021-04-28T23:41:00Z">
          <w:r w:rsidR="00604996" w:rsidRPr="0089456A" w:rsidDel="00B11D9E">
            <w:rPr>
              <w:lang w:val="en-US"/>
            </w:rPr>
            <w:delText>Voices challenging this phenomenon are met with harsh critique</w:delText>
          </w:r>
          <w:r w:rsidR="00604996" w:rsidDel="00B11D9E">
            <w:rPr>
              <w:lang w:val="en-US"/>
            </w:rPr>
            <w:delText xml:space="preserve"> as</w:delText>
          </w:r>
          <w:r w:rsidR="00604996" w:rsidRPr="001E0C86" w:rsidDel="00B11D9E">
            <w:rPr>
              <w:lang w:val="en-US"/>
            </w:rPr>
            <w:delText xml:space="preserve"> 50 hours work weeks are rebranded as "hustle culture" or "rise and grind."</w:delText>
          </w:r>
          <w:r w:rsidR="00604996" w:rsidRPr="0089456A" w:rsidDel="00B11D9E">
            <w:rPr>
              <w:lang w:val="en-US"/>
            </w:rPr>
            <w:delText xml:space="preserve"> (Gewirtz, 2017, Griffith, 2019).</w:delText>
          </w:r>
          <w:commentRangeStart w:id="1104"/>
          <w:commentRangeEnd w:id="1104"/>
          <w:r w:rsidR="00604996" w:rsidDel="00B11D9E">
            <w:rPr>
              <w:rStyle w:val="CommentReference"/>
            </w:rPr>
            <w:commentReference w:id="1104"/>
          </w:r>
          <w:r w:rsidR="00604996" w:rsidRPr="0089456A" w:rsidDel="00B11D9E">
            <w:rPr>
              <w:lang w:val="en-US"/>
            </w:rPr>
            <w:delText xml:space="preserve"> </w:delText>
          </w:r>
          <w:commentRangeEnd w:id="1101"/>
          <w:r w:rsidR="00604996" w:rsidRPr="0089456A" w:rsidDel="00B11D9E">
            <w:rPr>
              <w:rStyle w:val="CommentReference"/>
              <w:sz w:val="24"/>
              <w:szCs w:val="24"/>
            </w:rPr>
            <w:commentReference w:id="1101"/>
          </w:r>
        </w:del>
      </w:moveTo>
      <w:moveToRangeEnd w:id="1100"/>
    </w:p>
    <w:p w14:paraId="69BA4402" w14:textId="38B4A151" w:rsidR="00AB3A05" w:rsidRDefault="00B33653" w:rsidP="0021092D">
      <w:pPr>
        <w:pStyle w:val="NormalWeb"/>
        <w:spacing w:before="0" w:beforeAutospacing="0" w:after="0" w:afterAutospacing="0" w:line="480" w:lineRule="auto"/>
        <w:ind w:firstLine="720"/>
        <w:rPr>
          <w:ins w:id="1105" w:author="Elizabeth Marks" w:date="2021-04-28T23:34:00Z"/>
        </w:rPr>
      </w:pPr>
      <w:ins w:id="1106" w:author="Elizabeth Marks" w:date="2021-04-28T23:07:00Z">
        <w:r>
          <w:t xml:space="preserve">In this study, we set out to </w:t>
        </w:r>
      </w:ins>
      <w:ins w:id="1107" w:author="Elizabeth Marks" w:date="2021-04-28T23:12:00Z">
        <w:r>
          <w:t xml:space="preserve">investigate </w:t>
        </w:r>
      </w:ins>
      <w:ins w:id="1108" w:author="Elizabeth Marks" w:date="2021-04-28T23:14:00Z">
        <w:r>
          <w:t>th</w:t>
        </w:r>
      </w:ins>
      <w:ins w:id="1109" w:author="Elizabeth Marks" w:date="2021-04-30T05:34:00Z">
        <w:r w:rsidR="006B569A">
          <w:t>e</w:t>
        </w:r>
      </w:ins>
      <w:ins w:id="1110" w:author="Elizabeth Marks" w:date="2021-04-28T23:14:00Z">
        <w:r>
          <w:t xml:space="preserve"> role extravagant perks</w:t>
        </w:r>
      </w:ins>
      <w:commentRangeStart w:id="1111"/>
      <w:ins w:id="1112" w:author="Elizabeth Marks" w:date="2021-04-28T23:16:00Z">
        <w:r>
          <w:t>, like employe</w:t>
        </w:r>
      </w:ins>
      <w:ins w:id="1113" w:author="Elizabeth Marks" w:date="2021-04-28T23:17:00Z">
        <w:r>
          <w:t>e gyms,</w:t>
        </w:r>
      </w:ins>
      <w:ins w:id="1114" w:author="Elizabeth Marks" w:date="2021-04-28T23:14:00Z">
        <w:r>
          <w:t xml:space="preserve"> </w:t>
        </w:r>
      </w:ins>
      <w:commentRangeEnd w:id="1111"/>
      <w:r w:rsidR="00DE5069">
        <w:rPr>
          <w:rStyle w:val="CommentReference"/>
          <w:rFonts w:asciiTheme="minorHAnsi" w:eastAsiaTheme="minorHAnsi" w:hAnsiTheme="minorHAnsi" w:cstheme="minorBidi"/>
          <w:lang w:eastAsia="en-US"/>
        </w:rPr>
        <w:commentReference w:id="1111"/>
      </w:r>
      <w:ins w:id="1115" w:author="Elizabeth Marks" w:date="2021-04-28T23:14:00Z">
        <w:r>
          <w:t xml:space="preserve">play on the perception </w:t>
        </w:r>
      </w:ins>
      <w:ins w:id="1116" w:author="Elizabeth Marks" w:date="2021-04-28T23:15:00Z">
        <w:r>
          <w:t>of an organization</w:t>
        </w:r>
      </w:ins>
      <w:ins w:id="1117" w:author="Elizabeth Marks" w:date="2021-04-30T05:35:00Z">
        <w:r w:rsidR="006B569A">
          <w:t>’</w:t>
        </w:r>
      </w:ins>
      <w:ins w:id="1118" w:author="Elizabeth Marks" w:date="2021-04-28T23:15:00Z">
        <w:r>
          <w:t xml:space="preserve">s culture and the response </w:t>
        </w:r>
      </w:ins>
      <w:ins w:id="1119" w:author="Elizabeth Marks" w:date="2021-04-30T04:58:00Z">
        <w:r w:rsidR="00A35336">
          <w:t>of</w:t>
        </w:r>
      </w:ins>
      <w:ins w:id="1120" w:author="Elizabeth Marks" w:date="2021-04-28T23:15:00Z">
        <w:r>
          <w:t xml:space="preserve"> observers when that </w:t>
        </w:r>
        <w:r>
          <w:lastRenderedPageBreak/>
          <w:t xml:space="preserve">perception is threatened. </w:t>
        </w:r>
      </w:ins>
      <w:ins w:id="1121" w:author="Elizabeth Marks" w:date="2021-04-28T23:17:00Z">
        <w:r w:rsidR="00D24E59">
          <w:t xml:space="preserve">The Competing Values </w:t>
        </w:r>
      </w:ins>
      <w:ins w:id="1122" w:author="Elizabeth Marks" w:date="2021-04-30T22:09:00Z">
        <w:r w:rsidR="002B1665">
          <w:t>F</w:t>
        </w:r>
      </w:ins>
      <w:ins w:id="1123" w:author="Elizabeth Marks" w:date="2021-04-28T23:18:00Z">
        <w:r w:rsidR="00D24E59">
          <w:t>ramework provided an understanding of the four styles of organizational culture</w:t>
        </w:r>
      </w:ins>
      <w:ins w:id="1124" w:author="Elizabeth Marks" w:date="2021-04-29T05:46:00Z">
        <w:r w:rsidR="000C3C07">
          <w:t>,</w:t>
        </w:r>
      </w:ins>
      <w:ins w:id="1125" w:author="Elizabeth Marks" w:date="2021-04-28T23:18:00Z">
        <w:r w:rsidR="00D24E59">
          <w:t xml:space="preserve"> which are distinguished by </w:t>
        </w:r>
      </w:ins>
      <w:ins w:id="1126" w:author="Elizabeth Marks" w:date="2021-04-28T23:19:00Z">
        <w:r w:rsidR="00D24E59">
          <w:t>an internal or external focus and a prioritization of flexibility or stability (</w:t>
        </w:r>
      </w:ins>
      <w:ins w:id="1127" w:author="Elizabeth Marks" w:date="2021-04-28T23:26:00Z">
        <w:r w:rsidR="00D24E59" w:rsidRPr="001E0C86">
          <w:rPr>
            <w:lang w:val="en-US"/>
          </w:rPr>
          <w:t>Cameron &amp; Quinn, 2011</w:t>
        </w:r>
      </w:ins>
      <w:ins w:id="1128" w:author="Elizabeth Marks" w:date="2021-04-28T23:19:00Z">
        <w:r w:rsidR="00D24E59">
          <w:t>). Research suggested that adhocracy culture was the dominant culture in technology companies</w:t>
        </w:r>
      </w:ins>
      <w:ins w:id="1129" w:author="Elizabeth Marks" w:date="2021-04-28T23:20:00Z">
        <w:r w:rsidR="00D24E59">
          <w:t xml:space="preserve"> due to t</w:t>
        </w:r>
      </w:ins>
      <w:ins w:id="1130" w:author="Elizabeth Marks" w:date="2021-04-28T23:21:00Z">
        <w:r w:rsidR="00D24E59">
          <w:t xml:space="preserve">he need for rapid innovation </w:t>
        </w:r>
      </w:ins>
      <w:ins w:id="1131" w:author="Elizabeth Marks" w:date="2021-04-28T23:22:00Z">
        <w:r w:rsidR="00D24E59">
          <w:t>and an external focus in an</w:t>
        </w:r>
      </w:ins>
      <w:ins w:id="1132" w:author="Elizabeth Marks" w:date="2021-04-28T23:21:00Z">
        <w:r w:rsidR="00D24E59">
          <w:t xml:space="preserve"> intensely competitive market </w:t>
        </w:r>
      </w:ins>
      <w:ins w:id="1133" w:author="Elizabeth Marks" w:date="2021-04-28T23:26:00Z">
        <w:r w:rsidR="00D24E59" w:rsidRPr="00D24E59">
          <w:t>(Felipe et al., 2017).</w:t>
        </w:r>
      </w:ins>
      <w:ins w:id="1134" w:author="Elizabeth Marks" w:date="2021-04-28T23:27:00Z">
        <w:r w:rsidR="00D24E59">
          <w:t xml:space="preserve"> </w:t>
        </w:r>
      </w:ins>
      <w:ins w:id="1135" w:author="Elizabeth Marks" w:date="2021-04-28T23:21:00Z">
        <w:r w:rsidR="00D24E59">
          <w:t>T</w:t>
        </w:r>
      </w:ins>
      <w:ins w:id="1136" w:author="Elizabeth Marks" w:date="2021-04-28T23:20:00Z">
        <w:r w:rsidR="00D24E59">
          <w:t>he perks provided</w:t>
        </w:r>
      </w:ins>
      <w:ins w:id="1137" w:author="Elizabeth Marks" w:date="2021-04-29T05:47:00Z">
        <w:r w:rsidR="000C3C07">
          <w:t>,</w:t>
        </w:r>
      </w:ins>
      <w:ins w:id="1138" w:author="Elizabeth Marks" w:date="2021-04-28T23:20:00Z">
        <w:r w:rsidR="00D24E59">
          <w:t xml:space="preserve"> </w:t>
        </w:r>
      </w:ins>
      <w:ins w:id="1139" w:author="Elizabeth Marks" w:date="2021-04-28T23:21:00Z">
        <w:r w:rsidR="00D24E59">
          <w:t>however</w:t>
        </w:r>
      </w:ins>
      <w:ins w:id="1140" w:author="Elizabeth Marks" w:date="2021-04-29T05:47:00Z">
        <w:r w:rsidR="000C3C07">
          <w:t>,</w:t>
        </w:r>
      </w:ins>
      <w:ins w:id="1141" w:author="Elizabeth Marks" w:date="2021-04-28T23:21:00Z">
        <w:r w:rsidR="00D24E59">
          <w:t xml:space="preserve"> </w:t>
        </w:r>
      </w:ins>
      <w:ins w:id="1142" w:author="Elizabeth Marks" w:date="2021-04-28T23:20:00Z">
        <w:r w:rsidR="00D24E59">
          <w:t>signa</w:t>
        </w:r>
      </w:ins>
      <w:ins w:id="1143" w:author="Elizabeth Marks" w:date="2021-04-29T05:47:00Z">
        <w:r w:rsidR="000C3C07">
          <w:t>l</w:t>
        </w:r>
      </w:ins>
      <w:ins w:id="1144" w:author="Elizabeth Marks" w:date="2021-04-28T23:20:00Z">
        <w:r w:rsidR="00D24E59">
          <w:t>led to observers that the</w:t>
        </w:r>
      </w:ins>
      <w:ins w:id="1145" w:author="Elizabeth Marks" w:date="2021-04-28T23:21:00Z">
        <w:r w:rsidR="00D24E59">
          <w:t xml:space="preserve"> companies prioriti</w:t>
        </w:r>
      </w:ins>
      <w:ins w:id="1146" w:author="Elizabeth Marks" w:date="2021-04-28T23:22:00Z">
        <w:r w:rsidR="00D24E59">
          <w:t>zed an internal focus on their employees</w:t>
        </w:r>
      </w:ins>
      <w:ins w:id="1147" w:author="Elizabeth Marks" w:date="2021-04-30T05:35:00Z">
        <w:r w:rsidR="006B569A">
          <w:t>’</w:t>
        </w:r>
      </w:ins>
      <w:ins w:id="1148" w:author="Elizabeth Marks" w:date="2021-04-28T23:22:00Z">
        <w:r w:rsidR="00D24E59">
          <w:t xml:space="preserve"> wellbeing</w:t>
        </w:r>
      </w:ins>
      <w:ins w:id="1149" w:author="Elizabeth Marks" w:date="2021-04-30T05:34:00Z">
        <w:r w:rsidR="006B569A">
          <w:t>,</w:t>
        </w:r>
      </w:ins>
      <w:ins w:id="1150" w:author="Elizabeth Marks" w:date="2021-04-28T23:22:00Z">
        <w:r w:rsidR="00D24E59">
          <w:t xml:space="preserve"> which </w:t>
        </w:r>
      </w:ins>
      <w:ins w:id="1151" w:author="Elizabeth Marks" w:date="2021-04-30T04:59:00Z">
        <w:r w:rsidR="00A35336">
          <w:t xml:space="preserve">is more </w:t>
        </w:r>
      </w:ins>
      <w:ins w:id="1152" w:author="Elizabeth Marks" w:date="2021-04-28T23:22:00Z">
        <w:r w:rsidR="00D24E59">
          <w:t>align</w:t>
        </w:r>
      </w:ins>
      <w:ins w:id="1153" w:author="Elizabeth Marks" w:date="2021-04-30T04:59:00Z">
        <w:r w:rsidR="00A35336">
          <w:t>ed</w:t>
        </w:r>
      </w:ins>
      <w:ins w:id="1154" w:author="Elizabeth Marks" w:date="2021-04-28T23:22:00Z">
        <w:r w:rsidR="00D24E59">
          <w:t xml:space="preserve"> with clan culture</w:t>
        </w:r>
      </w:ins>
      <w:ins w:id="1155" w:author="Elizabeth Marks" w:date="2021-04-30T04:59:00Z">
        <w:r w:rsidR="00A35336">
          <w:t xml:space="preserve"> values</w:t>
        </w:r>
      </w:ins>
      <w:ins w:id="1156" w:author="Elizabeth Marks" w:date="2021-04-28T23:22:00Z">
        <w:r w:rsidR="00D24E59">
          <w:t xml:space="preserve"> </w:t>
        </w:r>
      </w:ins>
      <w:ins w:id="1157" w:author="Elizabeth Marks" w:date="2021-04-28T23:27:00Z">
        <w:r w:rsidR="00D24E59" w:rsidRPr="00D24E59">
          <w:t>(Sun, 2016)</w:t>
        </w:r>
        <w:r w:rsidR="00D24E59">
          <w:t xml:space="preserve">. </w:t>
        </w:r>
      </w:ins>
      <w:ins w:id="1158" w:author="Elizabeth Marks" w:date="2021-04-28T23:23:00Z">
        <w:r w:rsidR="00D24E59">
          <w:t>In addition</w:t>
        </w:r>
      </w:ins>
      <w:ins w:id="1159" w:author="Elizabeth Marks" w:date="2021-04-28T23:24:00Z">
        <w:r w:rsidR="00D24E59">
          <w:t xml:space="preserve"> to acting as signals</w:t>
        </w:r>
      </w:ins>
      <w:ins w:id="1160" w:author="Elizabeth Marks" w:date="2021-04-28T23:23:00Z">
        <w:r w:rsidR="00D24E59">
          <w:t>, these perks act to shape the norms within the organization</w:t>
        </w:r>
      </w:ins>
      <w:ins w:id="1161" w:author="Elizabeth Marks" w:date="2021-04-29T05:47:00Z">
        <w:r w:rsidR="000C3C07">
          <w:t>;</w:t>
        </w:r>
      </w:ins>
      <w:ins w:id="1162" w:author="Elizabeth Marks" w:date="2021-04-28T23:24:00Z">
        <w:r w:rsidR="00D24E59">
          <w:t xml:space="preserve"> however</w:t>
        </w:r>
      </w:ins>
      <w:ins w:id="1163" w:author="Elizabeth Marks" w:date="2021-04-29T05:47:00Z">
        <w:r w:rsidR="000C3C07">
          <w:t>,</w:t>
        </w:r>
      </w:ins>
      <w:ins w:id="1164" w:author="Elizabeth Marks" w:date="2021-04-28T23:24:00Z">
        <w:r w:rsidR="00D24E59">
          <w:t xml:space="preserve"> the misalignment between these p</w:t>
        </w:r>
      </w:ins>
      <w:ins w:id="1165" w:author="Elizabeth Marks" w:date="2021-04-28T23:25:00Z">
        <w:r w:rsidR="00D24E59">
          <w:t>erks and the companies core needs may result in norms being shaped that are unhealthy to employees</w:t>
        </w:r>
      </w:ins>
      <w:ins w:id="1166" w:author="Elizabeth Marks" w:date="2021-04-29T05:47:00Z">
        <w:r w:rsidR="000C3C07">
          <w:t>,</w:t>
        </w:r>
      </w:ins>
      <w:ins w:id="1167" w:author="Elizabeth Marks" w:date="2021-04-28T23:25:00Z">
        <w:r w:rsidR="00D24E59">
          <w:t xml:space="preserve"> such as working overtime for no compensation (</w:t>
        </w:r>
      </w:ins>
      <w:ins w:id="1168" w:author="Elizabeth Marks" w:date="2021-04-28T23:28:00Z">
        <w:r w:rsidR="00AB3A05" w:rsidRPr="00AB3A05">
          <w:t>Cialdini, 2007</w:t>
        </w:r>
        <w:r w:rsidR="00AB3A05">
          <w:t xml:space="preserve">; </w:t>
        </w:r>
        <w:r w:rsidR="00AB3A05" w:rsidRPr="00AB3A05">
          <w:t>Lyons, 2019</w:t>
        </w:r>
      </w:ins>
      <w:ins w:id="1169" w:author="Elizabeth Marks" w:date="2021-04-28T23:25:00Z">
        <w:r w:rsidR="00D24E59">
          <w:t>).</w:t>
        </w:r>
      </w:ins>
      <w:ins w:id="1170" w:author="Elizabeth Marks" w:date="2021-04-28T23:23:00Z">
        <w:r w:rsidR="00D24E59">
          <w:t xml:space="preserve"> </w:t>
        </w:r>
      </w:ins>
      <w:ins w:id="1171" w:author="Elizabeth Marks" w:date="2021-04-28T23:17:00Z">
        <w:r>
          <w:t xml:space="preserve"> </w:t>
        </w:r>
      </w:ins>
      <w:ins w:id="1172" w:author="Elizabeth Marks" w:date="2021-04-28T23:29:00Z">
        <w:r w:rsidR="00AB3A05">
          <w:t xml:space="preserve">Another way that these perks may influence employee behaviour is by inciting reciprocity </w:t>
        </w:r>
      </w:ins>
      <w:ins w:id="1173" w:author="Elizabeth Marks" w:date="2021-04-28T23:30:00Z">
        <w:r w:rsidR="00AB3A05">
          <w:t>norms in that they act as a gift provided by the company</w:t>
        </w:r>
      </w:ins>
      <w:ins w:id="1174" w:author="Elizabeth Marks" w:date="2021-04-29T05:47:00Z">
        <w:r w:rsidR="000C3C07">
          <w:t>,</w:t>
        </w:r>
      </w:ins>
      <w:ins w:id="1175" w:author="Elizabeth Marks" w:date="2021-04-28T23:30:00Z">
        <w:r w:rsidR="00AB3A05">
          <w:t xml:space="preserve"> and it has been well-documented that people feel obligated to return such favours</w:t>
        </w:r>
      </w:ins>
      <w:ins w:id="1176" w:author="Elizabeth Marks" w:date="2021-04-28T23:32:00Z">
        <w:r w:rsidR="00AB3A05">
          <w:t xml:space="preserve"> </w:t>
        </w:r>
        <w:r w:rsidR="00AB3A05" w:rsidRPr="00AB3A05">
          <w:t>(Zlatev &amp; Rogers, 2020)</w:t>
        </w:r>
      </w:ins>
      <w:ins w:id="1177" w:author="Elizabeth Marks" w:date="2021-04-28T23:30:00Z">
        <w:r w:rsidR="00AB3A05">
          <w:t xml:space="preserve"> </w:t>
        </w:r>
      </w:ins>
      <w:ins w:id="1178" w:author="Elizabeth Marks" w:date="2021-04-28T23:32:00Z">
        <w:r w:rsidR="00AB3A05">
          <w:t>despite the fact that these perks are actually a non-monetary form of compensation they have already earned (</w:t>
        </w:r>
      </w:ins>
      <w:ins w:id="1179" w:author="Elizabeth Marks" w:date="2021-04-30T05:09:00Z">
        <w:r w:rsidR="00690A31">
          <w:t>Marshall, 2003</w:t>
        </w:r>
      </w:ins>
      <w:ins w:id="1180" w:author="Elizabeth Marks" w:date="2021-04-28T23:33:00Z">
        <w:r w:rsidR="00AB3A05">
          <w:t>).</w:t>
        </w:r>
      </w:ins>
      <w:ins w:id="1181" w:author="Elizabeth Marks" w:date="2021-04-28T23:31:00Z">
        <w:r w:rsidR="00AB3A05">
          <w:t xml:space="preserve"> </w:t>
        </w:r>
      </w:ins>
    </w:p>
    <w:p w14:paraId="2AA15D12" w14:textId="16D7EE5D" w:rsidR="00D33388" w:rsidRDefault="00AB3A05" w:rsidP="0021092D">
      <w:pPr>
        <w:pStyle w:val="NormalWeb"/>
        <w:spacing w:before="0" w:beforeAutospacing="0" w:after="0" w:afterAutospacing="0" w:line="480" w:lineRule="auto"/>
        <w:ind w:firstLine="720"/>
        <w:rPr>
          <w:ins w:id="1182" w:author="Elizabeth Marks" w:date="2021-04-28T23:54:00Z"/>
        </w:rPr>
      </w:pPr>
      <w:ins w:id="1183" w:author="Elizabeth Marks" w:date="2021-04-28T23:37:00Z">
        <w:r>
          <w:t xml:space="preserve">Uncompensated </w:t>
        </w:r>
      </w:ins>
      <w:ins w:id="1184" w:author="Elizabeth Marks" w:date="2021-04-28T23:58:00Z">
        <w:r w:rsidR="002E4448">
          <w:t xml:space="preserve">extra </w:t>
        </w:r>
      </w:ins>
      <w:ins w:id="1185" w:author="Elizabeth Marks" w:date="2021-04-28T23:36:00Z">
        <w:r>
          <w:t>work</w:t>
        </w:r>
      </w:ins>
      <w:ins w:id="1186" w:author="Elizabeth Marks" w:date="2021-04-28T23:37:00Z">
        <w:r>
          <w:t xml:space="preserve"> </w:t>
        </w:r>
      </w:ins>
      <w:ins w:id="1187" w:author="Elizabeth Marks" w:date="2021-04-28T23:59:00Z">
        <w:r w:rsidR="002E4448">
          <w:t xml:space="preserve">is exploitative </w:t>
        </w:r>
      </w:ins>
      <w:ins w:id="1188" w:author="Elizabeth Marks" w:date="2021-04-28T23:56:00Z">
        <w:r w:rsidR="00D33388" w:rsidRPr="0089456A">
          <w:rPr>
            <w:bCs/>
          </w:rPr>
          <w:t>(Zwolinski, 2012)</w:t>
        </w:r>
      </w:ins>
      <w:ins w:id="1189" w:author="Elizabeth Marks" w:date="2021-04-28T23:59:00Z">
        <w:r w:rsidR="002E4448">
          <w:rPr>
            <w:bCs/>
          </w:rPr>
          <w:t xml:space="preserve"> and</w:t>
        </w:r>
      </w:ins>
      <w:ins w:id="1190" w:author="Elizabeth Marks" w:date="2021-04-29T00:00:00Z">
        <w:r w:rsidR="002E4448">
          <w:rPr>
            <w:bCs/>
          </w:rPr>
          <w:t xml:space="preserve"> that, </w:t>
        </w:r>
      </w:ins>
      <w:ins w:id="1191" w:author="Elizabeth Marks" w:date="2021-04-28T23:59:00Z">
        <w:r w:rsidR="002E4448">
          <w:rPr>
            <w:bCs/>
          </w:rPr>
          <w:t>alongside</w:t>
        </w:r>
      </w:ins>
      <w:ins w:id="1192" w:author="Elizabeth Marks" w:date="2021-04-28T23:58:00Z">
        <w:r w:rsidR="002E4448">
          <w:rPr>
            <w:bCs/>
          </w:rPr>
          <w:t xml:space="preserve"> unfair </w:t>
        </w:r>
      </w:ins>
      <w:ins w:id="1193" w:author="Elizabeth Marks" w:date="2021-04-29T00:01:00Z">
        <w:r w:rsidR="002E4448">
          <w:rPr>
            <w:bCs/>
          </w:rPr>
          <w:t>treatment</w:t>
        </w:r>
      </w:ins>
      <w:ins w:id="1194" w:author="Elizabeth Marks" w:date="2021-04-28T23:58:00Z">
        <w:r w:rsidR="002E4448">
          <w:rPr>
            <w:bCs/>
          </w:rPr>
          <w:t xml:space="preserve"> </w:t>
        </w:r>
      </w:ins>
      <w:ins w:id="1195" w:author="Elizabeth Marks" w:date="2021-04-28T23:37:00Z">
        <w:r>
          <w:t>(</w:t>
        </w:r>
        <w:r w:rsidR="00B11D9E" w:rsidRPr="00D56898">
          <w:rPr>
            <w:bCs/>
          </w:rPr>
          <w:t>Kim et al., 2019</w:t>
        </w:r>
        <w:r w:rsidR="00B11D9E">
          <w:rPr>
            <w:bCs/>
          </w:rPr>
          <w:t>)</w:t>
        </w:r>
      </w:ins>
      <w:ins w:id="1196" w:author="Elizabeth Marks" w:date="2021-04-29T00:00:00Z">
        <w:r w:rsidR="002E4448">
          <w:rPr>
            <w:bCs/>
          </w:rPr>
          <w:t>,</w:t>
        </w:r>
      </w:ins>
      <w:ins w:id="1197" w:author="Elizabeth Marks" w:date="2021-04-28T23:58:00Z">
        <w:r w:rsidR="002E4448">
          <w:t xml:space="preserve"> </w:t>
        </w:r>
      </w:ins>
      <w:ins w:id="1198" w:author="Elizabeth Marks" w:date="2021-04-28T23:40:00Z">
        <w:r w:rsidR="00B11D9E">
          <w:t>ha</w:t>
        </w:r>
      </w:ins>
      <w:ins w:id="1199" w:author="Elizabeth Marks" w:date="2021-04-29T00:01:00Z">
        <w:r w:rsidR="002E4448">
          <w:t>s</w:t>
        </w:r>
      </w:ins>
      <w:ins w:id="1200" w:author="Elizabeth Marks" w:date="2021-04-28T23:40:00Z">
        <w:r w:rsidR="00B11D9E">
          <w:t xml:space="preserve"> </w:t>
        </w:r>
      </w:ins>
      <w:ins w:id="1201" w:author="Elizabeth Marks" w:date="2021-04-28T23:36:00Z">
        <w:r>
          <w:t>been well documented</w:t>
        </w:r>
      </w:ins>
      <w:ins w:id="1202" w:author="Elizabeth Marks" w:date="2021-04-28T23:38:00Z">
        <w:r w:rsidR="00B11D9E">
          <w:t xml:space="preserve"> </w:t>
        </w:r>
      </w:ins>
      <w:ins w:id="1203" w:author="Elizabeth Marks" w:date="2021-04-28T23:40:00Z">
        <w:r w:rsidR="00B11D9E">
          <w:t xml:space="preserve">in technology firms </w:t>
        </w:r>
      </w:ins>
      <w:ins w:id="1204" w:author="Elizabeth Marks" w:date="2021-04-28T23:38:00Z">
        <w:r w:rsidR="00B11D9E">
          <w:t>(</w:t>
        </w:r>
      </w:ins>
      <w:ins w:id="1205" w:author="Elizabeth Marks" w:date="2021-04-28T23:39:00Z">
        <w:r w:rsidR="00B11D9E" w:rsidRPr="00B11D9E">
          <w:t>International Game Developers Association, 2017</w:t>
        </w:r>
        <w:r w:rsidR="00B11D9E">
          <w:t xml:space="preserve">; </w:t>
        </w:r>
      </w:ins>
      <w:ins w:id="1206" w:author="Elizabeth Marks" w:date="2021-04-28T23:38:00Z">
        <w:r w:rsidR="00B11D9E" w:rsidRPr="00B11D9E">
          <w:t>Jorge, 2012</w:t>
        </w:r>
        <w:r w:rsidR="00B11D9E">
          <w:t xml:space="preserve">; </w:t>
        </w:r>
        <w:r w:rsidR="00B11D9E" w:rsidRPr="00B11D9E">
          <w:t>McCarthy, 2018</w:t>
        </w:r>
        <w:r w:rsidR="00B11D9E">
          <w:t xml:space="preserve">; </w:t>
        </w:r>
        <w:r w:rsidR="00B11D9E" w:rsidRPr="00B11D9E">
          <w:t>Saad, 2014</w:t>
        </w:r>
      </w:ins>
      <w:ins w:id="1207" w:author="Elizabeth Marks" w:date="2021-04-28T23:39:00Z">
        <w:r w:rsidR="00B11D9E">
          <w:t xml:space="preserve">; </w:t>
        </w:r>
        <w:r w:rsidR="00B11D9E" w:rsidRPr="00B11D9E">
          <w:t>Stack Overflow, 2021</w:t>
        </w:r>
        <w:r w:rsidR="00B11D9E">
          <w:t>)</w:t>
        </w:r>
      </w:ins>
      <w:ins w:id="1208" w:author="Elizabeth Marks" w:date="2021-04-28T23:40:00Z">
        <w:r w:rsidR="00B11D9E">
          <w:t xml:space="preserve">. Despite this, </w:t>
        </w:r>
      </w:ins>
      <w:ins w:id="1209" w:author="Elizabeth Marks" w:date="2021-04-30T05:11:00Z">
        <w:r w:rsidR="00690A31">
          <w:t>calls to address</w:t>
        </w:r>
      </w:ins>
      <w:ins w:id="1210" w:author="Elizabeth Marks" w:date="2021-04-28T23:41:00Z">
        <w:r w:rsidR="00B11D9E">
          <w:t xml:space="preserve"> the issue</w:t>
        </w:r>
        <w:r w:rsidR="00B11D9E" w:rsidRPr="00B11D9E">
          <w:t xml:space="preserve"> are met with harsh critique as 50</w:t>
        </w:r>
      </w:ins>
      <w:ins w:id="1211" w:author="Elizabeth Marks" w:date="2021-04-29T00:01:00Z">
        <w:r w:rsidR="002E4448">
          <w:t>+</w:t>
        </w:r>
      </w:ins>
      <w:ins w:id="1212" w:author="Elizabeth Marks" w:date="2021-04-28T23:41:00Z">
        <w:r w:rsidR="00B11D9E" w:rsidRPr="00B11D9E">
          <w:t xml:space="preserve"> hour work weeks are rebranded as </w:t>
        </w:r>
      </w:ins>
      <w:ins w:id="1213" w:author="Elizabeth Marks" w:date="2021-04-30T05:35:00Z">
        <w:r w:rsidR="006B569A">
          <w:t>“</w:t>
        </w:r>
      </w:ins>
      <w:ins w:id="1214" w:author="Elizabeth Marks" w:date="2021-04-28T23:41:00Z">
        <w:r w:rsidR="00B11D9E" w:rsidRPr="00B11D9E">
          <w:t>hustle culture</w:t>
        </w:r>
      </w:ins>
      <w:ins w:id="1215" w:author="Elizabeth Marks" w:date="2021-04-30T05:35:00Z">
        <w:r w:rsidR="006B569A">
          <w:t>”</w:t>
        </w:r>
      </w:ins>
      <w:ins w:id="1216" w:author="Elizabeth Marks" w:date="2021-04-28T23:41:00Z">
        <w:r w:rsidR="00B11D9E" w:rsidRPr="00B11D9E">
          <w:t xml:space="preserve"> or </w:t>
        </w:r>
      </w:ins>
      <w:ins w:id="1217" w:author="Elizabeth Marks" w:date="2021-04-30T05:35:00Z">
        <w:r w:rsidR="006B569A">
          <w:t>“</w:t>
        </w:r>
      </w:ins>
      <w:ins w:id="1218" w:author="Elizabeth Marks" w:date="2021-04-28T23:41:00Z">
        <w:r w:rsidR="00B11D9E" w:rsidRPr="00B11D9E">
          <w:t>rise and grin</w:t>
        </w:r>
      </w:ins>
      <w:ins w:id="1219" w:author="Elizabeth Marks" w:date="2021-04-30T04:54:00Z">
        <w:r w:rsidR="00A35336">
          <w:t>d</w:t>
        </w:r>
      </w:ins>
      <w:ins w:id="1220" w:author="Elizabeth Marks" w:date="2021-04-30T05:35:00Z">
        <w:r w:rsidR="006B569A">
          <w:t>”</w:t>
        </w:r>
      </w:ins>
      <w:ins w:id="1221" w:author="Elizabeth Marks" w:date="2021-04-28T23:41:00Z">
        <w:r w:rsidR="00B11D9E" w:rsidRPr="00B11D9E">
          <w:t xml:space="preserve"> </w:t>
        </w:r>
        <w:bookmarkStart w:id="1222" w:name="_Hlk70650928"/>
        <w:r w:rsidR="00B11D9E" w:rsidRPr="00B11D9E">
          <w:t xml:space="preserve">(Gewirtz, 2017, Griffith, 2019). </w:t>
        </w:r>
      </w:ins>
      <w:bookmarkEnd w:id="1222"/>
      <w:ins w:id="1223" w:author="Elizabeth Marks" w:date="2021-04-28T23:42:00Z">
        <w:r w:rsidR="00B11D9E">
          <w:t xml:space="preserve">Two theories that may provide explanations for this are system justification and compensatory control theory. System justification </w:t>
        </w:r>
      </w:ins>
      <w:ins w:id="1224" w:author="Elizabeth Marks" w:date="2021-04-28T23:43:00Z">
        <w:r w:rsidR="00B11D9E">
          <w:t>theory would suggest that observers shape their perception of the companies using the extravagant perks they see as e</w:t>
        </w:r>
      </w:ins>
      <w:ins w:id="1225" w:author="Elizabeth Marks" w:date="2021-04-28T23:44:00Z">
        <w:r w:rsidR="00B11D9E">
          <w:t>vidence that employees are cared for</w:t>
        </w:r>
      </w:ins>
      <w:ins w:id="1226" w:author="Elizabeth Marks" w:date="2021-04-29T05:47:00Z">
        <w:r w:rsidR="000C3C07">
          <w:t>,</w:t>
        </w:r>
      </w:ins>
      <w:ins w:id="1227" w:author="Elizabeth Marks" w:date="2021-04-28T23:44:00Z">
        <w:r w:rsidR="00B11D9E">
          <w:t xml:space="preserve"> and </w:t>
        </w:r>
        <w:r w:rsidR="00B11D9E">
          <w:lastRenderedPageBreak/>
          <w:t>work is fun (</w:t>
        </w:r>
        <w:r w:rsidR="00B11D9E" w:rsidRPr="00645103">
          <w:t>Friesen</w:t>
        </w:r>
        <w:r w:rsidR="00B11D9E">
          <w:t xml:space="preserve"> et al.,</w:t>
        </w:r>
        <w:r w:rsidR="00B11D9E" w:rsidRPr="00645103">
          <w:t xml:space="preserve"> 2018)</w:t>
        </w:r>
        <w:r w:rsidR="00B11D9E">
          <w:t xml:space="preserve">. </w:t>
        </w:r>
      </w:ins>
      <w:ins w:id="1228" w:author="Elizabeth Marks" w:date="2021-04-30T05:12:00Z">
        <w:r w:rsidR="00690A31">
          <w:t>Instances</w:t>
        </w:r>
      </w:ins>
      <w:ins w:id="1229" w:author="Elizabeth Marks" w:date="2021-04-28T23:45:00Z">
        <w:r w:rsidR="00B11D9E">
          <w:t xml:space="preserve"> of </w:t>
        </w:r>
      </w:ins>
      <w:ins w:id="1230" w:author="Elizabeth Marks" w:date="2021-04-28T23:46:00Z">
        <w:r w:rsidR="00B11D9E">
          <w:t>exploitation or mistreatment of employees</w:t>
        </w:r>
      </w:ins>
      <w:ins w:id="1231" w:author="Elizabeth Marks" w:date="2021-04-30T05:12:00Z">
        <w:r w:rsidR="00690A31">
          <w:t xml:space="preserve"> pose </w:t>
        </w:r>
      </w:ins>
      <w:ins w:id="1232" w:author="Elizabeth Marks" w:date="2021-04-28T23:46:00Z">
        <w:r w:rsidR="00B11D9E">
          <w:t>threats to</w:t>
        </w:r>
      </w:ins>
      <w:ins w:id="1233" w:author="Elizabeth Marks" w:date="2021-04-28T23:45:00Z">
        <w:r w:rsidR="00B11D9E">
          <w:t xml:space="preserve"> their initial image of the organization</w:t>
        </w:r>
      </w:ins>
      <w:ins w:id="1234" w:author="Elizabeth Marks" w:date="2021-04-29T05:47:00Z">
        <w:r w:rsidR="000C3C07">
          <w:t>,</w:t>
        </w:r>
      </w:ins>
      <w:ins w:id="1235" w:author="Elizabeth Marks" w:date="2021-04-28T23:45:00Z">
        <w:r w:rsidR="00B11D9E">
          <w:t xml:space="preserve"> so they justify </w:t>
        </w:r>
      </w:ins>
      <w:ins w:id="1236" w:author="Elizabeth Marks" w:date="2021-04-28T23:46:00Z">
        <w:r w:rsidR="00B11D9E">
          <w:t>what they</w:t>
        </w:r>
      </w:ins>
      <w:ins w:id="1237" w:author="Elizabeth Marks" w:date="2021-04-30T05:35:00Z">
        <w:r w:rsidR="006B569A">
          <w:t>’</w:t>
        </w:r>
      </w:ins>
      <w:ins w:id="1238" w:author="Elizabeth Marks" w:date="2021-04-28T23:46:00Z">
        <w:r w:rsidR="00B11D9E">
          <w:t>ve seen</w:t>
        </w:r>
      </w:ins>
      <w:ins w:id="1239" w:author="Elizabeth Marks" w:date="2021-04-28T23:47:00Z">
        <w:r w:rsidR="00B11D9E">
          <w:t xml:space="preserve"> (</w:t>
        </w:r>
        <w:r w:rsidR="00B11D9E" w:rsidRPr="00645103">
          <w:t>Jost</w:t>
        </w:r>
        <w:r w:rsidR="00B11D9E">
          <w:t xml:space="preserve"> et al., </w:t>
        </w:r>
        <w:r w:rsidR="00B11D9E" w:rsidRPr="00645103">
          <w:t>2004</w:t>
        </w:r>
        <w:commentRangeStart w:id="1240"/>
        <w:commentRangeEnd w:id="1240"/>
        <w:r w:rsidR="00B11D9E" w:rsidRPr="00645103">
          <w:rPr>
            <w:rStyle w:val="CommentReference"/>
          </w:rPr>
          <w:commentReference w:id="1240"/>
        </w:r>
        <w:r w:rsidR="00B11D9E" w:rsidRPr="00645103">
          <w:t>)</w:t>
        </w:r>
      </w:ins>
      <w:ins w:id="1241" w:author="Elizabeth Marks" w:date="2021-04-28T23:46:00Z">
        <w:r w:rsidR="00B11D9E">
          <w:t xml:space="preserve">. </w:t>
        </w:r>
      </w:ins>
      <w:ins w:id="1242" w:author="Elizabeth Marks" w:date="2021-04-28T23:49:00Z">
        <w:r w:rsidR="00D33388">
          <w:t xml:space="preserve"> </w:t>
        </w:r>
      </w:ins>
      <w:ins w:id="1243" w:author="Elizabeth Marks" w:date="2021-04-28T23:51:00Z">
        <w:r w:rsidR="00D33388">
          <w:t>Compensatory</w:t>
        </w:r>
      </w:ins>
      <w:ins w:id="1244" w:author="Elizabeth Marks" w:date="2021-04-28T23:49:00Z">
        <w:r w:rsidR="00D33388">
          <w:t xml:space="preserve"> Control theory</w:t>
        </w:r>
      </w:ins>
      <w:ins w:id="1245" w:author="Elizabeth Marks" w:date="2021-04-28T23:51:00Z">
        <w:r w:rsidR="00D33388">
          <w:t xml:space="preserve"> </w:t>
        </w:r>
      </w:ins>
      <w:ins w:id="1246" w:author="Elizabeth Marks" w:date="2021-04-28T23:52:00Z">
        <w:r w:rsidR="00D33388">
          <w:t>informs us as to the</w:t>
        </w:r>
      </w:ins>
      <w:ins w:id="1247" w:author="Elizabeth Marks" w:date="2021-04-28T23:51:00Z">
        <w:r w:rsidR="00D33388">
          <w:t xml:space="preserve"> mechanism </w:t>
        </w:r>
      </w:ins>
      <w:ins w:id="1248" w:author="Elizabeth Marks" w:date="2021-04-29T05:47:00Z">
        <w:r w:rsidR="000C3C07">
          <w:t>by</w:t>
        </w:r>
      </w:ins>
      <w:ins w:id="1249" w:author="Elizabeth Marks" w:date="2021-04-28T23:51:00Z">
        <w:r w:rsidR="00D33388">
          <w:t xml:space="preserve"> which this justification occurs</w:t>
        </w:r>
      </w:ins>
      <w:ins w:id="1250" w:author="Elizabeth Marks" w:date="2021-04-28T23:52:00Z">
        <w:r w:rsidR="00D33388">
          <w:t>.</w:t>
        </w:r>
      </w:ins>
      <w:ins w:id="1251" w:author="Elizabeth Marks" w:date="2021-04-28T23:51:00Z">
        <w:r w:rsidR="00D33388">
          <w:t xml:space="preserve"> </w:t>
        </w:r>
      </w:ins>
      <w:ins w:id="1252" w:author="Elizabeth Marks" w:date="2021-04-28T23:52:00Z">
        <w:r w:rsidR="00D33388">
          <w:t>P</w:t>
        </w:r>
      </w:ins>
      <w:ins w:id="1253" w:author="Elizabeth Marks" w:date="2021-04-28T23:50:00Z">
        <w:r w:rsidR="00D33388">
          <w:t>eople rely on compensatory beliefs to restore their sense of justice</w:t>
        </w:r>
      </w:ins>
      <w:ins w:id="1254" w:author="Elizabeth Marks" w:date="2021-04-28T23:52:00Z">
        <w:r w:rsidR="00D33388">
          <w:t xml:space="preserve"> and</w:t>
        </w:r>
      </w:ins>
      <w:ins w:id="1255" w:author="Elizabeth Marks" w:date="2021-04-29T05:47:00Z">
        <w:r w:rsidR="000C3C07">
          <w:t>,</w:t>
        </w:r>
      </w:ins>
      <w:ins w:id="1256" w:author="Elizabeth Marks" w:date="2021-04-28T23:52:00Z">
        <w:r w:rsidR="00D33388">
          <w:t xml:space="preserve"> as such</w:t>
        </w:r>
      </w:ins>
      <w:ins w:id="1257" w:author="Elizabeth Marks" w:date="2021-04-29T05:47:00Z">
        <w:r w:rsidR="000C3C07">
          <w:t>,</w:t>
        </w:r>
      </w:ins>
      <w:ins w:id="1258" w:author="Elizabeth Marks" w:date="2021-04-28T23:52:00Z">
        <w:r w:rsidR="00D33388">
          <w:t xml:space="preserve"> seek evidence to suggest that the unfair treatment they have observed is</w:t>
        </w:r>
      </w:ins>
      <w:ins w:id="1259" w:author="Elizabeth Marks" w:date="2021-04-29T05:47:00Z">
        <w:r w:rsidR="000C3C07">
          <w:t>,</w:t>
        </w:r>
      </w:ins>
      <w:ins w:id="1260" w:author="Elizabeth Marks" w:date="2021-04-28T23:52:00Z">
        <w:r w:rsidR="00D33388">
          <w:t xml:space="preserve"> in fact</w:t>
        </w:r>
      </w:ins>
      <w:ins w:id="1261" w:author="Elizabeth Marks" w:date="2021-04-29T05:47:00Z">
        <w:r w:rsidR="000C3C07">
          <w:t>,</w:t>
        </w:r>
      </w:ins>
      <w:ins w:id="1262" w:author="Elizabeth Marks" w:date="2021-04-28T23:52:00Z">
        <w:r w:rsidR="00D33388">
          <w:t xml:space="preserve"> fair</w:t>
        </w:r>
      </w:ins>
      <w:ins w:id="1263" w:author="Elizabeth Marks" w:date="2021-04-28T23:53:00Z">
        <w:r w:rsidR="00D33388">
          <w:t xml:space="preserve"> or was made up for in </w:t>
        </w:r>
      </w:ins>
      <w:ins w:id="1264" w:author="Elizabeth Marks" w:date="2021-04-29T05:47:00Z">
        <w:r w:rsidR="000C3C07">
          <w:t>an</w:t>
        </w:r>
      </w:ins>
      <w:ins w:id="1265" w:author="Elizabeth Marks" w:date="2021-04-28T23:53:00Z">
        <w:r w:rsidR="00D33388">
          <w:t xml:space="preserve">other way </w:t>
        </w:r>
        <w:r w:rsidR="00D33388" w:rsidRPr="0089456A">
          <w:t xml:space="preserve">(Kay </w:t>
        </w:r>
        <w:r w:rsidR="00D33388">
          <w:t>et al.</w:t>
        </w:r>
        <w:r w:rsidR="00D33388" w:rsidRPr="0089456A">
          <w:t>, 200</w:t>
        </w:r>
      </w:ins>
      <w:ins w:id="1266" w:author="Elizabeth Marks" w:date="2021-04-28T23:54:00Z">
        <w:r w:rsidR="00D33388">
          <w:t xml:space="preserve">7; </w:t>
        </w:r>
        <w:r w:rsidR="00D33388" w:rsidRPr="0089456A">
          <w:t xml:space="preserve">Kay </w:t>
        </w:r>
        <w:r w:rsidR="00D33388">
          <w:t>et al.</w:t>
        </w:r>
        <w:r w:rsidR="00D33388" w:rsidRPr="0089456A">
          <w:t>, 2009</w:t>
        </w:r>
      </w:ins>
      <w:ins w:id="1267" w:author="Elizabeth Marks" w:date="2021-04-28T23:53:00Z">
        <w:r w:rsidR="00D33388">
          <w:t>)</w:t>
        </w:r>
      </w:ins>
      <w:ins w:id="1268" w:author="Elizabeth Marks" w:date="2021-04-28T23:52:00Z">
        <w:r w:rsidR="00D33388">
          <w:t xml:space="preserve">. </w:t>
        </w:r>
      </w:ins>
      <w:ins w:id="1269" w:author="Elizabeth Marks" w:date="2021-04-30T05:12:00Z">
        <w:r w:rsidR="00690A31">
          <w:t>We</w:t>
        </w:r>
      </w:ins>
      <w:ins w:id="1270" w:author="Elizabeth Marks" w:date="2021-04-28T23:54:00Z">
        <w:r w:rsidR="00D33388">
          <w:t xml:space="preserve"> </w:t>
        </w:r>
      </w:ins>
      <w:ins w:id="1271" w:author="Elizabeth Marks" w:date="2021-04-28T23:55:00Z">
        <w:r w:rsidR="00D33388">
          <w:t>predicted that</w:t>
        </w:r>
      </w:ins>
      <w:ins w:id="1272" w:author="Elizabeth Marks" w:date="2021-04-28T23:49:00Z">
        <w:r w:rsidR="00D33388">
          <w:t xml:space="preserve"> </w:t>
        </w:r>
      </w:ins>
      <w:ins w:id="1273" w:author="Elizabeth Marks" w:date="2021-04-28T23:12:00Z">
        <w:r w:rsidR="00B33653">
          <w:t>the presence of extravagant perks within an organization would lead to an increase in</w:t>
        </w:r>
      </w:ins>
      <w:ins w:id="1274" w:author="Elizabeth Marks" w:date="2021-04-28T23:13:00Z">
        <w:r w:rsidR="00B33653">
          <w:t xml:space="preserve"> justification from observers in the face of </w:t>
        </w:r>
      </w:ins>
      <w:ins w:id="1275" w:author="Elizabeth Marks" w:date="2021-04-28T23:55:00Z">
        <w:r w:rsidR="00D33388">
          <w:t xml:space="preserve">(H1) </w:t>
        </w:r>
      </w:ins>
      <w:ins w:id="1276" w:author="Elizabeth Marks" w:date="2021-04-28T23:13:00Z">
        <w:r w:rsidR="00B33653">
          <w:t xml:space="preserve">employee exploitation, </w:t>
        </w:r>
      </w:ins>
      <w:ins w:id="1277" w:author="Elizabeth Marks" w:date="2021-04-28T23:55:00Z">
        <w:r w:rsidR="00D33388">
          <w:t xml:space="preserve">(H2) </w:t>
        </w:r>
      </w:ins>
      <w:ins w:id="1278" w:author="Elizabeth Marks" w:date="2021-04-28T23:13:00Z">
        <w:r w:rsidR="00B33653">
          <w:t xml:space="preserve">mistreatment, </w:t>
        </w:r>
      </w:ins>
      <w:ins w:id="1279" w:author="Elizabeth Marks" w:date="2021-04-28T23:55:00Z">
        <w:r w:rsidR="00D33388">
          <w:t>and (H3)</w:t>
        </w:r>
      </w:ins>
      <w:ins w:id="1280" w:author="Elizabeth Marks" w:date="2021-04-28T23:13:00Z">
        <w:r w:rsidR="00B33653">
          <w:t xml:space="preserve"> </w:t>
        </w:r>
      </w:ins>
      <w:ins w:id="1281" w:author="Elizabeth Marks" w:date="2021-04-28T23:14:00Z">
        <w:r w:rsidR="00B33653">
          <w:t xml:space="preserve">expectations of perfectionism. </w:t>
        </w:r>
      </w:ins>
      <w:ins w:id="1282" w:author="Elizabeth Marks" w:date="2021-04-28T23:12:00Z">
        <w:r w:rsidR="00B33653">
          <w:t xml:space="preserve"> </w:t>
        </w:r>
      </w:ins>
    </w:p>
    <w:p w14:paraId="10B49A6B" w14:textId="22A26223" w:rsidR="0021092D" w:rsidRPr="0089456A" w:rsidRDefault="00690A31" w:rsidP="0021092D">
      <w:pPr>
        <w:pStyle w:val="NormalWeb"/>
        <w:spacing w:before="0" w:beforeAutospacing="0" w:after="0" w:afterAutospacing="0" w:line="480" w:lineRule="auto"/>
        <w:ind w:firstLine="720"/>
      </w:pPr>
      <w:ins w:id="1283" w:author="Elizabeth Marks" w:date="2021-04-30T05:13:00Z">
        <w:r>
          <w:t>A</w:t>
        </w:r>
      </w:ins>
      <w:del w:id="1284" w:author="Elizabeth Marks" w:date="2021-04-30T05:13:00Z">
        <w:r w:rsidR="0021092D" w:rsidRPr="0089456A" w:rsidDel="00690A31">
          <w:delText>The a</w:delText>
        </w:r>
      </w:del>
      <w:r w:rsidR="0021092D" w:rsidRPr="0089456A">
        <w:t xml:space="preserve">nalysis of our manipulation checks revealed no significant difference between conditions, which strongly suggests that the manipulation itself was ineffective. </w:t>
      </w:r>
      <w:commentRangeStart w:id="1285"/>
      <w:del w:id="1286" w:author="Elizabeth Marks" w:date="2021-04-30T02:59:00Z">
        <w:r w:rsidR="0021092D" w:rsidRPr="0089456A" w:rsidDel="000604C2">
          <w:delText>Due to that</w:delText>
        </w:r>
      </w:del>
      <w:ins w:id="1287" w:author="Elizabeth Marks" w:date="2021-04-30T02:59:00Z">
        <w:r w:rsidR="000604C2">
          <w:t>As such</w:t>
        </w:r>
      </w:ins>
      <w:r w:rsidR="0021092D" w:rsidRPr="0089456A">
        <w:t xml:space="preserve">, we </w:t>
      </w:r>
      <w:del w:id="1288" w:author="Elizabeth Marks" w:date="2021-04-29T05:46:00Z">
        <w:r w:rsidR="0021092D" w:rsidRPr="0089456A" w:rsidDel="000C3C07">
          <w:delText xml:space="preserve">can't </w:delText>
        </w:r>
      </w:del>
      <w:ins w:id="1289" w:author="Elizabeth Marks" w:date="2021-04-29T05:46:00Z">
        <w:r w:rsidR="000C3C07" w:rsidRPr="0089456A">
          <w:t>can</w:t>
        </w:r>
      </w:ins>
      <w:ins w:id="1290" w:author="Elizabeth Marks" w:date="2021-04-30T02:59:00Z">
        <w:r w:rsidR="000604C2">
          <w:t xml:space="preserve">not </w:t>
        </w:r>
      </w:ins>
      <w:del w:id="1291" w:author="Elizabeth Marks" w:date="2021-04-30T02:59:00Z">
        <w:r w:rsidR="0021092D" w:rsidRPr="0089456A" w:rsidDel="000604C2">
          <w:delText xml:space="preserve">really </w:delText>
        </w:r>
      </w:del>
      <w:del w:id="1292" w:author="William Hall" w:date="2021-04-29T15:55:00Z">
        <w:r w:rsidR="0021092D" w:rsidRPr="0089456A" w:rsidDel="006E16D5">
          <w:delText xml:space="preserve">intuit </w:delText>
        </w:r>
      </w:del>
      <w:ins w:id="1293" w:author="William Hall" w:date="2021-04-29T15:55:00Z">
        <w:del w:id="1294" w:author="Elizabeth Marks" w:date="2021-04-30T03:00:00Z">
          <w:r w:rsidR="006E16D5" w:rsidDel="009F111B">
            <w:delText xml:space="preserve">draw </w:delText>
          </w:r>
        </w:del>
        <w:del w:id="1295" w:author="Elizabeth Marks" w:date="2021-04-30T02:59:00Z">
          <w:r w:rsidR="006E16D5" w:rsidDel="000604C2">
            <w:delText>strong</w:delText>
          </w:r>
        </w:del>
        <w:del w:id="1296" w:author="Elizabeth Marks" w:date="2021-04-30T03:00:00Z">
          <w:r w:rsidR="006E16D5" w:rsidDel="009F111B">
            <w:delText xml:space="preserve"> conclusions</w:delText>
          </w:r>
        </w:del>
      </w:ins>
      <w:ins w:id="1297" w:author="Elizabeth Marks" w:date="2021-04-30T03:00:00Z">
        <w:r w:rsidR="009F111B">
          <w:t>say anything causal</w:t>
        </w:r>
      </w:ins>
      <w:ins w:id="1298" w:author="William Hall" w:date="2021-04-29T15:55:00Z">
        <w:r w:rsidR="006E16D5" w:rsidRPr="0089456A">
          <w:t xml:space="preserve"> </w:t>
        </w:r>
      </w:ins>
      <w:del w:id="1299" w:author="William Hall" w:date="2021-04-29T15:55:00Z">
        <w:r w:rsidR="0021092D" w:rsidRPr="0089456A" w:rsidDel="006E16D5">
          <w:delText xml:space="preserve">anything </w:delText>
        </w:r>
      </w:del>
      <w:del w:id="1300" w:author="Elizabeth Marks" w:date="2021-04-30T03:00:00Z">
        <w:r w:rsidR="0021092D" w:rsidRPr="0089456A" w:rsidDel="009F111B">
          <w:delText>from the analysis of the difference in our three independent variables between conditions, but it did not support our three key hypotheses</w:delText>
        </w:r>
      </w:del>
      <w:ins w:id="1301" w:author="Elizabeth Marks" w:date="2021-04-30T03:00:00Z">
        <w:r w:rsidR="009F111B">
          <w:t xml:space="preserve">about the impact of </w:t>
        </w:r>
      </w:ins>
      <w:ins w:id="1302" w:author="Elizabeth Marks" w:date="2021-04-30T03:01:00Z">
        <w:r w:rsidR="009F111B">
          <w:t xml:space="preserve">extravagant perks on the justification of </w:t>
        </w:r>
      </w:ins>
      <w:ins w:id="1303" w:author="Elizabeth Marks" w:date="2021-04-30T03:02:00Z">
        <w:r w:rsidR="009F111B">
          <w:t xml:space="preserve">exploitation, mistreatment or unfair expectations on employees. </w:t>
        </w:r>
      </w:ins>
      <w:del w:id="1304" w:author="Elizabeth Marks" w:date="2021-04-30T03:02:00Z">
        <w:r w:rsidR="0021092D" w:rsidRPr="0089456A" w:rsidDel="009F111B">
          <w:delText xml:space="preserve">. </w:delText>
        </w:r>
        <w:commentRangeEnd w:id="1285"/>
        <w:r w:rsidR="006E16D5" w:rsidDel="009F111B">
          <w:rPr>
            <w:rStyle w:val="CommentReference"/>
            <w:rFonts w:asciiTheme="minorHAnsi" w:eastAsiaTheme="minorHAnsi" w:hAnsiTheme="minorHAnsi" w:cstheme="minorBidi"/>
            <w:lang w:eastAsia="en-US"/>
          </w:rPr>
          <w:commentReference w:id="1285"/>
        </w:r>
      </w:del>
      <w:ins w:id="1305" w:author="Elizabeth Marks" w:date="2021-04-30T05:13:00Z">
        <w:r w:rsidR="00154E04">
          <w:t>C</w:t>
        </w:r>
      </w:ins>
      <w:del w:id="1306" w:author="Elizabeth Marks" w:date="2021-04-30T05:13:00Z">
        <w:r w:rsidR="0021092D" w:rsidRPr="0089456A" w:rsidDel="00154E04">
          <w:delText>The c</w:delText>
        </w:r>
      </w:del>
      <w:r w:rsidR="0021092D" w:rsidRPr="0089456A">
        <w:t xml:space="preserve">orrelational findings were much more promising. </w:t>
      </w:r>
      <w:del w:id="1307" w:author="Elizabeth Marks" w:date="2021-04-30T05:16:00Z">
        <w:r w:rsidR="0021092D" w:rsidRPr="0089456A" w:rsidDel="00154E04">
          <w:delText xml:space="preserve">Our manipulation was </w:delText>
        </w:r>
      </w:del>
      <w:del w:id="1308" w:author="Elizabeth Marks" w:date="2021-04-30T05:13:00Z">
        <w:r w:rsidR="0021092D" w:rsidRPr="0089456A" w:rsidDel="00154E04">
          <w:delText xml:space="preserve">correlated </w:delText>
        </w:r>
      </w:del>
      <w:del w:id="1309" w:author="Elizabeth Marks" w:date="2021-04-30T05:14:00Z">
        <w:r w:rsidR="0021092D" w:rsidRPr="0089456A" w:rsidDel="00154E04">
          <w:delText>significantly</w:delText>
        </w:r>
      </w:del>
      <w:del w:id="1310" w:author="Elizabeth Marks" w:date="2021-04-30T05:16:00Z">
        <w:r w:rsidR="0021092D" w:rsidRPr="0089456A" w:rsidDel="00154E04">
          <w:delText xml:space="preserve"> to expectations of perfectionism</w:delText>
        </w:r>
        <w:commentRangeStart w:id="1311"/>
        <w:r w:rsidR="0021092D" w:rsidRPr="0089456A" w:rsidDel="00154E04">
          <w:delText xml:space="preserve">. Our </w:delText>
        </w:r>
      </w:del>
      <w:del w:id="1312" w:author="Elizabeth Marks" w:date="2021-04-30T05:14:00Z">
        <w:r w:rsidR="0021092D" w:rsidRPr="0089456A" w:rsidDel="00154E04">
          <w:delText xml:space="preserve">three </w:delText>
        </w:r>
      </w:del>
      <w:del w:id="1313" w:author="Elizabeth Marks" w:date="2021-04-30T05:16:00Z">
        <w:r w:rsidR="0021092D" w:rsidRPr="0089456A" w:rsidDel="00154E04">
          <w:delText>measure</w:delText>
        </w:r>
      </w:del>
      <w:del w:id="1314" w:author="Elizabeth Marks" w:date="2021-04-30T05:14:00Z">
        <w:r w:rsidR="0021092D" w:rsidRPr="0089456A" w:rsidDel="00154E04">
          <w:delText>s</w:delText>
        </w:r>
      </w:del>
      <w:del w:id="1315" w:author="Elizabeth Marks" w:date="2021-04-30T05:16:00Z">
        <w:r w:rsidR="0021092D" w:rsidRPr="0089456A" w:rsidDel="00154E04">
          <w:delText xml:space="preserve"> of </w:delText>
        </w:r>
      </w:del>
      <w:del w:id="1316" w:author="Elizabeth Marks" w:date="2021-04-30T05:14:00Z">
        <w:r w:rsidR="0021092D" w:rsidRPr="0089456A" w:rsidDel="00154E04">
          <w:delText>perceived clan culture</w:delText>
        </w:r>
      </w:del>
      <w:del w:id="1317" w:author="Elizabeth Marks" w:date="2021-04-30T05:16:00Z">
        <w:r w:rsidR="0021092D" w:rsidRPr="0089456A" w:rsidDel="00154E04">
          <w:delText xml:space="preserve"> w</w:delText>
        </w:r>
      </w:del>
      <w:del w:id="1318" w:author="Elizabeth Marks" w:date="2021-04-30T05:15:00Z">
        <w:r w:rsidR="0021092D" w:rsidRPr="0089456A" w:rsidDel="00154E04">
          <w:delText>ere</w:delText>
        </w:r>
      </w:del>
      <w:del w:id="1319" w:author="Elizabeth Marks" w:date="2021-04-30T05:16:00Z">
        <w:r w:rsidR="0021092D" w:rsidRPr="0089456A" w:rsidDel="00154E04">
          <w:delText xml:space="preserve"> related </w:delText>
        </w:r>
      </w:del>
      <w:del w:id="1320" w:author="Elizabeth Marks" w:date="2021-04-30T05:15:00Z">
        <w:r w:rsidR="0021092D" w:rsidRPr="0089456A" w:rsidDel="00154E04">
          <w:delText>to most</w:delText>
        </w:r>
      </w:del>
      <w:del w:id="1321" w:author="Elizabeth Marks" w:date="2021-04-30T05:16:00Z">
        <w:r w:rsidR="0021092D" w:rsidRPr="0089456A" w:rsidDel="00154E04">
          <w:delText xml:space="preserve"> of the </w:delText>
        </w:r>
      </w:del>
      <w:del w:id="1322" w:author="Elizabeth Marks" w:date="2021-04-30T05:15:00Z">
        <w:r w:rsidR="0021092D" w:rsidRPr="0089456A" w:rsidDel="00154E04">
          <w:delText xml:space="preserve">outcomes </w:delText>
        </w:r>
      </w:del>
      <w:del w:id="1323" w:author="Elizabeth Marks" w:date="2021-04-30T05:16:00Z">
        <w:r w:rsidR="0021092D" w:rsidRPr="0089456A" w:rsidDel="00154E04">
          <w:delText xml:space="preserve">measuring higher expectations of the employee or justified poor treatment of the employee. </w:delText>
        </w:r>
      </w:del>
      <w:r w:rsidR="0021092D" w:rsidRPr="0089456A">
        <w:t xml:space="preserve">Additionally, the perception that CCM was a fun place to work </w:t>
      </w:r>
      <w:del w:id="1324" w:author="Elizabeth Marks" w:date="2021-04-30T05:16:00Z">
        <w:r w:rsidR="0021092D" w:rsidRPr="0089456A" w:rsidDel="00154E04">
          <w:delText xml:space="preserve">and cared about </w:delText>
        </w:r>
      </w:del>
      <w:del w:id="1325" w:author="Elizabeth Marks" w:date="2021-04-29T05:46:00Z">
        <w:r w:rsidR="0021092D" w:rsidRPr="0089456A" w:rsidDel="000C3C07">
          <w:delText xml:space="preserve">it's </w:delText>
        </w:r>
      </w:del>
      <w:del w:id="1326" w:author="Elizabeth Marks" w:date="2021-04-30T05:16:00Z">
        <w:r w:rsidR="0021092D" w:rsidRPr="0089456A" w:rsidDel="00154E04">
          <w:delText>employees well-being were</w:delText>
        </w:r>
      </w:del>
      <w:ins w:id="1327" w:author="Elizabeth Marks" w:date="2021-04-30T05:16:00Z">
        <w:r w:rsidR="00154E04">
          <w:t>was</w:t>
        </w:r>
      </w:ins>
      <w:r w:rsidR="0021092D" w:rsidRPr="0089456A">
        <w:t xml:space="preserve"> both significantly different between conditions and strongly correlated to both the perception that CCM offered many perks and the majority of items measuring the justification of unfair treatment or expectations put on John. </w:t>
      </w:r>
      <w:del w:id="1328" w:author="Elizabeth Marks" w:date="2021-04-30T05:16:00Z">
        <w:r w:rsidR="0021092D" w:rsidRPr="0089456A" w:rsidDel="00154E04">
          <w:delText>Both the</w:delText>
        </w:r>
      </w:del>
      <w:ins w:id="1329" w:author="Elizabeth Marks" w:date="2021-04-30T05:16:00Z">
        <w:r w:rsidR="00154E04">
          <w:t>The</w:t>
        </w:r>
      </w:ins>
      <w:r w:rsidR="0021092D" w:rsidRPr="0089456A">
        <w:t xml:space="preserve"> perception of CCM as a fun place </w:t>
      </w:r>
      <w:del w:id="1330" w:author="Elizabeth Marks" w:date="2021-04-30T05:16:00Z">
        <w:r w:rsidR="0021092D" w:rsidRPr="0089456A" w:rsidDel="00154E04">
          <w:delText xml:space="preserve">and that they care about their employees </w:delText>
        </w:r>
      </w:del>
      <w:r w:rsidR="0021092D" w:rsidRPr="0089456A">
        <w:t>align</w:t>
      </w:r>
      <w:ins w:id="1331" w:author="Elizabeth Marks" w:date="2021-04-30T05:16:00Z">
        <w:r w:rsidR="00154E04">
          <w:t>s</w:t>
        </w:r>
      </w:ins>
      <w:r w:rsidR="0021092D" w:rsidRPr="0089456A">
        <w:t xml:space="preserve"> with a clan culture. This supports our overarching belief that when an organization is perceived as having a clan culture, observers are more likely to justify instances of unfair treatment within the organization and have higher expectations of the employees within the company.</w:t>
      </w:r>
      <w:commentRangeEnd w:id="1311"/>
      <w:r w:rsidR="006E16D5">
        <w:rPr>
          <w:rStyle w:val="CommentReference"/>
          <w:rFonts w:asciiTheme="minorHAnsi" w:eastAsiaTheme="minorHAnsi" w:hAnsiTheme="minorHAnsi" w:cstheme="minorBidi"/>
          <w:lang w:eastAsia="en-US"/>
        </w:rPr>
        <w:commentReference w:id="1311"/>
      </w:r>
    </w:p>
    <w:p w14:paraId="7B94A919" w14:textId="57692C27" w:rsidR="0021092D" w:rsidDel="002E4448" w:rsidRDefault="0021092D">
      <w:pPr>
        <w:pStyle w:val="NormalWeb"/>
        <w:spacing w:before="0" w:beforeAutospacing="0" w:after="0" w:afterAutospacing="0" w:line="480" w:lineRule="auto"/>
        <w:ind w:firstLine="720"/>
        <w:rPr>
          <w:del w:id="1332" w:author="Elizabeth Marks" w:date="2021-04-29T00:06:00Z"/>
        </w:rPr>
      </w:pPr>
      <w:r w:rsidRPr="0089456A">
        <w:t xml:space="preserve">This study had several limitations, but this was the second of a series of studies that will be performed as we break into this new area of research and try to develop new reliable and valid measures for both the independent variable and several of the dependent variables. </w:t>
      </w:r>
      <w:commentRangeStart w:id="1333"/>
      <w:del w:id="1334" w:author="Elizabeth Marks" w:date="2021-04-28T21:55:00Z">
        <w:r w:rsidRPr="0089456A" w:rsidDel="000D4708">
          <w:delText>It was certainly a great learning experience.</w:delText>
        </w:r>
        <w:commentRangeEnd w:id="1333"/>
        <w:r w:rsidR="00AA69E6" w:rsidDel="000D4708">
          <w:rPr>
            <w:rStyle w:val="CommentReference"/>
            <w:rFonts w:asciiTheme="minorHAnsi" w:eastAsiaTheme="minorHAnsi" w:hAnsiTheme="minorHAnsi" w:cstheme="minorBidi"/>
            <w:lang w:eastAsia="en-US"/>
          </w:rPr>
          <w:commentReference w:id="1333"/>
        </w:r>
      </w:del>
      <w:ins w:id="1335" w:author="Elizabeth Marks" w:date="2021-04-29T00:16:00Z">
        <w:r w:rsidR="00013B54">
          <w:t xml:space="preserve">The first and </w:t>
        </w:r>
        <w:r w:rsidR="00013B54">
          <w:lastRenderedPageBreak/>
          <w:t>most crucial limitation was the ineffectiveness of</w:t>
        </w:r>
      </w:ins>
      <w:del w:id="1336" w:author="Elizabeth Marks" w:date="2021-04-28T21:55:00Z">
        <w:r w:rsidRPr="0089456A" w:rsidDel="000D4708">
          <w:delText xml:space="preserve"> </w:delText>
        </w:r>
      </w:del>
      <w:del w:id="1337" w:author="Elizabeth Marks" w:date="2021-04-29T00:16:00Z">
        <w:r w:rsidRPr="0089456A" w:rsidDel="00013B54">
          <w:delText>First off,</w:delText>
        </w:r>
      </w:del>
      <w:r w:rsidRPr="0089456A">
        <w:t xml:space="preserve"> </w:t>
      </w:r>
      <w:ins w:id="1338" w:author="Elizabeth Marks" w:date="2021-04-29T00:16:00Z">
        <w:r w:rsidR="00013B54">
          <w:t>o</w:t>
        </w:r>
      </w:ins>
      <w:ins w:id="1339" w:author="Elizabeth Marks" w:date="2021-04-29T00:17:00Z">
        <w:r w:rsidR="00013B54">
          <w:t>ur</w:t>
        </w:r>
      </w:ins>
      <w:del w:id="1340" w:author="Elizabeth Marks" w:date="2021-04-29T00:16:00Z">
        <w:r w:rsidRPr="0089456A" w:rsidDel="00013B54">
          <w:delText>the</w:delText>
        </w:r>
      </w:del>
      <w:r w:rsidRPr="0089456A">
        <w:t xml:space="preserve"> manipulation</w:t>
      </w:r>
      <w:del w:id="1341" w:author="Elizabeth Marks" w:date="2021-04-29T00:17:00Z">
        <w:r w:rsidRPr="0089456A" w:rsidDel="00013B54">
          <w:delText xml:space="preserve"> was</w:delText>
        </w:r>
      </w:del>
      <w:del w:id="1342" w:author="Elizabeth Marks" w:date="2021-04-29T00:04:00Z">
        <w:r w:rsidRPr="0089456A" w:rsidDel="002E4448">
          <w:delText xml:space="preserve">, of course, </w:delText>
        </w:r>
      </w:del>
      <w:del w:id="1343" w:author="Elizabeth Marks" w:date="2021-04-29T00:17:00Z">
        <w:r w:rsidRPr="0089456A" w:rsidDel="00013B54">
          <w:delText>ineffective</w:delText>
        </w:r>
      </w:del>
      <w:r w:rsidRPr="0089456A">
        <w:t xml:space="preserve">. </w:t>
      </w:r>
      <w:del w:id="1344" w:author="William Hall" w:date="2021-04-29T15:57:00Z">
        <w:r w:rsidRPr="0089456A" w:rsidDel="006E16D5">
          <w:delText>Thanks to this,</w:delText>
        </w:r>
      </w:del>
      <w:ins w:id="1345" w:author="William Hall" w:date="2021-04-29T15:57:00Z">
        <w:r w:rsidR="006E16D5">
          <w:t>This meant</w:t>
        </w:r>
      </w:ins>
      <w:r w:rsidRPr="0089456A">
        <w:t xml:space="preserve"> we were unable to </w:t>
      </w:r>
      <w:del w:id="1346" w:author="Elizabeth Marks" w:date="2021-04-30T05:17:00Z">
        <w:r w:rsidRPr="0089456A" w:rsidDel="00154E04">
          <w:delText xml:space="preserve">interpret the t-test results and </w:delText>
        </w:r>
      </w:del>
      <w:r w:rsidRPr="0089456A">
        <w:t xml:space="preserve">say anything conclusive about a causal relationship between any factors. This may have been because the delivery of our </w:t>
      </w:r>
      <w:del w:id="1347" w:author="Elizabeth Marks" w:date="2021-04-28T21:24:00Z">
        <w:r w:rsidRPr="0089456A" w:rsidDel="00604996">
          <w:delText xml:space="preserve">clan-culture perks </w:delText>
        </w:r>
      </w:del>
      <w:ins w:id="1348" w:author="Elizabeth Marks" w:date="2021-04-28T21:24:00Z">
        <w:r w:rsidR="00604996">
          <w:t xml:space="preserve">perk information </w:t>
        </w:r>
      </w:ins>
      <w:r w:rsidRPr="0089456A">
        <w:t xml:space="preserve">through the brochure was too subtle. </w:t>
      </w:r>
      <w:commentRangeStart w:id="1349"/>
      <w:r w:rsidRPr="0089456A">
        <w:t>It could have also been because using vignettes</w:t>
      </w:r>
      <w:ins w:id="1350" w:author="Elizabeth Marks" w:date="2021-04-30T05:34:00Z">
        <w:r w:rsidR="006B569A">
          <w:t>,</w:t>
        </w:r>
      </w:ins>
      <w:r w:rsidRPr="0089456A">
        <w:t xml:space="preserve"> or small stories </w:t>
      </w:r>
      <w:ins w:id="1351" w:author="Elizabeth Marks" w:date="2021-04-30T03:03:00Z">
        <w:r w:rsidR="009F111B">
          <w:t>as</w:t>
        </w:r>
      </w:ins>
      <w:del w:id="1352" w:author="Elizabeth Marks" w:date="2021-04-30T03:03:00Z">
        <w:r w:rsidRPr="0089456A" w:rsidDel="009F111B">
          <w:delText>to</w:delText>
        </w:r>
      </w:del>
      <w:r w:rsidRPr="0089456A">
        <w:t xml:space="preserve"> measure</w:t>
      </w:r>
      <w:ins w:id="1353" w:author="Elizabeth Marks" w:date="2021-04-30T03:04:00Z">
        <w:r w:rsidR="009F111B">
          <w:t>s for</w:t>
        </w:r>
      </w:ins>
      <w:r w:rsidRPr="0089456A">
        <w:t xml:space="preserve"> the outcomes was too subtle</w:t>
      </w:r>
      <w:ins w:id="1354" w:author="Elizabeth Marks" w:date="2021-04-30T03:04:00Z">
        <w:r w:rsidR="009F111B">
          <w:t xml:space="preserve">, open to interpretation, or </w:t>
        </w:r>
      </w:ins>
      <w:del w:id="1355" w:author="Elizabeth Marks" w:date="2021-04-30T03:04:00Z">
        <w:r w:rsidRPr="0089456A" w:rsidDel="009F111B">
          <w:delText xml:space="preserve"> or </w:delText>
        </w:r>
      </w:del>
      <w:r w:rsidRPr="0089456A">
        <w:t xml:space="preserve">lacked construct validity. </w:t>
      </w:r>
      <w:del w:id="1356" w:author="Elizabeth Marks" w:date="2021-04-30T03:03:00Z">
        <w:r w:rsidRPr="0089456A" w:rsidDel="009F111B">
          <w:delText>Stories are up to interpretation from the reader, and what we may have thought illustrated exploitation could be perceived differently</w:delText>
        </w:r>
        <w:commentRangeStart w:id="1357"/>
        <w:r w:rsidRPr="0089456A" w:rsidDel="009F111B">
          <w:delText xml:space="preserve">. </w:delText>
        </w:r>
        <w:commentRangeEnd w:id="1349"/>
        <w:r w:rsidR="009C3B88" w:rsidDel="009F111B">
          <w:rPr>
            <w:rStyle w:val="CommentReference"/>
            <w:rFonts w:asciiTheme="minorHAnsi" w:eastAsiaTheme="minorHAnsi" w:hAnsiTheme="minorHAnsi" w:cstheme="minorBidi"/>
            <w:lang w:eastAsia="en-US"/>
          </w:rPr>
          <w:commentReference w:id="1349"/>
        </w:r>
      </w:del>
      <w:ins w:id="1358" w:author="Elizabeth Marks" w:date="2021-04-29T00:06:00Z">
        <w:r w:rsidR="002E4448" w:rsidRPr="00D81B35">
          <w:rPr>
            <w:color w:val="000000"/>
          </w:rPr>
          <w:t>A more direct approach could be used</w:t>
        </w:r>
        <w:r w:rsidR="002E4448" w:rsidRPr="0089456A" w:rsidDel="002E4448">
          <w:t xml:space="preserve"> </w:t>
        </w:r>
        <w:r w:rsidR="002E4448" w:rsidRPr="00D81B35">
          <w:rPr>
            <w:color w:val="000000"/>
          </w:rPr>
          <w:t xml:space="preserve">to make sure that participants notice and understand the presence of clan culture perks and the fact that CCM provides perks above the norm for </w:t>
        </w:r>
        <w:r w:rsidR="002E4448">
          <w:rPr>
            <w:color w:val="000000"/>
          </w:rPr>
          <w:t>N</w:t>
        </w:r>
        <w:r w:rsidR="002E4448" w:rsidRPr="00D81B35">
          <w:rPr>
            <w:color w:val="000000"/>
          </w:rPr>
          <w:t>orth America.</w:t>
        </w:r>
      </w:ins>
      <w:ins w:id="1359" w:author="Elizabeth Marks" w:date="2021-04-29T00:07:00Z">
        <w:r w:rsidR="002E4448">
          <w:rPr>
            <w:color w:val="000000"/>
          </w:rPr>
          <w:t xml:space="preserve"> One such approach could be to </w:t>
        </w:r>
      </w:ins>
      <w:ins w:id="1360" w:author="Elizabeth Marks" w:date="2021-04-29T00:08:00Z">
        <w:r w:rsidR="00013B54">
          <w:rPr>
            <w:color w:val="000000"/>
          </w:rPr>
          <w:t>state explicitly that CC</w:t>
        </w:r>
        <w:commentRangeStart w:id="1361"/>
        <w:r w:rsidR="00013B54">
          <w:rPr>
            <w:color w:val="000000"/>
          </w:rPr>
          <w:t>M</w:t>
        </w:r>
      </w:ins>
      <w:ins w:id="1362" w:author="Elizabeth Marks" w:date="2021-04-30T05:35:00Z">
        <w:r w:rsidR="006B569A">
          <w:rPr>
            <w:color w:val="000000"/>
          </w:rPr>
          <w:t>’</w:t>
        </w:r>
      </w:ins>
      <w:ins w:id="1363" w:author="Elizabeth Marks" w:date="2021-04-29T00:08:00Z">
        <w:r w:rsidR="00013B54">
          <w:rPr>
            <w:color w:val="000000"/>
          </w:rPr>
          <w:t>s approach is unique or present the information in the form of a new</w:t>
        </w:r>
      </w:ins>
      <w:ins w:id="1364" w:author="William Hall" w:date="2021-04-29T15:59:00Z">
        <w:r w:rsidR="009C3B88">
          <w:rPr>
            <w:color w:val="000000"/>
          </w:rPr>
          <w:t>s</w:t>
        </w:r>
      </w:ins>
      <w:ins w:id="1365" w:author="Elizabeth Marks" w:date="2021-04-29T00:08:00Z">
        <w:r w:rsidR="00013B54">
          <w:rPr>
            <w:color w:val="000000"/>
          </w:rPr>
          <w:t xml:space="preserve"> article discussing how unique and fun the</w:t>
        </w:r>
      </w:ins>
      <w:ins w:id="1366" w:author="Elizabeth Marks" w:date="2021-04-29T00:09:00Z">
        <w:r w:rsidR="00013B54">
          <w:rPr>
            <w:color w:val="000000"/>
          </w:rPr>
          <w:t xml:space="preserve"> organization seems.</w:t>
        </w:r>
      </w:ins>
      <w:commentRangeEnd w:id="1361"/>
      <w:r w:rsidR="009C3B88">
        <w:rPr>
          <w:rStyle w:val="CommentReference"/>
          <w:rFonts w:asciiTheme="minorHAnsi" w:eastAsiaTheme="minorHAnsi" w:hAnsiTheme="minorHAnsi" w:cstheme="minorBidi"/>
          <w:lang w:eastAsia="en-US"/>
        </w:rPr>
        <w:commentReference w:id="1361"/>
      </w:r>
      <w:del w:id="1367" w:author="Elizabeth Marks" w:date="2021-04-29T00:06:00Z">
        <w:r w:rsidRPr="0089456A" w:rsidDel="002E4448">
          <w:delText xml:space="preserve">Future studies would do well to address these limitations. </w:delText>
        </w:r>
        <w:commentRangeEnd w:id="1357"/>
        <w:r w:rsidR="00AA69E6" w:rsidDel="002E4448">
          <w:rPr>
            <w:rStyle w:val="CommentReference"/>
            <w:rFonts w:asciiTheme="minorHAnsi" w:eastAsiaTheme="minorHAnsi" w:hAnsiTheme="minorHAnsi" w:cstheme="minorBidi"/>
            <w:lang w:eastAsia="en-US"/>
          </w:rPr>
          <w:commentReference w:id="1357"/>
        </w:r>
      </w:del>
    </w:p>
    <w:p w14:paraId="5505B8CC" w14:textId="77777777" w:rsidR="002E4448" w:rsidRPr="0089456A" w:rsidRDefault="002E4448">
      <w:pPr>
        <w:pStyle w:val="NormalWeb"/>
        <w:spacing w:before="0" w:beforeAutospacing="0" w:after="0" w:afterAutospacing="0" w:line="480" w:lineRule="auto"/>
        <w:ind w:firstLine="720"/>
        <w:rPr>
          <w:ins w:id="1368" w:author="Elizabeth Marks" w:date="2021-04-29T00:06:00Z"/>
        </w:rPr>
      </w:pPr>
    </w:p>
    <w:p w14:paraId="1128270F" w14:textId="5410535F" w:rsidR="0021092D" w:rsidRPr="0089456A" w:rsidRDefault="0021092D" w:rsidP="0021092D">
      <w:pPr>
        <w:pStyle w:val="NormalWeb"/>
        <w:spacing w:before="0" w:beforeAutospacing="0" w:after="0" w:afterAutospacing="0" w:line="480" w:lineRule="auto"/>
        <w:ind w:firstLine="720"/>
      </w:pPr>
      <w:r w:rsidRPr="0089456A">
        <w:t>In addition to the subtle manipulation, the delivery of our quantitative manipulation check may also have presented a limitation to the study in its potential lack of construct validity. The statement presented to participants was</w:t>
      </w:r>
      <w:commentRangeStart w:id="1369"/>
      <w:r w:rsidRPr="0089456A">
        <w:t xml:space="preserve">, </w:t>
      </w:r>
      <w:del w:id="1370" w:author="Elizabeth Marks" w:date="2021-04-29T05:46:00Z">
        <w:r w:rsidRPr="0089456A" w:rsidDel="000C3C07">
          <w:delText>"</w:delText>
        </w:r>
      </w:del>
      <w:ins w:id="1371" w:author="Elizabeth Marks" w:date="2021-04-30T05:35:00Z">
        <w:r w:rsidR="006B569A">
          <w:t>“</w:t>
        </w:r>
      </w:ins>
      <w:ins w:id="1372" w:author="Elizabeth Marks" w:date="2021-04-30T05:18:00Z">
        <w:r w:rsidR="00154E04">
          <w:t>f</w:t>
        </w:r>
      </w:ins>
      <w:del w:id="1373" w:author="Elizabeth Marks" w:date="2021-04-30T05:18:00Z">
        <w:r w:rsidRPr="0089456A" w:rsidDel="00154E04">
          <w:delText>F</w:delText>
        </w:r>
      </w:del>
      <w:r w:rsidRPr="0089456A">
        <w:t>rom the description of CCM, I got the sense that they provide employees with considerable perks</w:t>
      </w:r>
      <w:del w:id="1374" w:author="Elizabeth Marks" w:date="2021-04-29T05:46:00Z">
        <w:r w:rsidRPr="0089456A" w:rsidDel="000C3C07">
          <w:delText xml:space="preserve">." </w:delText>
        </w:r>
      </w:del>
      <w:ins w:id="1375" w:author="Elizabeth Marks" w:date="2021-04-29T05:46:00Z">
        <w:r w:rsidR="000C3C07" w:rsidRPr="0089456A">
          <w:t>.</w:t>
        </w:r>
      </w:ins>
      <w:ins w:id="1376" w:author="Elizabeth Marks" w:date="2021-04-30T05:35:00Z">
        <w:r w:rsidR="006B569A">
          <w:t>”</w:t>
        </w:r>
      </w:ins>
      <w:ins w:id="1377" w:author="Elizabeth Marks" w:date="2021-04-29T05:46:00Z">
        <w:r w:rsidR="000C3C07" w:rsidRPr="0089456A">
          <w:t xml:space="preserve"> </w:t>
        </w:r>
      </w:ins>
      <w:r w:rsidRPr="0089456A">
        <w:t xml:space="preserve">This statement does not specifically reference </w:t>
      </w:r>
      <w:ins w:id="1378" w:author="Elizabeth Marks" w:date="2021-04-30T05:19:00Z">
        <w:r w:rsidR="00154E04">
          <w:t xml:space="preserve">a belief </w:t>
        </w:r>
      </w:ins>
      <w:r w:rsidRPr="0089456A">
        <w:t xml:space="preserve">that the perks </w:t>
      </w:r>
      <w:del w:id="1379" w:author="Elizabeth Marks" w:date="2021-04-30T05:19:00Z">
        <w:r w:rsidRPr="0089456A" w:rsidDel="00154E04">
          <w:delText xml:space="preserve">suggest </w:delText>
        </w:r>
      </w:del>
      <w:ins w:id="1380" w:author="Elizabeth Marks" w:date="2021-04-30T05:19:00Z">
        <w:r w:rsidR="00154E04">
          <w:t>indicate that CCM holds</w:t>
        </w:r>
        <w:r w:rsidR="00154E04" w:rsidRPr="0089456A">
          <w:t xml:space="preserve"> </w:t>
        </w:r>
      </w:ins>
      <w:r w:rsidRPr="0089456A">
        <w:t xml:space="preserve">the values of clan culture; more so, it could be interpreted as a statement claiming that CCM offers a large volume of perks. </w:t>
      </w:r>
      <w:commentRangeEnd w:id="1369"/>
      <w:r w:rsidR="00AA69E6">
        <w:rPr>
          <w:rStyle w:val="CommentReference"/>
          <w:rFonts w:asciiTheme="minorHAnsi" w:eastAsiaTheme="minorHAnsi" w:hAnsiTheme="minorHAnsi" w:cstheme="minorBidi"/>
          <w:lang w:eastAsia="en-US"/>
        </w:rPr>
        <w:commentReference w:id="1369"/>
      </w:r>
      <w:r w:rsidRPr="0089456A">
        <w:t xml:space="preserve">Both the control condition and experimental condition presented participants with brochures describing benefits such as mental health benefits and dental; these could easily be considered considerable </w:t>
      </w:r>
      <w:commentRangeStart w:id="1381"/>
      <w:r w:rsidRPr="0089456A">
        <w:t xml:space="preserve">perks, especially when they </w:t>
      </w:r>
      <w:del w:id="1382" w:author="Elizabeth Marks" w:date="2021-04-29T05:46:00Z">
        <w:r w:rsidRPr="0089456A" w:rsidDel="000C3C07">
          <w:delText xml:space="preserve">haven't </w:delText>
        </w:r>
      </w:del>
      <w:ins w:id="1383" w:author="Elizabeth Marks" w:date="2021-04-29T05:46:00Z">
        <w:r w:rsidR="000C3C07" w:rsidRPr="0089456A">
          <w:t>haven</w:t>
        </w:r>
      </w:ins>
      <w:ins w:id="1384" w:author="Elizabeth Marks" w:date="2021-04-30T05:35:00Z">
        <w:r w:rsidR="006B569A">
          <w:t>’</w:t>
        </w:r>
      </w:ins>
      <w:ins w:id="1385" w:author="Elizabeth Marks" w:date="2021-04-29T05:46:00Z">
        <w:r w:rsidR="000C3C07" w:rsidRPr="0089456A">
          <w:t xml:space="preserve">t </w:t>
        </w:r>
      </w:ins>
      <w:r w:rsidRPr="0089456A">
        <w:t xml:space="preserve">been primed with the understanding that certain companies provide much more than that (i.e. not educated on the types of perks made available in </w:t>
      </w:r>
      <w:ins w:id="1386" w:author="Elizabeth Marks" w:date="2021-04-30T05:20:00Z">
        <w:r w:rsidR="00154E04">
          <w:t>S</w:t>
        </w:r>
      </w:ins>
      <w:del w:id="1387" w:author="Elizabeth Marks" w:date="2021-04-30T05:20:00Z">
        <w:r w:rsidRPr="0089456A" w:rsidDel="00154E04">
          <w:delText>s</w:delText>
        </w:r>
      </w:del>
      <w:r w:rsidRPr="0089456A">
        <w:t xml:space="preserve">ilicon </w:t>
      </w:r>
      <w:ins w:id="1388" w:author="Elizabeth Marks" w:date="2021-04-30T05:20:00Z">
        <w:r w:rsidR="00154E04">
          <w:t>V</w:t>
        </w:r>
      </w:ins>
      <w:del w:id="1389" w:author="Elizabeth Marks" w:date="2021-04-30T05:20:00Z">
        <w:r w:rsidRPr="0089456A" w:rsidDel="00154E04">
          <w:delText>v</w:delText>
        </w:r>
      </w:del>
      <w:r w:rsidRPr="0089456A">
        <w:t xml:space="preserve">alley). </w:t>
      </w:r>
      <w:commentRangeEnd w:id="1381"/>
      <w:r w:rsidR="00AA69E6">
        <w:rPr>
          <w:rStyle w:val="CommentReference"/>
          <w:rFonts w:asciiTheme="minorHAnsi" w:eastAsiaTheme="minorHAnsi" w:hAnsiTheme="minorHAnsi" w:cstheme="minorBidi"/>
          <w:lang w:eastAsia="en-US"/>
        </w:rPr>
        <w:commentReference w:id="1381"/>
      </w:r>
      <w:commentRangeStart w:id="1390"/>
      <w:ins w:id="1391" w:author="Elizabeth Marks" w:date="2021-04-29T00:10:00Z">
        <w:r w:rsidR="00013B54">
          <w:t xml:space="preserve">The validity of this measure could be improved </w:t>
        </w:r>
      </w:ins>
      <w:ins w:id="1392" w:author="Elizabeth Marks" w:date="2021-04-29T00:11:00Z">
        <w:r w:rsidR="00013B54">
          <w:t>by rewording it to focus on the perception of organizational culture that the perks evoke as opposed to just their presence. Items could as</w:t>
        </w:r>
      </w:ins>
      <w:ins w:id="1393" w:author="Elizabeth Marks" w:date="2021-04-29T00:12:00Z">
        <w:r w:rsidR="00013B54">
          <w:t xml:space="preserve">k participants how much they think CCM prioritizes its employees (to measure internal focus) and </w:t>
        </w:r>
      </w:ins>
      <w:ins w:id="1394" w:author="Elizabeth Marks" w:date="2021-04-29T00:13:00Z">
        <w:r w:rsidR="00013B54">
          <w:t xml:space="preserve">what the perks offered by CCM make them think of the company. </w:t>
        </w:r>
      </w:ins>
      <w:commentRangeEnd w:id="1390"/>
      <w:r w:rsidR="009C3B88">
        <w:rPr>
          <w:rStyle w:val="CommentReference"/>
          <w:rFonts w:asciiTheme="minorHAnsi" w:eastAsiaTheme="minorHAnsi" w:hAnsiTheme="minorHAnsi" w:cstheme="minorBidi"/>
          <w:lang w:eastAsia="en-US"/>
        </w:rPr>
        <w:commentReference w:id="1390"/>
      </w:r>
    </w:p>
    <w:p w14:paraId="4C6F3168" w14:textId="78B0934F" w:rsidR="0021092D" w:rsidRPr="0089456A" w:rsidRDefault="0021092D" w:rsidP="0021092D">
      <w:pPr>
        <w:pStyle w:val="NormalWeb"/>
        <w:spacing w:before="0" w:beforeAutospacing="0" w:after="0" w:afterAutospacing="0" w:line="480" w:lineRule="auto"/>
        <w:ind w:firstLine="720"/>
      </w:pPr>
      <w:commentRangeStart w:id="1395"/>
      <w:r w:rsidRPr="0089456A">
        <w:lastRenderedPageBreak/>
        <w:t xml:space="preserve">Next, the sample was not reflective of the intended population of working adults in the field of computer science. When compared to this population, our sample was </w:t>
      </w:r>
      <w:del w:id="1396" w:author="William Hall" w:date="2021-04-29T15:59:00Z">
        <w:r w:rsidRPr="0089456A" w:rsidDel="009C3B88">
          <w:delText xml:space="preserve">more </w:delText>
        </w:r>
      </w:del>
      <w:ins w:id="1397" w:author="William Hall" w:date="2021-04-29T15:59:00Z">
        <w:del w:id="1398" w:author="Elizabeth Marks" w:date="2021-04-30T05:21:00Z">
          <w:r w:rsidR="009C3B88" w:rsidDel="00154E04">
            <w:delText>majority</w:delText>
          </w:r>
        </w:del>
      </w:ins>
      <w:ins w:id="1399" w:author="Elizabeth Marks" w:date="2021-04-30T05:21:00Z">
        <w:r w:rsidR="00154E04">
          <w:t>primarily</w:t>
        </w:r>
      </w:ins>
      <w:ins w:id="1400" w:author="William Hall" w:date="2021-04-29T15:59:00Z">
        <w:r w:rsidR="009C3B88" w:rsidRPr="0089456A">
          <w:t xml:space="preserve"> </w:t>
        </w:r>
      </w:ins>
      <w:r w:rsidRPr="0089456A">
        <w:t xml:space="preserve">female, younger in age, and mostly educated in fields other than computer science or mathematics. </w:t>
      </w:r>
    </w:p>
    <w:p w14:paraId="60C73D25" w14:textId="7780B282" w:rsidR="0021092D" w:rsidRDefault="0021092D" w:rsidP="0021092D">
      <w:pPr>
        <w:pStyle w:val="NormalWeb"/>
        <w:spacing w:before="0" w:beforeAutospacing="0" w:after="0" w:afterAutospacing="0" w:line="480" w:lineRule="auto"/>
        <w:rPr>
          <w:ins w:id="1401" w:author="Elizabeth Marks" w:date="2021-04-29T00:13:00Z"/>
          <w:color w:val="000000"/>
        </w:rPr>
      </w:pPr>
      <w:r w:rsidRPr="0089456A">
        <w:t>This younger sample likely lacked career experience and</w:t>
      </w:r>
      <w:ins w:id="1402" w:author="Elizabeth Marks" w:date="2021-04-29T05:54:00Z">
        <w:r w:rsidR="000C3C07">
          <w:t>,</w:t>
        </w:r>
      </w:ins>
      <w:r w:rsidRPr="0089456A">
        <w:t xml:space="preserve"> as such, may not have developed an understanding of norms for benefits and perks across industries.  This could have influenced how they interpreted the information they were provided about </w:t>
      </w:r>
      <w:del w:id="1403" w:author="Elizabeth Marks" w:date="2021-04-29T05:46:00Z">
        <w:r w:rsidRPr="0089456A" w:rsidDel="000C3C07">
          <w:delText xml:space="preserve">CCM's </w:delText>
        </w:r>
      </w:del>
      <w:ins w:id="1404" w:author="Elizabeth Marks" w:date="2021-04-29T05:46:00Z">
        <w:r w:rsidR="000C3C07" w:rsidRPr="0089456A">
          <w:t>CCM</w:t>
        </w:r>
      </w:ins>
      <w:ins w:id="1405" w:author="Elizabeth Marks" w:date="2021-04-30T05:35:00Z">
        <w:r w:rsidR="006B569A">
          <w:t>’</w:t>
        </w:r>
      </w:ins>
      <w:ins w:id="1406" w:author="Elizabeth Marks" w:date="2021-04-29T05:46:00Z">
        <w:r w:rsidR="000C3C07" w:rsidRPr="0089456A">
          <w:t xml:space="preserve">s </w:t>
        </w:r>
      </w:ins>
      <w:r w:rsidRPr="0089456A">
        <w:t>perks and benefits, as it may not have been noteworthy or impactful. The sample may have also lacked exposure to clan organizational culture due to the lack of work experience. As such, participants might not have associated the presence of clan culture signals with the positive employee outcomes, such as reduced employee stress related to clan cultures.</w:t>
      </w:r>
      <w:commentRangeEnd w:id="1395"/>
      <w:r w:rsidR="00AA69E6">
        <w:rPr>
          <w:rStyle w:val="CommentReference"/>
          <w:rFonts w:asciiTheme="minorHAnsi" w:eastAsiaTheme="minorHAnsi" w:hAnsiTheme="minorHAnsi" w:cstheme="minorBidi"/>
          <w:lang w:eastAsia="en-US"/>
        </w:rPr>
        <w:commentReference w:id="1395"/>
      </w:r>
      <w:ins w:id="1407" w:author="Elizabeth Marks" w:date="2021-04-29T00:13:00Z">
        <w:r w:rsidR="00013B54">
          <w:t xml:space="preserve"> </w:t>
        </w:r>
        <w:r w:rsidR="00013B54">
          <w:rPr>
            <w:color w:val="000000"/>
          </w:rPr>
          <w:t>I</w:t>
        </w:r>
        <w:r w:rsidR="00013B54" w:rsidRPr="00D81B35">
          <w:rPr>
            <w:color w:val="000000"/>
          </w:rPr>
          <w:t xml:space="preserve">t would be good to test this on a sample that is more representative of the intended population. To do so, </w:t>
        </w:r>
      </w:ins>
      <w:ins w:id="1408" w:author="Elizabeth Marks" w:date="2021-04-30T05:22:00Z">
        <w:r w:rsidR="00154E04">
          <w:rPr>
            <w:color w:val="000000"/>
          </w:rPr>
          <w:t>M</w:t>
        </w:r>
      </w:ins>
      <w:ins w:id="1409" w:author="Elizabeth Marks" w:date="2021-04-29T00:13:00Z">
        <w:r w:rsidR="00013B54" w:rsidRPr="00D81B35">
          <w:rPr>
            <w:color w:val="000000"/>
          </w:rPr>
          <w:t xml:space="preserve">echanical </w:t>
        </w:r>
        <w:r w:rsidR="00013B54">
          <w:rPr>
            <w:color w:val="000000"/>
          </w:rPr>
          <w:t>T</w:t>
        </w:r>
        <w:r w:rsidR="00013B54" w:rsidRPr="00D81B35">
          <w:rPr>
            <w:color w:val="000000"/>
          </w:rPr>
          <w:t>urk could be used to access employed adults</w:t>
        </w:r>
        <w:r w:rsidR="00013B54">
          <w:rPr>
            <w:color w:val="000000"/>
          </w:rPr>
          <w:t>,</w:t>
        </w:r>
        <w:r w:rsidR="00013B54" w:rsidRPr="00D81B35">
          <w:rPr>
            <w:color w:val="000000"/>
          </w:rPr>
          <w:t xml:space="preserve"> and Stack </w:t>
        </w:r>
      </w:ins>
      <w:ins w:id="1410" w:author="Elizabeth Marks" w:date="2021-04-30T05:22:00Z">
        <w:r w:rsidR="00154E04">
          <w:rPr>
            <w:color w:val="000000"/>
          </w:rPr>
          <w:t>O</w:t>
        </w:r>
      </w:ins>
      <w:ins w:id="1411" w:author="Elizabeth Marks" w:date="2021-04-29T00:13:00Z">
        <w:r w:rsidR="00013B54" w:rsidRPr="00D81B35">
          <w:rPr>
            <w:color w:val="000000"/>
          </w:rPr>
          <w:t>verflow could be used to reach students and employees in computer science. It would be ideal to study managers to understand the implications of their perception of the organization on their attitudes towards the treatment of their subordinates.</w:t>
        </w:r>
      </w:ins>
    </w:p>
    <w:p w14:paraId="49F0B809" w14:textId="7D78187D" w:rsidR="00013B54" w:rsidRDefault="00013B54" w:rsidP="00013B54">
      <w:pPr>
        <w:pStyle w:val="NormalWeb"/>
        <w:spacing w:before="0" w:beforeAutospacing="0" w:after="0" w:afterAutospacing="0" w:line="480" w:lineRule="auto"/>
        <w:ind w:firstLine="720"/>
        <w:rPr>
          <w:ins w:id="1412" w:author="Elizabeth Marks" w:date="2021-04-29T00:14:00Z"/>
          <w:color w:val="000000"/>
        </w:rPr>
      </w:pPr>
      <w:ins w:id="1413" w:author="Elizabeth Marks" w:date="2021-04-29T00:14:00Z">
        <w:r w:rsidRPr="00D81B35">
          <w:rPr>
            <w:color w:val="000000"/>
          </w:rPr>
          <w:t xml:space="preserve">Lastly, correlational studies could be used to further test relationships between clan culture signals and negative employee outcomes while an effective experimental manipulation is being developed.  One such method could be to have participants diagnose a company for its organizational culture </w:t>
        </w:r>
      </w:ins>
      <w:ins w:id="1414" w:author="Elizabeth Marks" w:date="2021-04-30T05:23:00Z">
        <w:r w:rsidR="006B569A">
          <w:rPr>
            <w:color w:val="000000"/>
          </w:rPr>
          <w:t xml:space="preserve">based on the Competing Values Framework </w:t>
        </w:r>
      </w:ins>
      <w:ins w:id="1415" w:author="Elizabeth Marks" w:date="2021-04-29T00:14:00Z">
        <w:r w:rsidRPr="00D81B35">
          <w:rPr>
            <w:color w:val="000000"/>
          </w:rPr>
          <w:t>before responding to the same set of outcome measures.</w:t>
        </w:r>
      </w:ins>
    </w:p>
    <w:p w14:paraId="7B1FDE67" w14:textId="73732970" w:rsidR="00013B54" w:rsidRPr="00A05792" w:rsidDel="006B569A" w:rsidRDefault="00013B54">
      <w:pPr>
        <w:pStyle w:val="NormalWeb"/>
        <w:spacing w:before="0" w:beforeAutospacing="0" w:after="0" w:afterAutospacing="0" w:line="480" w:lineRule="auto"/>
        <w:ind w:firstLine="720"/>
        <w:rPr>
          <w:del w:id="1416" w:author="Elizabeth Marks" w:date="2021-04-30T05:23:00Z"/>
          <w:color w:val="000000"/>
          <w:rPrChange w:id="1417" w:author="Elizabeth Marks" w:date="2021-04-29T05:40:00Z">
            <w:rPr>
              <w:del w:id="1418" w:author="Elizabeth Marks" w:date="2021-04-30T05:23:00Z"/>
            </w:rPr>
          </w:rPrChange>
        </w:rPr>
        <w:pPrChange w:id="1419" w:author="Elizabeth Marks" w:date="2021-04-30T05:24:00Z">
          <w:pPr>
            <w:pStyle w:val="NormalWeb"/>
            <w:spacing w:before="0" w:beforeAutospacing="0" w:after="0" w:afterAutospacing="0" w:line="480" w:lineRule="auto"/>
          </w:pPr>
        </w:pPrChange>
      </w:pPr>
      <w:ins w:id="1420" w:author="Elizabeth Marks" w:date="2021-04-29T00:14:00Z">
        <w:r w:rsidRPr="00D81B35">
          <w:rPr>
            <w:color w:val="000000"/>
          </w:rPr>
          <w:t>While the findings from this study were inconclusive</w:t>
        </w:r>
        <w:r>
          <w:rPr>
            <w:color w:val="000000"/>
          </w:rPr>
          <w:t>,</w:t>
        </w:r>
        <w:r w:rsidRPr="00D81B35">
          <w:rPr>
            <w:color w:val="000000"/>
          </w:rPr>
          <w:t xml:space="preserve"> they did suggest an existing relationship between </w:t>
        </w:r>
      </w:ins>
      <w:ins w:id="1421" w:author="Elizabeth Marks" w:date="2021-04-30T05:24:00Z">
        <w:r w:rsidR="006B569A">
          <w:rPr>
            <w:color w:val="000000"/>
          </w:rPr>
          <w:t>an individual</w:t>
        </w:r>
      </w:ins>
      <w:ins w:id="1422" w:author="Elizabeth Marks" w:date="2021-04-30T05:35:00Z">
        <w:r w:rsidR="006B569A">
          <w:rPr>
            <w:color w:val="000000"/>
          </w:rPr>
          <w:t>’</w:t>
        </w:r>
      </w:ins>
      <w:ins w:id="1423" w:author="Elizabeth Marks" w:date="2021-04-30T05:24:00Z">
        <w:r w:rsidR="006B569A">
          <w:rPr>
            <w:color w:val="000000"/>
          </w:rPr>
          <w:t xml:space="preserve">s </w:t>
        </w:r>
      </w:ins>
      <w:ins w:id="1424" w:author="Elizabeth Marks" w:date="2021-04-29T00:14:00Z">
        <w:r w:rsidRPr="00D81B35">
          <w:rPr>
            <w:color w:val="000000"/>
          </w:rPr>
          <w:t>perception of an organization</w:t>
        </w:r>
      </w:ins>
      <w:ins w:id="1425" w:author="Elizabeth Marks" w:date="2021-04-30T05:35:00Z">
        <w:r w:rsidR="006B569A">
          <w:rPr>
            <w:color w:val="000000"/>
          </w:rPr>
          <w:t>’</w:t>
        </w:r>
      </w:ins>
      <w:ins w:id="1426" w:author="Elizabeth Marks" w:date="2021-04-29T00:14:00Z">
        <w:r w:rsidRPr="00D81B35">
          <w:rPr>
            <w:color w:val="000000"/>
          </w:rPr>
          <w:t xml:space="preserve">s culture in response to signals and </w:t>
        </w:r>
      </w:ins>
      <w:ins w:id="1427" w:author="Elizabeth Marks" w:date="2021-04-30T05:24:00Z">
        <w:r w:rsidR="006B569A">
          <w:rPr>
            <w:color w:val="000000"/>
          </w:rPr>
          <w:t>their</w:t>
        </w:r>
      </w:ins>
      <w:ins w:id="1428" w:author="Elizabeth Marks" w:date="2021-04-29T00:14:00Z">
        <w:r w:rsidRPr="00D81B35">
          <w:rPr>
            <w:color w:val="000000"/>
          </w:rPr>
          <w:t xml:space="preserve"> attitudes towards the treatment of an employee within that organization. </w:t>
        </w:r>
      </w:ins>
    </w:p>
    <w:p w14:paraId="56819087" w14:textId="79C19049" w:rsidR="0021092D" w:rsidRPr="0089456A" w:rsidDel="00013B54" w:rsidRDefault="0021092D">
      <w:pPr>
        <w:pStyle w:val="NormalWeb"/>
        <w:spacing w:before="0" w:beforeAutospacing="0" w:after="0" w:afterAutospacing="0" w:line="480" w:lineRule="auto"/>
        <w:ind w:firstLine="720"/>
        <w:rPr>
          <w:del w:id="1429" w:author="Elizabeth Marks" w:date="2021-04-29T00:14:00Z"/>
        </w:rPr>
      </w:pPr>
      <w:commentRangeStart w:id="1430"/>
      <w:del w:id="1431" w:author="Elizabeth Marks" w:date="2021-04-29T00:14:00Z">
        <w:r w:rsidRPr="0089456A" w:rsidDel="00013B54">
          <w:delText xml:space="preserve">Going forward, it would be wise to change the manipulation of the independent variable and the measures of the dependent variables. A more direct approach could be used for both to make sure that participants notice and understand the presence of </w:delText>
        </w:r>
      </w:del>
      <w:del w:id="1432" w:author="Elizabeth Marks" w:date="2021-04-28T21:25:00Z">
        <w:r w:rsidRPr="0089456A" w:rsidDel="00604996">
          <w:delText>clan culture</w:delText>
        </w:r>
      </w:del>
      <w:del w:id="1433" w:author="Elizabeth Marks" w:date="2021-04-29T00:14:00Z">
        <w:r w:rsidRPr="0089456A" w:rsidDel="00013B54">
          <w:delText xml:space="preserve"> perks and the fact that CCM provides perks above the norm for North America. Additionally, it would be good to test this on a sample that is more representative of the intended population. To do so, mechanical Turk could be used to access employed adults, and Stack overflow could be used to reach students and employees in computer science. It would be ideal to study managers to understand the implications of their perception of the organization on their attitudes towards the treatment of their subordinates</w:delText>
        </w:r>
        <w:commentRangeStart w:id="1434"/>
        <w:r w:rsidRPr="0089456A" w:rsidDel="00013B54">
          <w:delText>.</w:delText>
        </w:r>
        <w:commentRangeEnd w:id="1430"/>
        <w:r w:rsidR="00AA69E6" w:rsidDel="00013B54">
          <w:rPr>
            <w:rStyle w:val="CommentReference"/>
            <w:rFonts w:asciiTheme="minorHAnsi" w:eastAsiaTheme="minorHAnsi" w:hAnsiTheme="minorHAnsi" w:cstheme="minorBidi"/>
            <w:lang w:eastAsia="en-US"/>
          </w:rPr>
          <w:commentReference w:id="1430"/>
        </w:r>
        <w:r w:rsidRPr="0089456A" w:rsidDel="00013B54">
          <w:delText xml:space="preserve"> Lastly, correlational studies could be used to further test relationships between clan culture signals and negative employee outcomes while an effective experimental manipulation is being developed.  One such method could be to have participants diagnose a company for its organizational culture before responding to the same set of outcome measures.</w:delText>
        </w:r>
      </w:del>
    </w:p>
    <w:p w14:paraId="43926DF3" w14:textId="292241FB" w:rsidR="0021092D" w:rsidRPr="0089456A" w:rsidDel="00013B54" w:rsidRDefault="0021092D">
      <w:pPr>
        <w:pStyle w:val="NormalWeb"/>
        <w:spacing w:before="0" w:beforeAutospacing="0" w:after="0" w:afterAutospacing="0" w:line="480" w:lineRule="auto"/>
        <w:ind w:firstLine="720"/>
        <w:rPr>
          <w:del w:id="1435" w:author="Elizabeth Marks" w:date="2021-04-29T00:14:00Z"/>
        </w:rPr>
        <w:pPrChange w:id="1436" w:author="Elizabeth Marks" w:date="2021-04-30T05:24:00Z">
          <w:pPr>
            <w:pStyle w:val="NormalWeb"/>
            <w:spacing w:before="0" w:beforeAutospacing="0" w:after="0" w:afterAutospacing="0" w:line="480" w:lineRule="auto"/>
          </w:pPr>
        </w:pPrChange>
      </w:pPr>
      <w:del w:id="1437" w:author="Elizabeth Marks" w:date="2021-04-29T00:14:00Z">
        <w:r w:rsidRPr="0089456A" w:rsidDel="00013B54">
          <w:delText xml:space="preserve">While the findings from this study were inconclusive, they did suggest an existing relationship between the perception of an organization's culture in response to signals and that observers' attitudes towards the treatment of an employee within that organization. </w:delText>
        </w:r>
        <w:commentRangeEnd w:id="1434"/>
        <w:r w:rsidR="00AA69E6" w:rsidDel="00013B54">
          <w:rPr>
            <w:rStyle w:val="CommentReference"/>
            <w:rFonts w:asciiTheme="minorHAnsi" w:eastAsiaTheme="minorHAnsi" w:hAnsiTheme="minorHAnsi" w:cstheme="minorBidi"/>
            <w:lang w:eastAsia="en-US"/>
          </w:rPr>
          <w:commentReference w:id="1434"/>
        </w:r>
      </w:del>
    </w:p>
    <w:p w14:paraId="6390D420" w14:textId="0C8AFF5F" w:rsidR="0021092D" w:rsidRPr="0089456A" w:rsidDel="001B24E2" w:rsidRDefault="0021092D">
      <w:pPr>
        <w:pStyle w:val="NormalWeb"/>
        <w:spacing w:before="0" w:beforeAutospacing="0" w:after="0" w:afterAutospacing="0" w:line="480" w:lineRule="auto"/>
        <w:ind w:firstLine="720"/>
        <w:rPr>
          <w:del w:id="1438" w:author="Elizabeth Marks" w:date="2021-04-29T00:21:00Z"/>
        </w:rPr>
        <w:pPrChange w:id="1439" w:author="Elizabeth Marks" w:date="2021-04-30T05:24:00Z">
          <w:pPr>
            <w:pStyle w:val="NormalWeb"/>
            <w:spacing w:before="0" w:beforeAutospacing="0" w:after="0" w:afterAutospacing="0" w:line="480" w:lineRule="auto"/>
          </w:pPr>
        </w:pPrChange>
      </w:pPr>
      <w:r w:rsidRPr="0089456A">
        <w:t xml:space="preserve">These, and future findings, can inform organizations of the importance of clearly defining their culture. </w:t>
      </w:r>
      <w:r w:rsidRPr="0089456A">
        <w:lastRenderedPageBreak/>
        <w:t xml:space="preserve">Doing so can help them better meet the needs of their employees and address mental health issues in their workforce. These findings also add to the body of literature on organizational culture as it speaks to the impact of </w:t>
      </w:r>
      <w:del w:id="1440" w:author="Elizabeth Marks" w:date="2021-04-29T00:19:00Z">
        <w:r w:rsidRPr="0089456A" w:rsidDel="001B24E2">
          <w:delText xml:space="preserve">misleading </w:delText>
        </w:r>
      </w:del>
      <w:r w:rsidRPr="0089456A">
        <w:t xml:space="preserve">culture signalling. </w:t>
      </w:r>
      <w:ins w:id="1441" w:author="Elizabeth Marks" w:date="2021-04-29T00:17:00Z">
        <w:r w:rsidR="001B24E2">
          <w:t xml:space="preserve">Should future studies </w:t>
        </w:r>
      </w:ins>
      <w:ins w:id="1442" w:author="Elizabeth Marks" w:date="2021-04-29T00:18:00Z">
        <w:r w:rsidR="001B24E2">
          <w:t>show that</w:t>
        </w:r>
      </w:ins>
      <w:ins w:id="1443" w:author="Elizabeth Marks" w:date="2021-04-29T00:19:00Z">
        <w:r w:rsidR="001B24E2">
          <w:t xml:space="preserve"> misleading</w:t>
        </w:r>
      </w:ins>
      <w:ins w:id="1444" w:author="Elizabeth Marks" w:date="2021-04-29T00:18:00Z">
        <w:r w:rsidR="001B24E2">
          <w:t xml:space="preserve"> signals of culture do result in the justification of exploitation within an organization</w:t>
        </w:r>
      </w:ins>
      <w:ins w:id="1445" w:author="Elizabeth Marks" w:date="2021-04-29T05:54:00Z">
        <w:r w:rsidR="000C3C07">
          <w:t>,</w:t>
        </w:r>
      </w:ins>
      <w:ins w:id="1446" w:author="Elizabeth Marks" w:date="2021-04-29T00:18:00Z">
        <w:r w:rsidR="001B24E2">
          <w:t xml:space="preserve"> this will provide crucial insight for policymakers </w:t>
        </w:r>
      </w:ins>
      <w:ins w:id="1447" w:author="Elizabeth Marks" w:date="2021-04-29T00:20:00Z">
        <w:r w:rsidR="001B24E2">
          <w:t xml:space="preserve">and organizations </w:t>
        </w:r>
      </w:ins>
      <w:ins w:id="1448" w:author="Elizabeth Marks" w:date="2021-04-29T00:21:00Z">
        <w:r w:rsidR="001B24E2">
          <w:t xml:space="preserve">fighting employee exploitation. The findings also </w:t>
        </w:r>
      </w:ins>
    </w:p>
    <w:p w14:paraId="4626A917" w14:textId="4A35C428" w:rsidR="0021092D" w:rsidRPr="0089456A" w:rsidRDefault="0021092D">
      <w:pPr>
        <w:pStyle w:val="NormalWeb"/>
        <w:spacing w:before="0" w:beforeAutospacing="0" w:after="0" w:afterAutospacing="0" w:line="480" w:lineRule="auto"/>
        <w:ind w:firstLine="720"/>
        <w:pPrChange w:id="1449" w:author="Elizabeth Marks" w:date="2021-04-30T05:24:00Z">
          <w:pPr>
            <w:pStyle w:val="NormalWeb"/>
            <w:spacing w:before="0" w:beforeAutospacing="0" w:after="0" w:afterAutospacing="0" w:line="480" w:lineRule="auto"/>
          </w:pPr>
        </w:pPrChange>
      </w:pPr>
      <w:del w:id="1450" w:author="Elizabeth Marks" w:date="2021-04-29T00:21:00Z">
        <w:r w:rsidRPr="0089456A" w:rsidDel="001B24E2">
          <w:delText xml:space="preserve">It </w:delText>
        </w:r>
      </w:del>
      <w:r w:rsidRPr="0089456A">
        <w:t>contribute</w:t>
      </w:r>
      <w:ins w:id="1451" w:author="Elizabeth Marks" w:date="2021-04-29T00:21:00Z">
        <w:r w:rsidR="001B24E2">
          <w:t xml:space="preserve"> </w:t>
        </w:r>
      </w:ins>
      <w:del w:id="1452" w:author="Elizabeth Marks" w:date="2021-04-29T00:21:00Z">
        <w:r w:rsidRPr="0089456A" w:rsidDel="001B24E2">
          <w:delText xml:space="preserve">s </w:delText>
        </w:r>
      </w:del>
      <w:r w:rsidRPr="0089456A">
        <w:t xml:space="preserve">to the research on workplace perks </w:t>
      </w:r>
      <w:del w:id="1453" w:author="Elizabeth Marks" w:date="2021-04-29T00:21:00Z">
        <w:r w:rsidRPr="0089456A" w:rsidDel="001B24E2">
          <w:delText xml:space="preserve">as well </w:delText>
        </w:r>
      </w:del>
      <w:r w:rsidRPr="0089456A">
        <w:t>as this has largely focused on the benefits of perks in the workplace while leaving a gap in the literature regarding potential negative outcomes.</w:t>
      </w:r>
      <w:ins w:id="1454" w:author="Elizabeth Marks" w:date="2021-04-29T00:21:00Z">
        <w:r w:rsidR="001B24E2">
          <w:t xml:space="preserve"> Regardless of intentionality, </w:t>
        </w:r>
      </w:ins>
      <w:ins w:id="1455" w:author="Elizabeth Marks" w:date="2021-04-29T00:24:00Z">
        <w:r w:rsidR="001B24E2">
          <w:t xml:space="preserve">if </w:t>
        </w:r>
      </w:ins>
      <w:ins w:id="1456" w:author="Elizabeth Marks" w:date="2021-04-29T00:22:00Z">
        <w:r w:rsidR="001B24E2">
          <w:t xml:space="preserve">negative outcomes </w:t>
        </w:r>
      </w:ins>
      <w:ins w:id="1457" w:author="Elizabeth Marks" w:date="2021-04-29T00:25:00Z">
        <w:r w:rsidR="001B24E2">
          <w:t xml:space="preserve">are </w:t>
        </w:r>
      </w:ins>
      <w:ins w:id="1458" w:author="Elizabeth Marks" w:date="2021-04-29T00:22:00Z">
        <w:r w:rsidR="001B24E2">
          <w:t xml:space="preserve">associated with certain </w:t>
        </w:r>
      </w:ins>
      <w:ins w:id="1459" w:author="Elizabeth Marks" w:date="2021-04-29T00:23:00Z">
        <w:r w:rsidR="001B24E2">
          <w:t xml:space="preserve">benefits or </w:t>
        </w:r>
      </w:ins>
      <w:ins w:id="1460" w:author="Elizabeth Marks" w:date="2021-04-29T00:26:00Z">
        <w:r w:rsidR="001B24E2">
          <w:t>amenities</w:t>
        </w:r>
      </w:ins>
      <w:ins w:id="1461" w:author="Elizabeth Marks" w:date="2021-04-29T00:25:00Z">
        <w:r w:rsidR="001B24E2">
          <w:t>, it is best that</w:t>
        </w:r>
      </w:ins>
      <w:ins w:id="1462" w:author="Elizabeth Marks" w:date="2021-04-29T00:24:00Z">
        <w:r w:rsidR="001B24E2">
          <w:t xml:space="preserve"> management experts </w:t>
        </w:r>
      </w:ins>
      <w:ins w:id="1463" w:author="Elizabeth Marks" w:date="2021-04-29T00:25:00Z">
        <w:r w:rsidR="001B24E2">
          <w:t>have</w:t>
        </w:r>
      </w:ins>
      <w:ins w:id="1464" w:author="Elizabeth Marks" w:date="2021-04-29T00:24:00Z">
        <w:r w:rsidR="001B24E2">
          <w:t xml:space="preserve"> a full picture that </w:t>
        </w:r>
      </w:ins>
      <w:ins w:id="1465" w:author="Elizabeth Marks" w:date="2021-04-29T00:25:00Z">
        <w:r w:rsidR="001B24E2">
          <w:t xml:space="preserve">can inform their decisions while consulting with organizations and </w:t>
        </w:r>
      </w:ins>
      <w:ins w:id="1466" w:author="Elizabeth Marks" w:date="2021-04-29T00:26:00Z">
        <w:r w:rsidR="001B24E2">
          <w:t xml:space="preserve">educating the next generation of business owners. </w:t>
        </w:r>
      </w:ins>
      <w:ins w:id="1467" w:author="Elizabeth Marks" w:date="2021-04-29T00:24:00Z">
        <w:r w:rsidR="001B24E2">
          <w:t xml:space="preserve"> </w:t>
        </w:r>
      </w:ins>
      <w:del w:id="1468" w:author="Elizabeth Marks" w:date="2021-04-29T00:24:00Z">
        <w:r w:rsidRPr="0089456A" w:rsidDel="001B24E2">
          <w:delText xml:space="preserve"> </w:delText>
        </w:r>
      </w:del>
      <w:r w:rsidRPr="0089456A">
        <w:t xml:space="preserve">Most importantly, this research may help inform </w:t>
      </w:r>
      <w:del w:id="1469" w:author="Elizabeth Marks" w:date="2021-04-29T00:27:00Z">
        <w:r w:rsidRPr="0089456A" w:rsidDel="001B24E2">
          <w:delText>prospective employees</w:delText>
        </w:r>
      </w:del>
      <w:ins w:id="1470" w:author="Elizabeth Marks" w:date="2021-04-29T00:27:00Z">
        <w:r w:rsidR="001B24E2">
          <w:t>the public</w:t>
        </w:r>
      </w:ins>
      <w:del w:id="1471" w:author="Elizabeth Marks" w:date="2021-04-29T05:54:00Z">
        <w:r w:rsidRPr="0089456A" w:rsidDel="000C3C07">
          <w:delText xml:space="preserve"> </w:delText>
        </w:r>
      </w:del>
      <w:del w:id="1472" w:author="Elizabeth Marks" w:date="2021-04-29T00:26:00Z">
        <w:r w:rsidRPr="0089456A" w:rsidDel="001B24E2">
          <w:delText>to learn to</w:delText>
        </w:r>
      </w:del>
      <w:r w:rsidRPr="0089456A">
        <w:t xml:space="preserve"> </w:t>
      </w:r>
      <w:ins w:id="1473" w:author="Elizabeth Marks" w:date="2021-04-29T05:54:00Z">
        <w:r w:rsidR="000C3C07">
          <w:t xml:space="preserve">on how to </w:t>
        </w:r>
      </w:ins>
      <w:r w:rsidRPr="0089456A">
        <w:t xml:space="preserve">accurately identify the culture of a prospective workplace </w:t>
      </w:r>
      <w:del w:id="1474" w:author="Elizabeth Marks" w:date="2021-04-29T00:26:00Z">
        <w:r w:rsidRPr="0089456A" w:rsidDel="001B24E2">
          <w:delText>being what it may be</w:delText>
        </w:r>
      </w:del>
      <w:del w:id="1475" w:author="Elizabeth Marks" w:date="2021-04-29T00:27:00Z">
        <w:r w:rsidRPr="0089456A" w:rsidDel="001B24E2">
          <w:delText xml:space="preserve"> signalling, </w:delText>
        </w:r>
      </w:del>
      <w:r w:rsidRPr="0089456A">
        <w:t>so they might better choose somewhere to work that will match their values and meet their needs.</w:t>
      </w:r>
    </w:p>
    <w:p w14:paraId="5431AC8C" w14:textId="5BC763D4" w:rsidR="0021092D" w:rsidRDefault="0021092D" w:rsidP="0021092D">
      <w:pPr>
        <w:pStyle w:val="NormalWeb"/>
        <w:spacing w:before="0" w:beforeAutospacing="0" w:after="0" w:afterAutospacing="0" w:line="480" w:lineRule="auto"/>
        <w:jc w:val="center"/>
      </w:pPr>
    </w:p>
    <w:p w14:paraId="0B4D98C8" w14:textId="35E3F4EC" w:rsidR="00F815F2" w:rsidDel="006B569A" w:rsidRDefault="00F815F2">
      <w:pPr>
        <w:pStyle w:val="NormalWeb"/>
        <w:spacing w:before="0" w:beforeAutospacing="0" w:after="0" w:afterAutospacing="0" w:line="480" w:lineRule="auto"/>
        <w:rPr>
          <w:del w:id="1476" w:author="Elizabeth Marks" w:date="2021-04-29T05:57:00Z"/>
        </w:rPr>
      </w:pPr>
    </w:p>
    <w:p w14:paraId="0537CD6B" w14:textId="48D02BFB" w:rsidR="006B569A" w:rsidRDefault="006B569A" w:rsidP="0021092D">
      <w:pPr>
        <w:pStyle w:val="NormalWeb"/>
        <w:spacing w:before="0" w:beforeAutospacing="0" w:after="0" w:afterAutospacing="0" w:line="480" w:lineRule="auto"/>
        <w:jc w:val="center"/>
        <w:rPr>
          <w:ins w:id="1477" w:author="Elizabeth Marks" w:date="2021-04-30T05:24:00Z"/>
        </w:rPr>
      </w:pPr>
    </w:p>
    <w:p w14:paraId="7534192B" w14:textId="77777777" w:rsidR="006B569A" w:rsidRDefault="006B569A" w:rsidP="0021092D">
      <w:pPr>
        <w:pStyle w:val="NormalWeb"/>
        <w:spacing w:before="0" w:beforeAutospacing="0" w:after="0" w:afterAutospacing="0" w:line="480" w:lineRule="auto"/>
        <w:jc w:val="center"/>
        <w:rPr>
          <w:ins w:id="1478" w:author="Elizabeth Marks" w:date="2021-04-30T05:24:00Z"/>
        </w:rPr>
      </w:pPr>
    </w:p>
    <w:p w14:paraId="5F81068F" w14:textId="73E578C8" w:rsidR="00F815F2" w:rsidDel="000C3C07" w:rsidRDefault="00F815F2" w:rsidP="0021092D">
      <w:pPr>
        <w:pStyle w:val="NormalWeb"/>
        <w:spacing w:before="0" w:beforeAutospacing="0" w:after="0" w:afterAutospacing="0" w:line="480" w:lineRule="auto"/>
        <w:jc w:val="center"/>
        <w:rPr>
          <w:del w:id="1479" w:author="Elizabeth Marks" w:date="2021-04-29T05:57:00Z"/>
        </w:rPr>
      </w:pPr>
    </w:p>
    <w:p w14:paraId="455792E2" w14:textId="4BAAB640" w:rsidR="00F815F2" w:rsidDel="00A05792" w:rsidRDefault="00F815F2">
      <w:pPr>
        <w:pStyle w:val="NormalWeb"/>
        <w:spacing w:before="0" w:beforeAutospacing="0" w:after="0" w:afterAutospacing="0" w:line="480" w:lineRule="auto"/>
        <w:rPr>
          <w:del w:id="1480" w:author="Elizabeth Marks" w:date="2021-04-29T05:42:00Z"/>
        </w:rPr>
        <w:pPrChange w:id="1481" w:author="Elizabeth Marks" w:date="2021-04-29T05:57:00Z">
          <w:pPr>
            <w:pStyle w:val="NormalWeb"/>
            <w:spacing w:before="0" w:beforeAutospacing="0" w:after="0" w:afterAutospacing="0" w:line="480" w:lineRule="auto"/>
            <w:jc w:val="center"/>
          </w:pPr>
        </w:pPrChange>
      </w:pPr>
    </w:p>
    <w:p w14:paraId="07F9E9BD" w14:textId="77777777" w:rsidR="00013B54" w:rsidDel="00867714" w:rsidRDefault="00013B54" w:rsidP="0021092D">
      <w:pPr>
        <w:pStyle w:val="NormalWeb"/>
        <w:spacing w:before="0" w:beforeAutospacing="0" w:after="0" w:afterAutospacing="0" w:line="480" w:lineRule="auto"/>
        <w:jc w:val="center"/>
        <w:rPr>
          <w:del w:id="1482" w:author="Elizabeth Marks" w:date="2021-04-29T03:06:00Z"/>
        </w:rPr>
      </w:pPr>
    </w:p>
    <w:p w14:paraId="5B296DC0" w14:textId="77777777" w:rsidR="00F815F2" w:rsidRPr="0089456A" w:rsidRDefault="00F815F2">
      <w:pPr>
        <w:pStyle w:val="NormalWeb"/>
        <w:spacing w:before="0" w:beforeAutospacing="0" w:after="0" w:afterAutospacing="0" w:line="480" w:lineRule="auto"/>
        <w:pPrChange w:id="1483" w:author="Elizabeth Marks" w:date="2021-04-29T03:06:00Z">
          <w:pPr>
            <w:pStyle w:val="NormalWeb"/>
            <w:spacing w:before="0" w:beforeAutospacing="0" w:after="0" w:afterAutospacing="0" w:line="480" w:lineRule="auto"/>
            <w:jc w:val="center"/>
          </w:pPr>
        </w:pPrChange>
      </w:pPr>
    </w:p>
    <w:p w14:paraId="6F926CFA" w14:textId="77777777" w:rsidR="00236B1D" w:rsidRPr="0089456A" w:rsidRDefault="00236B1D" w:rsidP="00236B1D">
      <w:pPr>
        <w:spacing w:line="480" w:lineRule="auto"/>
        <w:jc w:val="center"/>
        <w:rPr>
          <w:rFonts w:ascii="Times New Roman" w:hAnsi="Times New Roman" w:cs="Times New Roman"/>
          <w:b/>
          <w:bCs/>
          <w:sz w:val="24"/>
          <w:szCs w:val="24"/>
          <w:lang w:val="en-US"/>
        </w:rPr>
      </w:pPr>
      <w:r w:rsidRPr="0089456A">
        <w:rPr>
          <w:rFonts w:ascii="Times New Roman" w:hAnsi="Times New Roman" w:cs="Times New Roman"/>
          <w:b/>
          <w:bCs/>
          <w:sz w:val="24"/>
          <w:szCs w:val="24"/>
          <w:lang w:val="en-US"/>
        </w:rPr>
        <w:t>References</w:t>
      </w:r>
    </w:p>
    <w:p w14:paraId="5F6BB891" w14:textId="77777777" w:rsidR="00236B1D" w:rsidRPr="0089456A" w:rsidRDefault="00236B1D" w:rsidP="00236B1D">
      <w:pPr>
        <w:spacing w:line="480" w:lineRule="auto"/>
        <w:ind w:left="720" w:hanging="720"/>
        <w:rPr>
          <w:rFonts w:ascii="Times New Roman" w:hAnsi="Times New Roman" w:cs="Times New Roman"/>
          <w:i/>
          <w:iCs/>
          <w:sz w:val="24"/>
          <w:szCs w:val="24"/>
          <w:lang w:val="en-US"/>
        </w:rPr>
      </w:pPr>
      <w:r w:rsidRPr="0089456A">
        <w:rPr>
          <w:rFonts w:ascii="Times New Roman" w:hAnsi="Times New Roman" w:cs="Times New Roman"/>
          <w:sz w:val="24"/>
          <w:szCs w:val="24"/>
          <w:lang w:val="en-US"/>
        </w:rPr>
        <w:t xml:space="preserve">British Columbia Employment Standards. (2020). </w:t>
      </w:r>
      <w:r w:rsidRPr="0089456A">
        <w:rPr>
          <w:rFonts w:ascii="Times New Roman" w:hAnsi="Times New Roman" w:cs="Times New Roman"/>
          <w:i/>
          <w:iCs/>
          <w:sz w:val="24"/>
          <w:szCs w:val="24"/>
          <w:lang w:val="en-US"/>
        </w:rPr>
        <w:t>Exclusions, high technology companies – Regulation part 7, section 37.8. https://www2.gov.bc.ca/gov/content/employment-business/employment-standards-advice/employment-standards/forms-resources/igm/esr-part-7-section-37-8</w:t>
      </w:r>
    </w:p>
    <w:p w14:paraId="4294755B" w14:textId="77777777" w:rsidR="00236B1D" w:rsidRPr="0089456A" w:rsidRDefault="00236B1D" w:rsidP="00236B1D">
      <w:pPr>
        <w:spacing w:line="480" w:lineRule="auto"/>
        <w:ind w:left="720" w:hanging="720"/>
        <w:rPr>
          <w:rFonts w:ascii="Times New Roman" w:hAnsi="Times New Roman" w:cs="Times New Roman"/>
          <w:sz w:val="24"/>
          <w:szCs w:val="24"/>
          <w:lang w:val="en-US"/>
        </w:rPr>
      </w:pPr>
      <w:r w:rsidRPr="0089456A">
        <w:rPr>
          <w:rFonts w:ascii="Times New Roman" w:hAnsi="Times New Roman" w:cs="Times New Roman"/>
          <w:sz w:val="24"/>
          <w:szCs w:val="24"/>
          <w:lang w:val="en-US"/>
        </w:rPr>
        <w:lastRenderedPageBreak/>
        <w:t xml:space="preserve">Cialdini, R., C. (2007). Descriptive social norms as underappreciated sources of social control. </w:t>
      </w:r>
      <w:r w:rsidRPr="0089456A">
        <w:rPr>
          <w:rFonts w:ascii="Times New Roman" w:hAnsi="Times New Roman" w:cs="Times New Roman"/>
          <w:i/>
          <w:iCs/>
          <w:sz w:val="24"/>
          <w:szCs w:val="24"/>
          <w:lang w:val="en-US"/>
        </w:rPr>
        <w:t xml:space="preserve">Psychometrika, 72(2), </w:t>
      </w:r>
      <w:r w:rsidRPr="0089456A">
        <w:rPr>
          <w:rFonts w:ascii="Times New Roman" w:hAnsi="Times New Roman" w:cs="Times New Roman"/>
          <w:sz w:val="24"/>
          <w:szCs w:val="24"/>
          <w:lang w:val="en-US"/>
        </w:rPr>
        <w:t>263-268. https://doi.org/10.1007/s11336-006-1560-6</w:t>
      </w:r>
    </w:p>
    <w:p w14:paraId="5467065D" w14:textId="77777777" w:rsidR="00236B1D" w:rsidRPr="0089456A" w:rsidRDefault="00236B1D" w:rsidP="00236B1D">
      <w:pPr>
        <w:spacing w:line="480" w:lineRule="auto"/>
        <w:ind w:left="720" w:hanging="720"/>
        <w:rPr>
          <w:rFonts w:ascii="Times New Roman" w:hAnsi="Times New Roman" w:cs="Times New Roman"/>
          <w:sz w:val="24"/>
          <w:szCs w:val="24"/>
          <w:lang w:val="en-US"/>
        </w:rPr>
      </w:pPr>
      <w:r w:rsidRPr="0089456A">
        <w:rPr>
          <w:rFonts w:ascii="Times New Roman" w:hAnsi="Times New Roman" w:cs="Times New Roman"/>
          <w:sz w:val="24"/>
          <w:szCs w:val="24"/>
          <w:lang w:val="en-US"/>
        </w:rPr>
        <w:t xml:space="preserve">Cameron, K. S., &amp; Quinn, R., E. (2011). </w:t>
      </w:r>
      <w:r w:rsidRPr="0089456A">
        <w:rPr>
          <w:rFonts w:ascii="Times New Roman" w:hAnsi="Times New Roman" w:cs="Times New Roman"/>
          <w:i/>
          <w:iCs/>
          <w:sz w:val="24"/>
          <w:szCs w:val="24"/>
          <w:lang w:val="en-US"/>
        </w:rPr>
        <w:t>Diagnosing and changing organizational culture: Based on competing values framework</w:t>
      </w:r>
      <w:r w:rsidRPr="0089456A">
        <w:rPr>
          <w:rFonts w:ascii="Times New Roman" w:hAnsi="Times New Roman" w:cs="Times New Roman"/>
          <w:sz w:val="24"/>
          <w:szCs w:val="24"/>
          <w:lang w:val="en-US"/>
        </w:rPr>
        <w:t xml:space="preserve"> (3rd ed.). Jossey-Bass.</w:t>
      </w:r>
    </w:p>
    <w:p w14:paraId="0F6C039E" w14:textId="6652DD6C" w:rsidR="00236B1D" w:rsidRPr="0089456A" w:rsidRDefault="00236B1D" w:rsidP="00236B1D">
      <w:pPr>
        <w:spacing w:line="480" w:lineRule="auto"/>
        <w:ind w:left="720" w:hanging="720"/>
        <w:rPr>
          <w:rFonts w:ascii="Times New Roman" w:hAnsi="Times New Roman" w:cs="Times New Roman"/>
          <w:sz w:val="24"/>
          <w:szCs w:val="24"/>
          <w:lang w:val="en-US"/>
        </w:rPr>
      </w:pPr>
      <w:r w:rsidRPr="0089456A">
        <w:rPr>
          <w:rFonts w:ascii="Times New Roman" w:hAnsi="Times New Roman" w:cs="Times New Roman"/>
          <w:sz w:val="24"/>
          <w:szCs w:val="24"/>
          <w:lang w:val="en-US"/>
        </w:rPr>
        <w:t xml:space="preserve">Dyer-Witherford, N., &amp; Peuter, G. (2006). </w:t>
      </w:r>
      <w:del w:id="1484" w:author="Elizabeth Marks" w:date="2021-04-29T05:46:00Z">
        <w:r w:rsidR="00284CBD" w:rsidDel="000C3C07">
          <w:rPr>
            <w:rFonts w:ascii="Times New Roman" w:hAnsi="Times New Roman" w:cs="Times New Roman"/>
            <w:sz w:val="24"/>
            <w:szCs w:val="24"/>
            <w:lang w:val="en-US"/>
          </w:rPr>
          <w:delText>"</w:delText>
        </w:r>
      </w:del>
      <w:ins w:id="1485" w:author="Elizabeth Marks" w:date="2021-04-30T05:35:00Z">
        <w:r w:rsidR="006B569A">
          <w:rPr>
            <w:rFonts w:ascii="Times New Roman" w:hAnsi="Times New Roman" w:cs="Times New Roman"/>
            <w:sz w:val="24"/>
            <w:szCs w:val="24"/>
            <w:lang w:val="en-US"/>
          </w:rPr>
          <w:t>“</w:t>
        </w:r>
      </w:ins>
      <w:r w:rsidRPr="0089456A">
        <w:rPr>
          <w:rFonts w:ascii="Times New Roman" w:hAnsi="Times New Roman" w:cs="Times New Roman"/>
          <w:sz w:val="24"/>
          <w:szCs w:val="24"/>
          <w:lang w:val="en-US"/>
        </w:rPr>
        <w:t>E</w:t>
      </w:r>
      <w:r w:rsidR="00935106">
        <w:rPr>
          <w:rFonts w:ascii="Times New Roman" w:hAnsi="Times New Roman" w:cs="Times New Roman"/>
          <w:sz w:val="24"/>
          <w:szCs w:val="24"/>
          <w:lang w:val="en-US"/>
        </w:rPr>
        <w:t>.A.</w:t>
      </w:r>
      <w:r w:rsidRPr="0089456A">
        <w:rPr>
          <w:rFonts w:ascii="Times New Roman" w:hAnsi="Times New Roman" w:cs="Times New Roman"/>
          <w:sz w:val="24"/>
          <w:szCs w:val="24"/>
          <w:lang w:val="en-US"/>
        </w:rPr>
        <w:t xml:space="preserve"> Spouse</w:t>
      </w:r>
      <w:del w:id="1486" w:author="Elizabeth Marks" w:date="2021-04-29T05:46:00Z">
        <w:r w:rsidR="00284CBD" w:rsidDel="000C3C07">
          <w:rPr>
            <w:rFonts w:ascii="Times New Roman" w:hAnsi="Times New Roman" w:cs="Times New Roman"/>
            <w:sz w:val="24"/>
            <w:szCs w:val="24"/>
            <w:lang w:val="en-US"/>
          </w:rPr>
          <w:delText>"</w:delText>
        </w:r>
        <w:r w:rsidRPr="0089456A" w:rsidDel="000C3C07">
          <w:rPr>
            <w:rFonts w:ascii="Times New Roman" w:hAnsi="Times New Roman" w:cs="Times New Roman"/>
            <w:sz w:val="24"/>
            <w:szCs w:val="24"/>
            <w:lang w:val="en-US"/>
          </w:rPr>
          <w:delText xml:space="preserve"> </w:delText>
        </w:r>
      </w:del>
      <w:ins w:id="1487" w:author="Elizabeth Marks" w:date="2021-04-30T05:35:00Z">
        <w:r w:rsidR="006B569A">
          <w:rPr>
            <w:rFonts w:ascii="Times New Roman" w:hAnsi="Times New Roman" w:cs="Times New Roman"/>
            <w:sz w:val="24"/>
            <w:szCs w:val="24"/>
            <w:lang w:val="en-US"/>
          </w:rPr>
          <w:t>”</w:t>
        </w:r>
      </w:ins>
      <w:ins w:id="1488" w:author="Elizabeth Marks" w:date="2021-04-29T05:46:00Z">
        <w:r w:rsidR="000C3C07" w:rsidRPr="0089456A">
          <w:rPr>
            <w:rFonts w:ascii="Times New Roman" w:hAnsi="Times New Roman" w:cs="Times New Roman"/>
            <w:sz w:val="24"/>
            <w:szCs w:val="24"/>
            <w:lang w:val="en-US"/>
          </w:rPr>
          <w:t xml:space="preserve"> </w:t>
        </w:r>
      </w:ins>
      <w:r w:rsidRPr="0089456A">
        <w:rPr>
          <w:rFonts w:ascii="Times New Roman" w:hAnsi="Times New Roman" w:cs="Times New Roman"/>
          <w:sz w:val="24"/>
          <w:szCs w:val="24"/>
          <w:lang w:val="en-US"/>
        </w:rPr>
        <w:t xml:space="preserve">and the crisis of video game labour: Enjoyment, Exclusion, Exploitation, Exodus. </w:t>
      </w:r>
      <w:r w:rsidRPr="0089456A">
        <w:rPr>
          <w:rFonts w:ascii="Times New Roman" w:hAnsi="Times New Roman" w:cs="Times New Roman"/>
          <w:i/>
          <w:iCs/>
          <w:sz w:val="24"/>
          <w:szCs w:val="24"/>
          <w:lang w:val="en-US"/>
        </w:rPr>
        <w:t>Canadian Journal of Communication, 31(1)</w:t>
      </w:r>
      <w:r w:rsidRPr="0089456A">
        <w:rPr>
          <w:rFonts w:ascii="Times New Roman" w:hAnsi="Times New Roman" w:cs="Times New Roman"/>
          <w:sz w:val="24"/>
          <w:szCs w:val="24"/>
          <w:lang w:val="en-US"/>
        </w:rPr>
        <w:t>. 599-617</w:t>
      </w:r>
    </w:p>
    <w:p w14:paraId="3DD3721B" w14:textId="77777777" w:rsidR="00236B1D" w:rsidRPr="0089456A" w:rsidRDefault="00236B1D" w:rsidP="00236B1D">
      <w:pPr>
        <w:spacing w:line="480" w:lineRule="auto"/>
        <w:ind w:left="720" w:hanging="720"/>
        <w:rPr>
          <w:rFonts w:ascii="Times New Roman" w:hAnsi="Times New Roman" w:cs="Times New Roman"/>
          <w:sz w:val="24"/>
          <w:szCs w:val="24"/>
          <w:lang w:val="en-US"/>
        </w:rPr>
      </w:pPr>
      <w:r w:rsidRPr="0089456A">
        <w:rPr>
          <w:rFonts w:ascii="Times New Roman" w:hAnsi="Times New Roman" w:cs="Times New Roman"/>
          <w:sz w:val="24"/>
          <w:szCs w:val="24"/>
          <w:lang w:val="en-US"/>
        </w:rPr>
        <w:t xml:space="preserve">Employee Benefits Details. (2020, May 6). </w:t>
      </w:r>
      <w:r w:rsidRPr="0089456A">
        <w:rPr>
          <w:rFonts w:ascii="Times New Roman" w:hAnsi="Times New Roman" w:cs="Times New Roman"/>
          <w:i/>
          <w:iCs/>
          <w:sz w:val="24"/>
          <w:szCs w:val="24"/>
          <w:lang w:val="en-US"/>
        </w:rPr>
        <w:t xml:space="preserve">Facebook employee benefits and perks – Complete guide. </w:t>
      </w:r>
      <w:r w:rsidRPr="0089456A">
        <w:rPr>
          <w:rFonts w:ascii="Times New Roman" w:hAnsi="Times New Roman" w:cs="Times New Roman"/>
          <w:sz w:val="24"/>
          <w:szCs w:val="24"/>
          <w:lang w:val="en-US"/>
        </w:rPr>
        <w:t>https://employeebenefit.info/facebook-employee-benefits/</w:t>
      </w:r>
    </w:p>
    <w:p w14:paraId="73CD4801" w14:textId="77777777" w:rsidR="00236B1D" w:rsidRPr="0089456A" w:rsidRDefault="00236B1D" w:rsidP="00236B1D">
      <w:pPr>
        <w:spacing w:line="480" w:lineRule="auto"/>
        <w:ind w:left="720" w:hanging="720"/>
        <w:rPr>
          <w:rFonts w:ascii="Times New Roman" w:hAnsi="Times New Roman" w:cs="Times New Roman"/>
          <w:sz w:val="24"/>
          <w:szCs w:val="24"/>
          <w:lang w:val="en-US"/>
        </w:rPr>
      </w:pPr>
      <w:r w:rsidRPr="0089456A">
        <w:rPr>
          <w:rFonts w:ascii="Times New Roman" w:hAnsi="Times New Roman" w:cs="Times New Roman"/>
          <w:sz w:val="24"/>
          <w:szCs w:val="24"/>
          <w:lang w:val="en-US"/>
        </w:rPr>
        <w:t xml:space="preserve">Employee Benefits Details. (2020, September 3). </w:t>
      </w:r>
      <w:r w:rsidRPr="0089456A">
        <w:rPr>
          <w:rFonts w:ascii="Times New Roman" w:hAnsi="Times New Roman" w:cs="Times New Roman"/>
          <w:i/>
          <w:iCs/>
          <w:sz w:val="24"/>
          <w:szCs w:val="24"/>
          <w:lang w:val="en-US"/>
        </w:rPr>
        <w:t>Employee Benefits at IBM – What are IBM Employee Benefits?</w:t>
      </w:r>
      <w:r w:rsidRPr="0089456A">
        <w:rPr>
          <w:rFonts w:ascii="Times New Roman" w:hAnsi="Times New Roman" w:cs="Times New Roman"/>
          <w:sz w:val="24"/>
          <w:szCs w:val="24"/>
        </w:rPr>
        <w:t xml:space="preserve"> </w:t>
      </w:r>
      <w:r w:rsidRPr="0089456A">
        <w:rPr>
          <w:rFonts w:ascii="Times New Roman" w:hAnsi="Times New Roman" w:cs="Times New Roman"/>
          <w:sz w:val="24"/>
          <w:szCs w:val="24"/>
          <w:lang w:val="en-US"/>
        </w:rPr>
        <w:t>https://employeebenefit.info/ibm-employee-benefits/</w:t>
      </w:r>
    </w:p>
    <w:p w14:paraId="2550322B" w14:textId="77777777" w:rsidR="00236B1D" w:rsidRPr="0089456A" w:rsidRDefault="00236B1D" w:rsidP="00236B1D">
      <w:pPr>
        <w:spacing w:line="480" w:lineRule="auto"/>
        <w:ind w:left="720" w:hanging="720"/>
        <w:rPr>
          <w:rFonts w:ascii="Times New Roman" w:hAnsi="Times New Roman" w:cs="Times New Roman"/>
          <w:sz w:val="24"/>
          <w:szCs w:val="24"/>
          <w:lang w:val="en-US"/>
        </w:rPr>
      </w:pPr>
      <w:r w:rsidRPr="0089456A">
        <w:rPr>
          <w:rFonts w:ascii="Times New Roman" w:hAnsi="Times New Roman" w:cs="Times New Roman"/>
          <w:sz w:val="24"/>
          <w:szCs w:val="24"/>
          <w:lang w:val="en-US"/>
        </w:rPr>
        <w:t xml:space="preserve">Felipe, C. F., Roldan, J. L., &amp; Leal-Rodriguez, A. L. (2017). Impact of organizational culture values on organizational agility. </w:t>
      </w:r>
      <w:r w:rsidRPr="0089456A">
        <w:rPr>
          <w:rFonts w:ascii="Times New Roman" w:hAnsi="Times New Roman" w:cs="Times New Roman"/>
          <w:i/>
          <w:iCs/>
          <w:sz w:val="24"/>
          <w:szCs w:val="24"/>
          <w:lang w:val="en-US"/>
        </w:rPr>
        <w:t xml:space="preserve">Sustainability, 9(12), </w:t>
      </w:r>
      <w:r w:rsidRPr="0089456A">
        <w:rPr>
          <w:rFonts w:ascii="Times New Roman" w:hAnsi="Times New Roman" w:cs="Times New Roman"/>
          <w:sz w:val="24"/>
          <w:szCs w:val="24"/>
          <w:lang w:val="en-US"/>
        </w:rPr>
        <w:t>23-54. https://doi.org/10.3390/su9122354</w:t>
      </w:r>
    </w:p>
    <w:p w14:paraId="10A1735E" w14:textId="77777777" w:rsidR="00236B1D" w:rsidRPr="0089456A" w:rsidRDefault="00236B1D" w:rsidP="00236B1D">
      <w:pPr>
        <w:spacing w:line="480" w:lineRule="auto"/>
        <w:ind w:left="720" w:hanging="720"/>
        <w:rPr>
          <w:rFonts w:ascii="Times New Roman" w:hAnsi="Times New Roman" w:cs="Times New Roman"/>
          <w:sz w:val="24"/>
          <w:szCs w:val="24"/>
          <w:lang w:val="en-US"/>
        </w:rPr>
      </w:pPr>
      <w:r w:rsidRPr="0089456A">
        <w:rPr>
          <w:rFonts w:ascii="Times New Roman" w:hAnsi="Times New Roman" w:cs="Times New Roman"/>
          <w:sz w:val="24"/>
          <w:szCs w:val="24"/>
          <w:lang w:val="en-US"/>
        </w:rPr>
        <w:t xml:space="preserve">Fortune. (2021). </w:t>
      </w:r>
      <w:r w:rsidRPr="0089456A">
        <w:rPr>
          <w:rFonts w:ascii="Times New Roman" w:hAnsi="Times New Roman" w:cs="Times New Roman"/>
          <w:i/>
          <w:iCs/>
          <w:sz w:val="24"/>
          <w:szCs w:val="24"/>
          <w:lang w:val="en-US"/>
        </w:rPr>
        <w:t xml:space="preserve">100 best companies to work for. </w:t>
      </w:r>
      <w:r w:rsidRPr="0089456A">
        <w:rPr>
          <w:rFonts w:ascii="Times New Roman" w:hAnsi="Times New Roman" w:cs="Times New Roman"/>
          <w:sz w:val="24"/>
          <w:szCs w:val="24"/>
          <w:lang w:val="en-US"/>
        </w:rPr>
        <w:t>https://fortune.com/best-companies/2021/search/?bestcos_industry=Information%20Technology</w:t>
      </w:r>
    </w:p>
    <w:p w14:paraId="1CD3852A" w14:textId="77777777" w:rsidR="00236B1D" w:rsidRPr="0089456A" w:rsidRDefault="00236B1D" w:rsidP="00236B1D">
      <w:pPr>
        <w:pStyle w:val="NormalWeb"/>
        <w:spacing w:line="480" w:lineRule="auto"/>
        <w:ind w:left="567" w:hanging="567"/>
      </w:pPr>
      <w:r w:rsidRPr="0089456A">
        <w:t xml:space="preserve">Friesen, J. P., Laurin, K., Shepherd, S., Gaucher, D., &amp; Kay, A. C. (2018). System justification: Experimental evidence, its contextual nature, and implications for social change. </w:t>
      </w:r>
      <w:r w:rsidRPr="0089456A">
        <w:rPr>
          <w:i/>
          <w:iCs/>
        </w:rPr>
        <w:t>British Journal of Social Psychology,</w:t>
      </w:r>
      <w:r w:rsidRPr="0089456A">
        <w:t xml:space="preserve"> </w:t>
      </w:r>
      <w:r w:rsidRPr="0089456A">
        <w:rPr>
          <w:i/>
          <w:iCs/>
        </w:rPr>
        <w:t>58(2),</w:t>
      </w:r>
      <w:r w:rsidRPr="0089456A">
        <w:t xml:space="preserve"> 315-339. </w:t>
      </w:r>
      <w:r w:rsidRPr="0089456A">
        <w:rPr>
          <w:lang w:val="en-US"/>
        </w:rPr>
        <w:t>https://doi.org/</w:t>
      </w:r>
      <w:r w:rsidRPr="0089456A">
        <w:t>10.1111/bjso.12278</w:t>
      </w:r>
    </w:p>
    <w:p w14:paraId="79A84F95" w14:textId="390DC785" w:rsidR="00236B1D" w:rsidRPr="0089456A" w:rsidRDefault="00236B1D" w:rsidP="00236B1D">
      <w:pPr>
        <w:spacing w:line="480" w:lineRule="auto"/>
        <w:ind w:left="720" w:hanging="720"/>
        <w:rPr>
          <w:rFonts w:ascii="Times New Roman" w:hAnsi="Times New Roman" w:cs="Times New Roman"/>
          <w:sz w:val="24"/>
          <w:szCs w:val="24"/>
          <w:lang w:val="en-US"/>
        </w:rPr>
      </w:pPr>
      <w:r w:rsidRPr="0089456A">
        <w:rPr>
          <w:rFonts w:ascii="Times New Roman" w:hAnsi="Times New Roman" w:cs="Times New Roman"/>
          <w:sz w:val="24"/>
          <w:szCs w:val="24"/>
          <w:lang w:val="en-US"/>
        </w:rPr>
        <w:t xml:space="preserve">Gewirtz, A. (2017). </w:t>
      </w:r>
      <w:r w:rsidRPr="0089456A">
        <w:rPr>
          <w:rFonts w:ascii="Times New Roman" w:hAnsi="Times New Roman" w:cs="Times New Roman"/>
          <w:i/>
          <w:iCs/>
          <w:sz w:val="24"/>
          <w:szCs w:val="24"/>
          <w:lang w:val="en-US"/>
        </w:rPr>
        <w:t>A tech insider perfectly explains why start</w:t>
      </w:r>
      <w:r w:rsidR="00175F64">
        <w:rPr>
          <w:rFonts w:ascii="Times New Roman" w:hAnsi="Times New Roman" w:cs="Times New Roman"/>
          <w:i/>
          <w:iCs/>
          <w:sz w:val="24"/>
          <w:szCs w:val="24"/>
          <w:lang w:val="en-US"/>
        </w:rPr>
        <w:t>-</w:t>
      </w:r>
      <w:r w:rsidRPr="0089456A">
        <w:rPr>
          <w:rFonts w:ascii="Times New Roman" w:hAnsi="Times New Roman" w:cs="Times New Roman"/>
          <w:i/>
          <w:iCs/>
          <w:sz w:val="24"/>
          <w:szCs w:val="24"/>
          <w:lang w:val="en-US"/>
        </w:rPr>
        <w:t xml:space="preserve">up culture is broken: Workaholism is an unchecked issue in Silicon Valley. </w:t>
      </w:r>
      <w:r w:rsidRPr="0089456A">
        <w:rPr>
          <w:rFonts w:ascii="Times New Roman" w:hAnsi="Times New Roman" w:cs="Times New Roman"/>
          <w:sz w:val="24"/>
          <w:szCs w:val="24"/>
          <w:lang w:val="en-US"/>
        </w:rPr>
        <w:t xml:space="preserve">Thrive Global. </w:t>
      </w:r>
      <w:r w:rsidRPr="0089456A">
        <w:rPr>
          <w:rFonts w:ascii="Times New Roman" w:hAnsi="Times New Roman" w:cs="Times New Roman"/>
          <w:sz w:val="24"/>
          <w:szCs w:val="24"/>
          <w:lang w:val="en-US"/>
        </w:rPr>
        <w:lastRenderedPageBreak/>
        <w:t>https://medium.com/thrive-global/a-tech-insider-perfectly-explains-why-startup-culture-is-broken-425fc6e163e4</w:t>
      </w:r>
    </w:p>
    <w:p w14:paraId="4901F13A" w14:textId="77777777" w:rsidR="00236B1D" w:rsidRPr="0089456A" w:rsidRDefault="00236B1D" w:rsidP="00236B1D">
      <w:pPr>
        <w:spacing w:line="480" w:lineRule="auto"/>
        <w:ind w:left="720" w:hanging="720"/>
        <w:rPr>
          <w:rFonts w:ascii="Times New Roman" w:hAnsi="Times New Roman" w:cs="Times New Roman"/>
          <w:sz w:val="24"/>
          <w:szCs w:val="24"/>
          <w:lang w:val="en-US"/>
        </w:rPr>
      </w:pPr>
      <w:r w:rsidRPr="0089456A">
        <w:rPr>
          <w:rFonts w:ascii="Times New Roman" w:hAnsi="Times New Roman" w:cs="Times New Roman"/>
          <w:sz w:val="24"/>
          <w:szCs w:val="24"/>
          <w:lang w:val="en-US"/>
        </w:rPr>
        <w:t xml:space="preserve">Griffith, E. (2019). </w:t>
      </w:r>
      <w:r w:rsidRPr="0089456A">
        <w:rPr>
          <w:rFonts w:ascii="Times New Roman" w:hAnsi="Times New Roman" w:cs="Times New Roman"/>
          <w:i/>
          <w:iCs/>
          <w:sz w:val="24"/>
          <w:szCs w:val="24"/>
          <w:lang w:val="en-US"/>
        </w:rPr>
        <w:t xml:space="preserve">Why are young people pretending to love work? </w:t>
      </w:r>
      <w:r w:rsidRPr="0089456A">
        <w:rPr>
          <w:rFonts w:ascii="Times New Roman" w:hAnsi="Times New Roman" w:cs="Times New Roman"/>
          <w:sz w:val="24"/>
          <w:szCs w:val="24"/>
          <w:lang w:val="en-US"/>
        </w:rPr>
        <w:t>The New York Times. https://www.nytimes.com/2019/01/26/business/against-hustle-culture-rise-and-grind-tgim.html</w:t>
      </w:r>
    </w:p>
    <w:p w14:paraId="6A901FB3" w14:textId="77777777" w:rsidR="00236B1D" w:rsidRPr="0089456A" w:rsidRDefault="00236B1D" w:rsidP="00236B1D">
      <w:pPr>
        <w:spacing w:line="480" w:lineRule="auto"/>
        <w:ind w:left="720" w:hanging="720"/>
        <w:rPr>
          <w:rFonts w:ascii="Times New Roman" w:hAnsi="Times New Roman" w:cs="Times New Roman"/>
          <w:i/>
          <w:iCs/>
          <w:sz w:val="24"/>
          <w:szCs w:val="24"/>
          <w:lang w:val="en-US"/>
        </w:rPr>
      </w:pPr>
      <w:r w:rsidRPr="0089456A">
        <w:rPr>
          <w:rFonts w:ascii="Times New Roman" w:hAnsi="Times New Roman" w:cs="Times New Roman"/>
          <w:sz w:val="24"/>
          <w:szCs w:val="24"/>
          <w:lang w:val="en-US"/>
        </w:rPr>
        <w:t xml:space="preserve">International Game Developers Association. (2018). </w:t>
      </w:r>
      <w:r w:rsidRPr="0089456A">
        <w:rPr>
          <w:rFonts w:ascii="Times New Roman" w:hAnsi="Times New Roman" w:cs="Times New Roman"/>
          <w:i/>
          <w:iCs/>
          <w:sz w:val="24"/>
          <w:szCs w:val="24"/>
          <w:lang w:val="en-US"/>
        </w:rPr>
        <w:t>Developer satisfaction survey 2017: Summary report. https://igda-website.s3.us-east-2.amazonaws.com/wp-content/uploads/2019/04/11143720/IGDA_DSS_2017_SummaryReport.pdf</w:t>
      </w:r>
    </w:p>
    <w:p w14:paraId="361D09DE" w14:textId="77777777" w:rsidR="00236B1D" w:rsidRPr="0089456A" w:rsidRDefault="00236B1D" w:rsidP="00236B1D">
      <w:pPr>
        <w:spacing w:line="480" w:lineRule="auto"/>
        <w:ind w:left="720" w:hanging="720"/>
        <w:rPr>
          <w:rFonts w:ascii="Times New Roman" w:hAnsi="Times New Roman" w:cs="Times New Roman"/>
          <w:sz w:val="24"/>
          <w:szCs w:val="24"/>
          <w:lang w:val="en-US"/>
        </w:rPr>
      </w:pPr>
      <w:r w:rsidRPr="0089456A">
        <w:rPr>
          <w:rFonts w:ascii="Times New Roman" w:hAnsi="Times New Roman" w:cs="Times New Roman"/>
          <w:sz w:val="24"/>
          <w:szCs w:val="24"/>
          <w:lang w:val="en-US"/>
        </w:rPr>
        <w:t xml:space="preserve">Johns, G., &amp; Saks, A., M. (2019). </w:t>
      </w:r>
      <w:r w:rsidRPr="0089456A">
        <w:rPr>
          <w:rFonts w:ascii="Times New Roman" w:hAnsi="Times New Roman" w:cs="Times New Roman"/>
          <w:i/>
          <w:iCs/>
          <w:sz w:val="24"/>
          <w:szCs w:val="24"/>
          <w:lang w:val="en-US"/>
        </w:rPr>
        <w:t xml:space="preserve">Organizational behaviour: Understanding and managing life at work </w:t>
      </w:r>
      <w:r w:rsidRPr="0089456A">
        <w:rPr>
          <w:rFonts w:ascii="Times New Roman" w:hAnsi="Times New Roman" w:cs="Times New Roman"/>
          <w:sz w:val="24"/>
          <w:szCs w:val="24"/>
          <w:lang w:val="en-US"/>
        </w:rPr>
        <w:t>(11th ed.). Pearson Canada.</w:t>
      </w:r>
    </w:p>
    <w:p w14:paraId="13105C73" w14:textId="77777777" w:rsidR="00236B1D" w:rsidRPr="0089456A" w:rsidRDefault="00236B1D" w:rsidP="00236B1D">
      <w:pPr>
        <w:spacing w:line="480" w:lineRule="auto"/>
        <w:ind w:left="720" w:hanging="720"/>
        <w:rPr>
          <w:rFonts w:ascii="Times New Roman" w:hAnsi="Times New Roman" w:cs="Times New Roman"/>
          <w:sz w:val="24"/>
          <w:szCs w:val="24"/>
          <w:lang w:val="en-US"/>
        </w:rPr>
      </w:pPr>
      <w:r w:rsidRPr="0089456A">
        <w:rPr>
          <w:rFonts w:ascii="Times New Roman" w:hAnsi="Times New Roman" w:cs="Times New Roman"/>
          <w:sz w:val="24"/>
          <w:szCs w:val="24"/>
          <w:lang w:val="en-US"/>
        </w:rPr>
        <w:t>Jorge, J., F. (2012). Software developer statistics wiki. Bit Bucket. https://bitbucket.org/jaimefjorge/softwaredeveloperstatistics/wiki/Home</w:t>
      </w:r>
    </w:p>
    <w:p w14:paraId="75B7503C" w14:textId="77777777" w:rsidR="00236B1D" w:rsidRPr="0089456A" w:rsidRDefault="00236B1D" w:rsidP="00236B1D">
      <w:pPr>
        <w:pStyle w:val="NormalWeb"/>
        <w:spacing w:line="480" w:lineRule="auto"/>
        <w:ind w:left="567" w:hanging="567"/>
      </w:pPr>
      <w:r w:rsidRPr="0089456A">
        <w:t xml:space="preserve">Jost, J. T., Banaji, M. R., &amp; Nosek, B. A. (2004). A decade of system justification theory: Accumulated evidence of conscious and unconscious bolstering of the status quo. </w:t>
      </w:r>
      <w:r w:rsidRPr="0089456A">
        <w:rPr>
          <w:i/>
          <w:iCs/>
        </w:rPr>
        <w:t>Political Psychology,</w:t>
      </w:r>
      <w:r w:rsidRPr="0089456A">
        <w:t xml:space="preserve"> </w:t>
      </w:r>
      <w:r w:rsidRPr="0089456A">
        <w:rPr>
          <w:i/>
          <w:iCs/>
        </w:rPr>
        <w:t>25(6),</w:t>
      </w:r>
      <w:r w:rsidRPr="0089456A">
        <w:t xml:space="preserve"> 881-919. </w:t>
      </w:r>
      <w:r w:rsidRPr="0089456A">
        <w:rPr>
          <w:lang w:val="en-US"/>
        </w:rPr>
        <w:t>https://doi.org/</w:t>
      </w:r>
      <w:r w:rsidRPr="0089456A">
        <w:t>10.1111/j.1467-9221.2004.00402.x</w:t>
      </w:r>
    </w:p>
    <w:p w14:paraId="148E114D" w14:textId="77777777" w:rsidR="00236B1D" w:rsidRPr="0089456A" w:rsidRDefault="00236B1D" w:rsidP="00236B1D">
      <w:pPr>
        <w:pStyle w:val="NormalWeb"/>
        <w:spacing w:line="480" w:lineRule="auto"/>
        <w:ind w:left="567" w:hanging="567"/>
      </w:pPr>
      <w:r w:rsidRPr="0089456A">
        <w:t xml:space="preserve">Kaiser, C. R., Major, B., Jurcevic, I., Dover, T. L., Brady, L. M., &amp; Shapiro, J. R. (2013). Presumed fair: Ironic effects of organizational diversity structures. </w:t>
      </w:r>
      <w:r w:rsidRPr="0089456A">
        <w:rPr>
          <w:i/>
          <w:iCs/>
        </w:rPr>
        <w:t>Journal of Personality and Social Psychology, 104(3)</w:t>
      </w:r>
      <w:r w:rsidRPr="0089456A">
        <w:t>, 504–519. https://doi.org/10.1037/a0030838</w:t>
      </w:r>
    </w:p>
    <w:p w14:paraId="293A620F" w14:textId="77777777" w:rsidR="00236B1D" w:rsidRPr="0089456A" w:rsidRDefault="00236B1D" w:rsidP="00236B1D">
      <w:pPr>
        <w:pStyle w:val="NormalWeb"/>
        <w:spacing w:line="480" w:lineRule="auto"/>
        <w:ind w:left="567" w:hanging="567"/>
      </w:pPr>
      <w:r w:rsidRPr="0089456A">
        <w:t xml:space="preserve">Kay, A. C., Jost, J. T., Mandisodza, A. N., Sherman, S. J., Petrocelli, J. V., &amp; Johnson, A. L. (2007). Panglossian ideology in the service of system justification: How complementary </w:t>
      </w:r>
      <w:r w:rsidRPr="0089456A">
        <w:lastRenderedPageBreak/>
        <w:t xml:space="preserve">stereotypes help us to rationalize inequality. </w:t>
      </w:r>
      <w:r w:rsidRPr="0089456A">
        <w:rPr>
          <w:i/>
          <w:iCs/>
        </w:rPr>
        <w:t>Advances in experimental social psychology, 39</w:t>
      </w:r>
      <w:r w:rsidRPr="0089456A">
        <w:t>, 305–358. https://doi.org/10.1016/S0065-2601(06)39006-5</w:t>
      </w:r>
    </w:p>
    <w:p w14:paraId="3FD09DEF" w14:textId="77777777" w:rsidR="00236B1D" w:rsidRPr="0089456A" w:rsidRDefault="00236B1D" w:rsidP="00236B1D">
      <w:pPr>
        <w:pStyle w:val="NormalWeb"/>
        <w:spacing w:line="480" w:lineRule="auto"/>
        <w:ind w:left="567" w:hanging="567"/>
      </w:pPr>
      <w:r w:rsidRPr="0089456A">
        <w:t xml:space="preserve">Kay, A. C., Whitson, J. A., Gaucher, D., &amp; Galinsky, A. D. (2009). Compensatory control: Achieving order through the mind, our institutions, and the heavens. </w:t>
      </w:r>
      <w:r w:rsidRPr="0089456A">
        <w:rPr>
          <w:i/>
          <w:iCs/>
        </w:rPr>
        <w:t>Current Directions in Psychological Science,</w:t>
      </w:r>
      <w:r w:rsidRPr="0089456A">
        <w:t xml:space="preserve"> </w:t>
      </w:r>
      <w:r w:rsidRPr="0089456A">
        <w:rPr>
          <w:i/>
          <w:iCs/>
        </w:rPr>
        <w:t>18(5),</w:t>
      </w:r>
      <w:r w:rsidRPr="0089456A">
        <w:t xml:space="preserve"> 264-268. </w:t>
      </w:r>
      <w:r w:rsidRPr="0089456A">
        <w:rPr>
          <w:lang w:val="en-US"/>
        </w:rPr>
        <w:t>https://doi.org/</w:t>
      </w:r>
      <w:r w:rsidRPr="0089456A">
        <w:t>10.1111/j.1467-8721.2009.01649.x</w:t>
      </w:r>
    </w:p>
    <w:p w14:paraId="4147B46A" w14:textId="77777777" w:rsidR="00236B1D" w:rsidRPr="0089456A" w:rsidRDefault="00236B1D" w:rsidP="00236B1D">
      <w:pPr>
        <w:pStyle w:val="NormalWeb"/>
        <w:spacing w:line="480" w:lineRule="auto"/>
        <w:ind w:left="567" w:hanging="567"/>
      </w:pPr>
      <w:r w:rsidRPr="0089456A">
        <w:t xml:space="preserve">Kim, J. Y., Campbell, T. H., Shepherd, S., &amp; Kay, A. C. (2019). Understanding contemporary forms of exploitation: Attributions of passion serve to legitimize the poor treatment of workers. </w:t>
      </w:r>
      <w:r w:rsidRPr="0089456A">
        <w:rPr>
          <w:i/>
          <w:iCs/>
        </w:rPr>
        <w:t>Journal of Personality and Social Psychology,</w:t>
      </w:r>
      <w:r w:rsidRPr="0089456A">
        <w:t xml:space="preserve"> </w:t>
      </w:r>
      <w:r w:rsidRPr="0089456A">
        <w:rPr>
          <w:i/>
          <w:iCs/>
        </w:rPr>
        <w:t>118(1),</w:t>
      </w:r>
      <w:r w:rsidRPr="0089456A">
        <w:t xml:space="preserve"> 121-148. </w:t>
      </w:r>
      <w:r w:rsidRPr="0089456A">
        <w:rPr>
          <w:lang w:val="en-US"/>
        </w:rPr>
        <w:t>https://doi.org/</w:t>
      </w:r>
      <w:r w:rsidRPr="0089456A">
        <w:t>10.1037/pspi0000190</w:t>
      </w:r>
    </w:p>
    <w:p w14:paraId="76E11122" w14:textId="2B5B5261" w:rsidR="00236B1D" w:rsidRPr="0089456A" w:rsidRDefault="00236B1D" w:rsidP="00236B1D">
      <w:pPr>
        <w:spacing w:line="480" w:lineRule="auto"/>
        <w:ind w:left="720" w:hanging="720"/>
        <w:rPr>
          <w:rFonts w:ascii="Times New Roman" w:hAnsi="Times New Roman" w:cs="Times New Roman"/>
          <w:sz w:val="24"/>
          <w:szCs w:val="24"/>
          <w:lang w:val="en-US"/>
        </w:rPr>
      </w:pPr>
      <w:r w:rsidRPr="0089456A">
        <w:rPr>
          <w:rFonts w:ascii="Times New Roman" w:hAnsi="Times New Roman" w:cs="Times New Roman"/>
          <w:sz w:val="24"/>
          <w:szCs w:val="24"/>
          <w:lang w:val="en-US"/>
        </w:rPr>
        <w:t xml:space="preserve">Lamond, D. (2003). The value of </w:t>
      </w:r>
      <w:del w:id="1489" w:author="Elizabeth Marks" w:date="2021-04-29T05:46:00Z">
        <w:r w:rsidRPr="0089456A" w:rsidDel="000C3C07">
          <w:rPr>
            <w:rFonts w:ascii="Times New Roman" w:hAnsi="Times New Roman" w:cs="Times New Roman"/>
            <w:sz w:val="24"/>
            <w:szCs w:val="24"/>
            <w:lang w:val="en-US"/>
          </w:rPr>
          <w:delText xml:space="preserve">Quinn's </w:delText>
        </w:r>
      </w:del>
      <w:ins w:id="1490" w:author="Elizabeth Marks" w:date="2021-04-29T05:46:00Z">
        <w:r w:rsidR="000C3C07" w:rsidRPr="0089456A">
          <w:rPr>
            <w:rFonts w:ascii="Times New Roman" w:hAnsi="Times New Roman" w:cs="Times New Roman"/>
            <w:sz w:val="24"/>
            <w:szCs w:val="24"/>
            <w:lang w:val="en-US"/>
          </w:rPr>
          <w:t>Quinn</w:t>
        </w:r>
      </w:ins>
      <w:ins w:id="1491" w:author="Elizabeth Marks" w:date="2021-04-30T05:35:00Z">
        <w:r w:rsidR="006B569A">
          <w:rPr>
            <w:rFonts w:ascii="Times New Roman" w:hAnsi="Times New Roman" w:cs="Times New Roman"/>
            <w:sz w:val="24"/>
            <w:szCs w:val="24"/>
            <w:lang w:val="en-US"/>
          </w:rPr>
          <w:t>’</w:t>
        </w:r>
      </w:ins>
      <w:ins w:id="1492" w:author="Elizabeth Marks" w:date="2021-04-29T05:46:00Z">
        <w:r w:rsidR="000C3C07" w:rsidRPr="0089456A">
          <w:rPr>
            <w:rFonts w:ascii="Times New Roman" w:hAnsi="Times New Roman" w:cs="Times New Roman"/>
            <w:sz w:val="24"/>
            <w:szCs w:val="24"/>
            <w:lang w:val="en-US"/>
          </w:rPr>
          <w:t xml:space="preserve">s </w:t>
        </w:r>
      </w:ins>
      <w:r w:rsidRPr="0089456A">
        <w:rPr>
          <w:rFonts w:ascii="Times New Roman" w:hAnsi="Times New Roman" w:cs="Times New Roman"/>
          <w:sz w:val="24"/>
          <w:szCs w:val="24"/>
          <w:lang w:val="en-US"/>
        </w:rPr>
        <w:t>competing values model in an Australian context. Journal of Managerial Psychology, 18(1), 46-59. https://doi.org/10.1108/02683940310459583</w:t>
      </w:r>
    </w:p>
    <w:p w14:paraId="335B4242" w14:textId="77777777" w:rsidR="00236B1D" w:rsidRPr="0089456A" w:rsidRDefault="00236B1D" w:rsidP="00236B1D">
      <w:pPr>
        <w:spacing w:line="480" w:lineRule="auto"/>
        <w:ind w:left="720" w:hanging="720"/>
        <w:rPr>
          <w:rFonts w:ascii="Times New Roman" w:hAnsi="Times New Roman" w:cs="Times New Roman"/>
          <w:sz w:val="24"/>
          <w:szCs w:val="24"/>
          <w:lang w:val="en-US"/>
        </w:rPr>
      </w:pPr>
      <w:r w:rsidRPr="0089456A">
        <w:rPr>
          <w:rFonts w:ascii="Times New Roman" w:hAnsi="Times New Roman" w:cs="Times New Roman"/>
          <w:sz w:val="24"/>
          <w:szCs w:val="24"/>
          <w:lang w:val="en-US"/>
        </w:rPr>
        <w:t xml:space="preserve">Lind, A. E., &amp; Tyler, T. R. (1988). </w:t>
      </w:r>
      <w:r w:rsidRPr="0089456A">
        <w:rPr>
          <w:rFonts w:ascii="Times New Roman" w:hAnsi="Times New Roman" w:cs="Times New Roman"/>
          <w:i/>
          <w:iCs/>
          <w:sz w:val="24"/>
          <w:szCs w:val="24"/>
          <w:lang w:val="en-US"/>
        </w:rPr>
        <w:t>The social psychology of procedural justice</w:t>
      </w:r>
      <w:r w:rsidRPr="0089456A">
        <w:rPr>
          <w:rFonts w:ascii="Times New Roman" w:hAnsi="Times New Roman" w:cs="Times New Roman"/>
          <w:sz w:val="24"/>
          <w:szCs w:val="24"/>
          <w:lang w:val="en-US"/>
        </w:rPr>
        <w:t>. Springer Sciences and Business Media. https://doi.org/10.2307/2073346</w:t>
      </w:r>
    </w:p>
    <w:p w14:paraId="4F09B006" w14:textId="345D7726" w:rsidR="00236B1D" w:rsidRDefault="00236B1D" w:rsidP="00236B1D">
      <w:pPr>
        <w:spacing w:line="480" w:lineRule="auto"/>
        <w:ind w:left="720" w:hanging="720"/>
        <w:rPr>
          <w:ins w:id="1493" w:author="Elizabeth Marks" w:date="2021-04-30T05:09:00Z"/>
          <w:rFonts w:ascii="Times New Roman" w:hAnsi="Times New Roman" w:cs="Times New Roman"/>
          <w:sz w:val="24"/>
          <w:szCs w:val="24"/>
          <w:lang w:val="en-US"/>
        </w:rPr>
      </w:pPr>
      <w:r w:rsidRPr="0089456A">
        <w:rPr>
          <w:rFonts w:ascii="Times New Roman" w:hAnsi="Times New Roman" w:cs="Times New Roman"/>
          <w:sz w:val="24"/>
          <w:szCs w:val="24"/>
          <w:lang w:val="en-US"/>
        </w:rPr>
        <w:t xml:space="preserve">Lyons, D. (2019). </w:t>
      </w:r>
      <w:r w:rsidRPr="0089456A">
        <w:rPr>
          <w:rFonts w:ascii="Times New Roman" w:hAnsi="Times New Roman" w:cs="Times New Roman"/>
          <w:i/>
          <w:iCs/>
          <w:sz w:val="24"/>
          <w:szCs w:val="24"/>
          <w:lang w:val="en-US"/>
        </w:rPr>
        <w:t xml:space="preserve">How Silicon Valley made work more stressful. </w:t>
      </w:r>
      <w:r w:rsidRPr="0089456A">
        <w:rPr>
          <w:rFonts w:ascii="Times New Roman" w:hAnsi="Times New Roman" w:cs="Times New Roman"/>
          <w:sz w:val="24"/>
          <w:szCs w:val="24"/>
          <w:lang w:val="en-US"/>
        </w:rPr>
        <w:t>Knowledge at Wharton. https://knowledge.wharton.upenn.edu/article/silicon-valley-work-culture/</w:t>
      </w:r>
    </w:p>
    <w:p w14:paraId="00B0C5AD" w14:textId="1718A723" w:rsidR="00690A31" w:rsidRPr="00690A31" w:rsidRDefault="00690A31" w:rsidP="00236B1D">
      <w:pPr>
        <w:spacing w:line="480" w:lineRule="auto"/>
        <w:ind w:left="720" w:hanging="720"/>
        <w:rPr>
          <w:rFonts w:ascii="Times New Roman" w:hAnsi="Times New Roman" w:cs="Times New Roman"/>
          <w:sz w:val="24"/>
          <w:szCs w:val="24"/>
          <w:lang w:val="en-US"/>
        </w:rPr>
      </w:pPr>
      <w:ins w:id="1494" w:author="Elizabeth Marks" w:date="2021-04-30T05:09:00Z">
        <w:r>
          <w:rPr>
            <w:rFonts w:ascii="Times New Roman" w:hAnsi="Times New Roman" w:cs="Times New Roman"/>
            <w:sz w:val="24"/>
            <w:szCs w:val="24"/>
            <w:lang w:val="en-US"/>
          </w:rPr>
          <w:t>Marshal, K. (2003)</w:t>
        </w:r>
      </w:ins>
      <w:ins w:id="1495" w:author="Elizabeth Marks" w:date="2021-04-30T05:10:00Z">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Benefits of the job. </w:t>
        </w:r>
        <w:r>
          <w:rPr>
            <w:rFonts w:ascii="Times New Roman" w:hAnsi="Times New Roman" w:cs="Times New Roman"/>
            <w:sz w:val="24"/>
            <w:szCs w:val="24"/>
            <w:lang w:val="en-US"/>
          </w:rPr>
          <w:t xml:space="preserve">Statistics Canada. </w:t>
        </w:r>
        <w:r w:rsidRPr="00690A31">
          <w:rPr>
            <w:rFonts w:ascii="Times New Roman" w:hAnsi="Times New Roman" w:cs="Times New Roman"/>
            <w:sz w:val="24"/>
            <w:szCs w:val="24"/>
            <w:lang w:val="en-US"/>
          </w:rPr>
          <w:t>http://citeseerx.ist.psu.edu/viewdoc/download?doi=10.1.1.516.5666&amp;rep=rep1&amp;type=pdf</w:t>
        </w:r>
      </w:ins>
    </w:p>
    <w:p w14:paraId="41B2AC0C" w14:textId="77777777" w:rsidR="00236B1D" w:rsidRPr="0089456A" w:rsidRDefault="00236B1D" w:rsidP="00236B1D">
      <w:pPr>
        <w:spacing w:line="480" w:lineRule="auto"/>
        <w:ind w:left="720" w:hanging="720"/>
        <w:rPr>
          <w:rFonts w:ascii="Times New Roman" w:hAnsi="Times New Roman" w:cs="Times New Roman"/>
          <w:sz w:val="24"/>
          <w:szCs w:val="24"/>
          <w:lang w:val="en-US"/>
        </w:rPr>
      </w:pPr>
      <w:r w:rsidRPr="0089456A">
        <w:rPr>
          <w:rFonts w:ascii="Times New Roman" w:hAnsi="Times New Roman" w:cs="Times New Roman"/>
          <w:sz w:val="24"/>
          <w:szCs w:val="24"/>
          <w:lang w:val="en-US"/>
        </w:rPr>
        <w:t xml:space="preserve">McCarthy, K. (2018). </w:t>
      </w:r>
      <w:r w:rsidRPr="0089456A">
        <w:rPr>
          <w:rFonts w:ascii="Times New Roman" w:hAnsi="Times New Roman" w:cs="Times New Roman"/>
          <w:i/>
          <w:iCs/>
          <w:sz w:val="24"/>
          <w:szCs w:val="24"/>
          <w:lang w:val="en-US"/>
        </w:rPr>
        <w:t xml:space="preserve">Close to 60 percent of surveyed tech workers are burnt out – Credit Karma tops the list for most employees suffering from burnout. </w:t>
      </w:r>
      <w:r w:rsidRPr="0089456A">
        <w:rPr>
          <w:rFonts w:ascii="Times New Roman" w:hAnsi="Times New Roman" w:cs="Times New Roman"/>
          <w:sz w:val="24"/>
          <w:szCs w:val="24"/>
          <w:lang w:val="en-US"/>
        </w:rPr>
        <w:t>Team Blind. https://www.teamblind.com/blog/index.php/2018/05/29/close-to-60-percent-of-surveyed-</w:t>
      </w:r>
      <w:r w:rsidRPr="0089456A">
        <w:rPr>
          <w:rFonts w:ascii="Times New Roman" w:hAnsi="Times New Roman" w:cs="Times New Roman"/>
          <w:sz w:val="24"/>
          <w:szCs w:val="24"/>
          <w:lang w:val="en-US"/>
        </w:rPr>
        <w:lastRenderedPageBreak/>
        <w:t>tech-workers-are-burnt-out-credit-karma-tops-the-list-for-most-employees-suffering-from-burnout/</w:t>
      </w:r>
    </w:p>
    <w:p w14:paraId="7E7F2857" w14:textId="77777777" w:rsidR="00236B1D" w:rsidRPr="0089456A" w:rsidRDefault="00236B1D" w:rsidP="00236B1D">
      <w:pPr>
        <w:spacing w:line="480" w:lineRule="auto"/>
        <w:ind w:left="720" w:hanging="720"/>
        <w:rPr>
          <w:rFonts w:ascii="Times New Roman" w:hAnsi="Times New Roman" w:cs="Times New Roman"/>
          <w:sz w:val="24"/>
          <w:szCs w:val="24"/>
          <w:lang w:val="en-US"/>
        </w:rPr>
      </w:pPr>
      <w:r w:rsidRPr="0089456A">
        <w:rPr>
          <w:rFonts w:ascii="Times New Roman" w:hAnsi="Times New Roman" w:cs="Times New Roman"/>
          <w:sz w:val="24"/>
          <w:szCs w:val="24"/>
          <w:lang w:val="en-US"/>
        </w:rPr>
        <w:t xml:space="preserve">Morris, M. W., Hong, Y.-y., Chiu, C.-y., &amp; Liu, Z. (2015). Normology: Integrating insights about social norms to understand cultural dynamics. </w:t>
      </w:r>
      <w:r w:rsidRPr="0089456A">
        <w:rPr>
          <w:rFonts w:ascii="Times New Roman" w:hAnsi="Times New Roman" w:cs="Times New Roman"/>
          <w:i/>
          <w:iCs/>
          <w:sz w:val="24"/>
          <w:szCs w:val="24"/>
          <w:lang w:val="en-US"/>
        </w:rPr>
        <w:t xml:space="preserve">Organizational Behavior and Human Decision Processes, 129, </w:t>
      </w:r>
      <w:r w:rsidRPr="0089456A">
        <w:rPr>
          <w:rFonts w:ascii="Times New Roman" w:hAnsi="Times New Roman" w:cs="Times New Roman"/>
          <w:sz w:val="24"/>
          <w:szCs w:val="24"/>
          <w:lang w:val="en-US"/>
        </w:rPr>
        <w:t>1–13. https://doi.org/10.1016/j.obhdp.2015.03.001</w:t>
      </w:r>
    </w:p>
    <w:p w14:paraId="6F3B8598" w14:textId="77777777" w:rsidR="00236B1D" w:rsidRPr="0089456A" w:rsidRDefault="00236B1D" w:rsidP="00236B1D">
      <w:pPr>
        <w:spacing w:line="480" w:lineRule="auto"/>
        <w:ind w:left="720" w:hanging="720"/>
        <w:rPr>
          <w:rFonts w:ascii="Times New Roman" w:hAnsi="Times New Roman" w:cs="Times New Roman"/>
          <w:sz w:val="24"/>
          <w:szCs w:val="24"/>
          <w:lang w:val="en-US"/>
        </w:rPr>
      </w:pPr>
      <w:r w:rsidRPr="0089456A">
        <w:rPr>
          <w:rFonts w:ascii="Times New Roman" w:hAnsi="Times New Roman" w:cs="Times New Roman"/>
          <w:sz w:val="24"/>
          <w:szCs w:val="24"/>
          <w:lang w:val="en-US"/>
        </w:rPr>
        <w:t xml:space="preserve">Nvidia. (2021). </w:t>
      </w:r>
      <w:r w:rsidRPr="0089456A">
        <w:rPr>
          <w:rFonts w:ascii="Times New Roman" w:hAnsi="Times New Roman" w:cs="Times New Roman"/>
          <w:i/>
          <w:iCs/>
          <w:sz w:val="24"/>
          <w:szCs w:val="24"/>
          <w:lang w:val="en-US"/>
        </w:rPr>
        <w:t>Nvidia Benefits.</w:t>
      </w:r>
      <w:r w:rsidRPr="0089456A">
        <w:rPr>
          <w:rFonts w:ascii="Times New Roman" w:hAnsi="Times New Roman" w:cs="Times New Roman"/>
          <w:sz w:val="24"/>
          <w:szCs w:val="24"/>
        </w:rPr>
        <w:t xml:space="preserve"> </w:t>
      </w:r>
      <w:r w:rsidRPr="0089456A">
        <w:rPr>
          <w:rFonts w:ascii="Times New Roman" w:hAnsi="Times New Roman" w:cs="Times New Roman"/>
          <w:sz w:val="24"/>
          <w:szCs w:val="24"/>
          <w:lang w:val="en-US"/>
        </w:rPr>
        <w:t>https://www.nvidiabenefits.com/</w:t>
      </w:r>
    </w:p>
    <w:p w14:paraId="5980F8F3" w14:textId="77777777" w:rsidR="00236B1D" w:rsidRPr="0089456A" w:rsidRDefault="00236B1D" w:rsidP="00236B1D">
      <w:pPr>
        <w:spacing w:line="480" w:lineRule="auto"/>
        <w:ind w:left="720" w:hanging="720"/>
        <w:rPr>
          <w:rFonts w:ascii="Times New Roman" w:hAnsi="Times New Roman" w:cs="Times New Roman"/>
          <w:sz w:val="24"/>
          <w:szCs w:val="24"/>
          <w:lang w:val="en-US"/>
        </w:rPr>
      </w:pPr>
      <w:r w:rsidRPr="0089456A">
        <w:rPr>
          <w:rFonts w:ascii="Times New Roman" w:hAnsi="Times New Roman" w:cs="Times New Roman"/>
          <w:sz w:val="24"/>
          <w:szCs w:val="24"/>
          <w:lang w:val="en-US"/>
        </w:rPr>
        <w:t xml:space="preserve">Quinn, R. E., &amp; Rohrbaugh, J. (1983). A Spatial Model of Effectiveness Criteria: Towards a Competing Values Approach to Organizational Analysis. </w:t>
      </w:r>
      <w:r w:rsidRPr="0089456A">
        <w:rPr>
          <w:rFonts w:ascii="Times New Roman" w:hAnsi="Times New Roman" w:cs="Times New Roman"/>
          <w:i/>
          <w:iCs/>
          <w:sz w:val="24"/>
          <w:szCs w:val="24"/>
          <w:lang w:val="en-US"/>
        </w:rPr>
        <w:t xml:space="preserve">Management Science, 29(3), </w:t>
      </w:r>
      <w:r w:rsidRPr="0089456A">
        <w:rPr>
          <w:rFonts w:ascii="Times New Roman" w:hAnsi="Times New Roman" w:cs="Times New Roman"/>
          <w:sz w:val="24"/>
          <w:szCs w:val="24"/>
          <w:lang w:val="en-US"/>
        </w:rPr>
        <w:t>273 – 393. https://doi.org/10.1287/mnsc.29.3.363</w:t>
      </w:r>
    </w:p>
    <w:p w14:paraId="43DB6F4C" w14:textId="39435601" w:rsidR="00236B1D" w:rsidRPr="0089456A" w:rsidRDefault="00236B1D" w:rsidP="00236B1D">
      <w:pPr>
        <w:spacing w:line="480" w:lineRule="auto"/>
        <w:ind w:left="720" w:hanging="720"/>
        <w:rPr>
          <w:rFonts w:ascii="Times New Roman" w:hAnsi="Times New Roman" w:cs="Times New Roman"/>
          <w:sz w:val="24"/>
          <w:szCs w:val="24"/>
          <w:lang w:val="en-US"/>
        </w:rPr>
      </w:pPr>
      <w:r w:rsidRPr="0089456A">
        <w:rPr>
          <w:rFonts w:ascii="Times New Roman" w:hAnsi="Times New Roman" w:cs="Times New Roman"/>
          <w:sz w:val="24"/>
          <w:szCs w:val="24"/>
          <w:lang w:val="en-US"/>
        </w:rPr>
        <w:t xml:space="preserve">Saad, L. (2014). </w:t>
      </w:r>
      <w:r w:rsidRPr="0089456A">
        <w:rPr>
          <w:rFonts w:ascii="Times New Roman" w:hAnsi="Times New Roman" w:cs="Times New Roman"/>
          <w:i/>
          <w:iCs/>
          <w:sz w:val="24"/>
          <w:szCs w:val="24"/>
          <w:lang w:val="en-US"/>
        </w:rPr>
        <w:t xml:space="preserve">The </w:t>
      </w:r>
      <w:del w:id="1496" w:author="Elizabeth Marks" w:date="2021-04-29T05:46:00Z">
        <w:r w:rsidR="00284CBD" w:rsidDel="000C3C07">
          <w:rPr>
            <w:rFonts w:ascii="Times New Roman" w:hAnsi="Times New Roman" w:cs="Times New Roman"/>
            <w:i/>
            <w:iCs/>
            <w:sz w:val="24"/>
            <w:szCs w:val="24"/>
            <w:lang w:val="en-US"/>
          </w:rPr>
          <w:delText>"</w:delText>
        </w:r>
      </w:del>
      <w:ins w:id="1497" w:author="Elizabeth Marks" w:date="2021-04-30T05:35:00Z">
        <w:r w:rsidR="006B569A">
          <w:rPr>
            <w:rFonts w:ascii="Times New Roman" w:hAnsi="Times New Roman" w:cs="Times New Roman"/>
            <w:i/>
            <w:iCs/>
            <w:sz w:val="24"/>
            <w:szCs w:val="24"/>
            <w:lang w:val="en-US"/>
          </w:rPr>
          <w:t>“</w:t>
        </w:r>
      </w:ins>
      <w:r w:rsidRPr="0089456A">
        <w:rPr>
          <w:rFonts w:ascii="Times New Roman" w:hAnsi="Times New Roman" w:cs="Times New Roman"/>
          <w:i/>
          <w:iCs/>
          <w:sz w:val="24"/>
          <w:szCs w:val="24"/>
          <w:lang w:val="en-US"/>
        </w:rPr>
        <w:t>40-hour</w:t>
      </w:r>
      <w:del w:id="1498" w:author="Elizabeth Marks" w:date="2021-04-29T05:46:00Z">
        <w:r w:rsidR="00284CBD" w:rsidDel="000C3C07">
          <w:rPr>
            <w:rFonts w:ascii="Times New Roman" w:hAnsi="Times New Roman" w:cs="Times New Roman"/>
            <w:i/>
            <w:iCs/>
            <w:sz w:val="24"/>
            <w:szCs w:val="24"/>
            <w:lang w:val="en-US"/>
          </w:rPr>
          <w:delText>"</w:delText>
        </w:r>
        <w:r w:rsidRPr="0089456A" w:rsidDel="000C3C07">
          <w:rPr>
            <w:rFonts w:ascii="Times New Roman" w:hAnsi="Times New Roman" w:cs="Times New Roman"/>
            <w:i/>
            <w:iCs/>
            <w:sz w:val="24"/>
            <w:szCs w:val="24"/>
            <w:lang w:val="en-US"/>
          </w:rPr>
          <w:delText xml:space="preserve"> </w:delText>
        </w:r>
      </w:del>
      <w:ins w:id="1499" w:author="Elizabeth Marks" w:date="2021-04-30T05:35:00Z">
        <w:r w:rsidR="006B569A">
          <w:rPr>
            <w:rFonts w:ascii="Times New Roman" w:hAnsi="Times New Roman" w:cs="Times New Roman"/>
            <w:i/>
            <w:iCs/>
            <w:sz w:val="24"/>
            <w:szCs w:val="24"/>
            <w:lang w:val="en-US"/>
          </w:rPr>
          <w:t>”</w:t>
        </w:r>
      </w:ins>
      <w:ins w:id="1500" w:author="Elizabeth Marks" w:date="2021-04-29T05:46:00Z">
        <w:r w:rsidR="000C3C07" w:rsidRPr="0089456A">
          <w:rPr>
            <w:rFonts w:ascii="Times New Roman" w:hAnsi="Times New Roman" w:cs="Times New Roman"/>
            <w:i/>
            <w:iCs/>
            <w:sz w:val="24"/>
            <w:szCs w:val="24"/>
            <w:lang w:val="en-US"/>
          </w:rPr>
          <w:t xml:space="preserve"> </w:t>
        </w:r>
      </w:ins>
      <w:r w:rsidRPr="0089456A">
        <w:rPr>
          <w:rFonts w:ascii="Times New Roman" w:hAnsi="Times New Roman" w:cs="Times New Roman"/>
          <w:i/>
          <w:iCs/>
          <w:sz w:val="24"/>
          <w:szCs w:val="24"/>
          <w:lang w:val="en-US"/>
        </w:rPr>
        <w:t xml:space="preserve">workweek is actually longer – By seven hours. </w:t>
      </w:r>
      <w:r w:rsidRPr="0089456A">
        <w:rPr>
          <w:rFonts w:ascii="Times New Roman" w:hAnsi="Times New Roman" w:cs="Times New Roman"/>
          <w:sz w:val="24"/>
          <w:szCs w:val="24"/>
          <w:lang w:val="en-US"/>
        </w:rPr>
        <w:t>Gallup. https://news.gallup.com/poll/175286/hour-workweek-actually-longer-seven-hours.aspx</w:t>
      </w:r>
    </w:p>
    <w:p w14:paraId="54499B76" w14:textId="4F1C4409" w:rsidR="00236B1D" w:rsidRPr="0089456A" w:rsidRDefault="00236B1D" w:rsidP="00236B1D">
      <w:pPr>
        <w:spacing w:line="480" w:lineRule="auto"/>
        <w:ind w:left="720" w:hanging="720"/>
        <w:rPr>
          <w:rFonts w:ascii="Times New Roman" w:hAnsi="Times New Roman" w:cs="Times New Roman"/>
          <w:sz w:val="24"/>
          <w:szCs w:val="24"/>
          <w:lang w:val="en-US"/>
        </w:rPr>
      </w:pPr>
      <w:r w:rsidRPr="0089456A">
        <w:rPr>
          <w:rFonts w:ascii="Times New Roman" w:hAnsi="Times New Roman" w:cs="Times New Roman"/>
          <w:sz w:val="24"/>
          <w:szCs w:val="24"/>
          <w:lang w:val="en-US"/>
        </w:rPr>
        <w:t>Schneider, L. (2019, June 5).</w:t>
      </w:r>
      <w:r w:rsidRPr="0089456A">
        <w:rPr>
          <w:rFonts w:ascii="Times New Roman" w:hAnsi="Times New Roman" w:cs="Times New Roman"/>
          <w:sz w:val="24"/>
          <w:szCs w:val="24"/>
        </w:rPr>
        <w:t xml:space="preserve"> </w:t>
      </w:r>
      <w:r w:rsidRPr="0089456A">
        <w:rPr>
          <w:rFonts w:ascii="Times New Roman" w:hAnsi="Times New Roman" w:cs="Times New Roman"/>
          <w:i/>
          <w:iCs/>
          <w:sz w:val="24"/>
          <w:szCs w:val="24"/>
          <w:lang w:val="en-US"/>
        </w:rPr>
        <w:t xml:space="preserve">Netflix Careers and Opportunities: What </w:t>
      </w:r>
      <w:del w:id="1501" w:author="Elizabeth Marks" w:date="2021-04-29T05:46:00Z">
        <w:r w:rsidRPr="0089456A" w:rsidDel="000C3C07">
          <w:rPr>
            <w:rFonts w:ascii="Times New Roman" w:hAnsi="Times New Roman" w:cs="Times New Roman"/>
            <w:i/>
            <w:iCs/>
            <w:sz w:val="24"/>
            <w:szCs w:val="24"/>
            <w:lang w:val="en-US"/>
          </w:rPr>
          <w:delText xml:space="preserve">it's </w:delText>
        </w:r>
      </w:del>
      <w:ins w:id="1502" w:author="Elizabeth Marks" w:date="2021-04-29T05:46:00Z">
        <w:r w:rsidR="000C3C07" w:rsidRPr="0089456A">
          <w:rPr>
            <w:rFonts w:ascii="Times New Roman" w:hAnsi="Times New Roman" w:cs="Times New Roman"/>
            <w:i/>
            <w:iCs/>
            <w:sz w:val="24"/>
            <w:szCs w:val="24"/>
            <w:lang w:val="en-US"/>
          </w:rPr>
          <w:t>it</w:t>
        </w:r>
      </w:ins>
      <w:ins w:id="1503" w:author="Elizabeth Marks" w:date="2021-04-30T05:35:00Z">
        <w:r w:rsidR="006B569A">
          <w:rPr>
            <w:rFonts w:ascii="Times New Roman" w:hAnsi="Times New Roman" w:cs="Times New Roman"/>
            <w:i/>
            <w:iCs/>
            <w:sz w:val="24"/>
            <w:szCs w:val="24"/>
            <w:lang w:val="en-US"/>
          </w:rPr>
          <w:t>’</w:t>
        </w:r>
      </w:ins>
      <w:ins w:id="1504" w:author="Elizabeth Marks" w:date="2021-04-29T05:46:00Z">
        <w:r w:rsidR="000C3C07" w:rsidRPr="0089456A">
          <w:rPr>
            <w:rFonts w:ascii="Times New Roman" w:hAnsi="Times New Roman" w:cs="Times New Roman"/>
            <w:i/>
            <w:iCs/>
            <w:sz w:val="24"/>
            <w:szCs w:val="24"/>
            <w:lang w:val="en-US"/>
          </w:rPr>
          <w:t xml:space="preserve">s </w:t>
        </w:r>
      </w:ins>
      <w:r w:rsidRPr="0089456A">
        <w:rPr>
          <w:rFonts w:ascii="Times New Roman" w:hAnsi="Times New Roman" w:cs="Times New Roman"/>
          <w:i/>
          <w:iCs/>
          <w:sz w:val="24"/>
          <w:szCs w:val="24"/>
          <w:lang w:val="en-US"/>
        </w:rPr>
        <w:t xml:space="preserve">like to work at the firm </w:t>
      </w:r>
      <w:del w:id="1505" w:author="Elizabeth Marks" w:date="2021-04-29T05:46:00Z">
        <w:r w:rsidRPr="0089456A" w:rsidDel="000C3C07">
          <w:rPr>
            <w:rFonts w:ascii="Times New Roman" w:hAnsi="Times New Roman" w:cs="Times New Roman"/>
            <w:i/>
            <w:iCs/>
            <w:sz w:val="24"/>
            <w:szCs w:val="24"/>
            <w:lang w:val="en-US"/>
          </w:rPr>
          <w:delText xml:space="preserve">that's </w:delText>
        </w:r>
      </w:del>
      <w:ins w:id="1506" w:author="Elizabeth Marks" w:date="2021-04-29T05:46:00Z">
        <w:r w:rsidR="000C3C07" w:rsidRPr="0089456A">
          <w:rPr>
            <w:rFonts w:ascii="Times New Roman" w:hAnsi="Times New Roman" w:cs="Times New Roman"/>
            <w:i/>
            <w:iCs/>
            <w:sz w:val="24"/>
            <w:szCs w:val="24"/>
            <w:lang w:val="en-US"/>
          </w:rPr>
          <w:t>that</w:t>
        </w:r>
      </w:ins>
      <w:ins w:id="1507" w:author="Elizabeth Marks" w:date="2021-04-30T05:35:00Z">
        <w:r w:rsidR="006B569A">
          <w:rPr>
            <w:rFonts w:ascii="Times New Roman" w:hAnsi="Times New Roman" w:cs="Times New Roman"/>
            <w:i/>
            <w:iCs/>
            <w:sz w:val="24"/>
            <w:szCs w:val="24"/>
            <w:lang w:val="en-US"/>
          </w:rPr>
          <w:t>’</w:t>
        </w:r>
      </w:ins>
      <w:ins w:id="1508" w:author="Elizabeth Marks" w:date="2021-04-29T05:46:00Z">
        <w:r w:rsidR="000C3C07" w:rsidRPr="0089456A">
          <w:rPr>
            <w:rFonts w:ascii="Times New Roman" w:hAnsi="Times New Roman" w:cs="Times New Roman"/>
            <w:i/>
            <w:iCs/>
            <w:sz w:val="24"/>
            <w:szCs w:val="24"/>
            <w:lang w:val="en-US"/>
          </w:rPr>
          <w:t xml:space="preserve">s </w:t>
        </w:r>
      </w:ins>
      <w:r w:rsidRPr="0089456A">
        <w:rPr>
          <w:rFonts w:ascii="Times New Roman" w:hAnsi="Times New Roman" w:cs="Times New Roman"/>
          <w:i/>
          <w:iCs/>
          <w:sz w:val="24"/>
          <w:szCs w:val="24"/>
          <w:lang w:val="en-US"/>
        </w:rPr>
        <w:t>changed the way we watch T</w:t>
      </w:r>
      <w:r w:rsidR="00935106">
        <w:rPr>
          <w:rFonts w:ascii="Times New Roman" w:hAnsi="Times New Roman" w:cs="Times New Roman"/>
          <w:i/>
          <w:iCs/>
          <w:sz w:val="24"/>
          <w:szCs w:val="24"/>
          <w:lang w:val="en-US"/>
        </w:rPr>
        <w:t>.</w:t>
      </w:r>
      <w:r w:rsidRPr="0089456A">
        <w:rPr>
          <w:rFonts w:ascii="Times New Roman" w:hAnsi="Times New Roman" w:cs="Times New Roman"/>
          <w:i/>
          <w:iCs/>
          <w:sz w:val="24"/>
          <w:szCs w:val="24"/>
          <w:lang w:val="en-US"/>
        </w:rPr>
        <w:t xml:space="preserve">V. </w:t>
      </w:r>
      <w:r w:rsidRPr="0089456A">
        <w:rPr>
          <w:rFonts w:ascii="Times New Roman" w:hAnsi="Times New Roman" w:cs="Times New Roman"/>
          <w:sz w:val="24"/>
          <w:szCs w:val="24"/>
          <w:lang w:val="en-US"/>
        </w:rPr>
        <w:t>The Balance Careers. https://www.thebalancecareers.com/netflix-careers-and-opportunities-2071317</w:t>
      </w:r>
    </w:p>
    <w:p w14:paraId="26DDEA71" w14:textId="77777777" w:rsidR="00236B1D" w:rsidRPr="0089456A" w:rsidRDefault="00236B1D" w:rsidP="00236B1D">
      <w:pPr>
        <w:spacing w:line="480" w:lineRule="auto"/>
        <w:ind w:left="720" w:hanging="720"/>
        <w:rPr>
          <w:rFonts w:ascii="Times New Roman" w:hAnsi="Times New Roman" w:cs="Times New Roman"/>
          <w:sz w:val="24"/>
          <w:szCs w:val="24"/>
          <w:lang w:val="en-US"/>
        </w:rPr>
      </w:pPr>
      <w:r w:rsidRPr="0089456A">
        <w:rPr>
          <w:rFonts w:ascii="Times New Roman" w:hAnsi="Times New Roman" w:cs="Times New Roman"/>
          <w:sz w:val="24"/>
          <w:szCs w:val="24"/>
          <w:lang w:val="en-US"/>
        </w:rPr>
        <w:t xml:space="preserve">Shelby, T. (2002). Parasites, pimps, and capitalists: A naturalistic conception of exploitation. </w:t>
      </w:r>
      <w:r w:rsidRPr="0089456A">
        <w:rPr>
          <w:rFonts w:ascii="Times New Roman" w:hAnsi="Times New Roman" w:cs="Times New Roman"/>
          <w:i/>
          <w:iCs/>
          <w:sz w:val="24"/>
          <w:szCs w:val="24"/>
          <w:lang w:val="en-US"/>
        </w:rPr>
        <w:t xml:space="preserve">Social Theory and Practice, 28(3), </w:t>
      </w:r>
      <w:r w:rsidRPr="0089456A">
        <w:rPr>
          <w:rFonts w:ascii="Times New Roman" w:hAnsi="Times New Roman" w:cs="Times New Roman"/>
          <w:sz w:val="24"/>
          <w:szCs w:val="24"/>
          <w:lang w:val="en-US"/>
        </w:rPr>
        <w:t>381-418. https://doi.org/10.5840/soctheorpract200228316</w:t>
      </w:r>
    </w:p>
    <w:p w14:paraId="2A77AC19" w14:textId="77777777" w:rsidR="00236B1D" w:rsidRPr="0089456A" w:rsidRDefault="00236B1D" w:rsidP="00236B1D">
      <w:pPr>
        <w:spacing w:line="480" w:lineRule="auto"/>
        <w:ind w:left="720" w:hanging="720"/>
        <w:rPr>
          <w:rFonts w:ascii="Times New Roman" w:hAnsi="Times New Roman" w:cs="Times New Roman"/>
          <w:sz w:val="24"/>
          <w:szCs w:val="24"/>
          <w:lang w:val="en-US"/>
        </w:rPr>
      </w:pPr>
      <w:r w:rsidRPr="0089456A">
        <w:rPr>
          <w:rFonts w:ascii="Times New Roman" w:hAnsi="Times New Roman" w:cs="Times New Roman"/>
          <w:sz w:val="24"/>
          <w:szCs w:val="24"/>
          <w:lang w:val="en-US"/>
        </w:rPr>
        <w:t xml:space="preserve">Stack Overflow. (2021). </w:t>
      </w:r>
      <w:r w:rsidRPr="0089456A">
        <w:rPr>
          <w:rFonts w:ascii="Times New Roman" w:hAnsi="Times New Roman" w:cs="Times New Roman"/>
          <w:i/>
          <w:iCs/>
          <w:sz w:val="24"/>
          <w:szCs w:val="24"/>
          <w:lang w:val="en-US"/>
        </w:rPr>
        <w:t>Stack Overflow annual developer survey.</w:t>
      </w:r>
      <w:r w:rsidRPr="0089456A">
        <w:rPr>
          <w:rFonts w:ascii="Times New Roman" w:hAnsi="Times New Roman" w:cs="Times New Roman"/>
          <w:sz w:val="24"/>
          <w:szCs w:val="24"/>
          <w:lang w:val="en-US"/>
        </w:rPr>
        <w:t xml:space="preserve"> https://insights.stackoverflow.com/survey/</w:t>
      </w:r>
    </w:p>
    <w:p w14:paraId="4C11F3A7" w14:textId="77777777" w:rsidR="00236B1D" w:rsidRPr="0089456A" w:rsidRDefault="00236B1D" w:rsidP="00236B1D">
      <w:pPr>
        <w:spacing w:line="480" w:lineRule="auto"/>
        <w:ind w:left="720" w:hanging="720"/>
        <w:rPr>
          <w:rFonts w:ascii="Times New Roman" w:hAnsi="Times New Roman" w:cs="Times New Roman"/>
          <w:sz w:val="24"/>
          <w:szCs w:val="24"/>
          <w:lang w:val="en-US"/>
        </w:rPr>
      </w:pPr>
      <w:r w:rsidRPr="0089456A">
        <w:rPr>
          <w:rFonts w:ascii="Times New Roman" w:hAnsi="Times New Roman" w:cs="Times New Roman"/>
          <w:sz w:val="24"/>
          <w:szCs w:val="24"/>
          <w:lang w:val="en-US"/>
        </w:rPr>
        <w:t xml:space="preserve">Sumagaysay, L. (2021). </w:t>
      </w:r>
      <w:r w:rsidRPr="0089456A">
        <w:rPr>
          <w:rFonts w:ascii="Times New Roman" w:hAnsi="Times New Roman" w:cs="Times New Roman"/>
          <w:i/>
          <w:iCs/>
          <w:sz w:val="24"/>
          <w:szCs w:val="24"/>
          <w:lang w:val="en-US"/>
        </w:rPr>
        <w:t>Silicon Valley is not suffering a tech exodus, and money is flowing in at record rate — For a fortunate few.</w:t>
      </w:r>
      <w:r w:rsidRPr="0089456A">
        <w:rPr>
          <w:rFonts w:ascii="Times New Roman" w:hAnsi="Times New Roman" w:cs="Times New Roman"/>
          <w:sz w:val="24"/>
          <w:szCs w:val="24"/>
          <w:lang w:val="en-US"/>
        </w:rPr>
        <w:t xml:space="preserve"> Market Watch. </w:t>
      </w:r>
      <w:r w:rsidRPr="0089456A">
        <w:rPr>
          <w:rFonts w:ascii="Times New Roman" w:hAnsi="Times New Roman" w:cs="Times New Roman"/>
          <w:sz w:val="24"/>
          <w:szCs w:val="24"/>
          <w:lang w:val="en-US"/>
        </w:rPr>
        <w:lastRenderedPageBreak/>
        <w:t>https://www.marketwatch.com/story/silicon-valley-is-not-suffering-a-tech-exodus-and-money-is-flowing-in-at-record-rate-for-a-fortunate-few-11613760421#:~:text=Silicon%20Valley%20and%20San%20Francisco,companies%20such%20as%20Tesla%20Inc.</w:t>
      </w:r>
    </w:p>
    <w:p w14:paraId="67BD2CD3" w14:textId="77777777" w:rsidR="00236B1D" w:rsidRPr="0089456A" w:rsidRDefault="00236B1D" w:rsidP="00236B1D">
      <w:pPr>
        <w:spacing w:line="480" w:lineRule="auto"/>
        <w:ind w:left="720" w:hanging="720"/>
        <w:rPr>
          <w:rFonts w:ascii="Times New Roman" w:hAnsi="Times New Roman" w:cs="Times New Roman"/>
          <w:sz w:val="24"/>
          <w:szCs w:val="24"/>
          <w:lang w:val="en-US"/>
        </w:rPr>
      </w:pPr>
      <w:r w:rsidRPr="0089456A">
        <w:rPr>
          <w:rFonts w:ascii="Times New Roman" w:hAnsi="Times New Roman" w:cs="Times New Roman"/>
          <w:sz w:val="24"/>
          <w:szCs w:val="24"/>
          <w:lang w:val="en-US"/>
        </w:rPr>
        <w:t xml:space="preserve">Sun, K. (2006). </w:t>
      </w:r>
      <w:r w:rsidRPr="0089456A">
        <w:rPr>
          <w:rFonts w:ascii="Times New Roman" w:hAnsi="Times New Roman" w:cs="Times New Roman"/>
          <w:i/>
          <w:iCs/>
          <w:sz w:val="24"/>
          <w:szCs w:val="24"/>
          <w:lang w:val="en-US"/>
        </w:rPr>
        <w:t xml:space="preserve">The power of perks: Equity theory and job satisfaction in silicon valley </w:t>
      </w:r>
      <w:r w:rsidRPr="0089456A">
        <w:rPr>
          <w:rFonts w:ascii="Times New Roman" w:hAnsi="Times New Roman" w:cs="Times New Roman"/>
          <w:sz w:val="24"/>
          <w:szCs w:val="24"/>
          <w:lang w:val="en-US"/>
        </w:rPr>
        <w:t xml:space="preserve">[Senior Thesis]. Scripps College. </w:t>
      </w:r>
    </w:p>
    <w:p w14:paraId="5F6D8EB7" w14:textId="77777777" w:rsidR="00236B1D" w:rsidRPr="0089456A" w:rsidRDefault="00236B1D" w:rsidP="00236B1D">
      <w:pPr>
        <w:spacing w:line="480" w:lineRule="auto"/>
        <w:ind w:left="720" w:hanging="720"/>
        <w:rPr>
          <w:rFonts w:ascii="Times New Roman" w:hAnsi="Times New Roman" w:cs="Times New Roman"/>
          <w:sz w:val="24"/>
          <w:szCs w:val="24"/>
          <w:lang w:val="en-US"/>
        </w:rPr>
      </w:pPr>
      <w:r w:rsidRPr="0089456A">
        <w:rPr>
          <w:rFonts w:ascii="Times New Roman" w:hAnsi="Times New Roman" w:cs="Times New Roman"/>
          <w:sz w:val="24"/>
          <w:szCs w:val="24"/>
          <w:lang w:val="en-US"/>
        </w:rPr>
        <w:t xml:space="preserve">U.S. Department of Labor. (2019). </w:t>
      </w:r>
      <w:r w:rsidRPr="0089456A">
        <w:rPr>
          <w:rFonts w:ascii="Times New Roman" w:hAnsi="Times New Roman" w:cs="Times New Roman"/>
          <w:i/>
          <w:iCs/>
          <w:sz w:val="24"/>
          <w:szCs w:val="24"/>
          <w:lang w:val="en-US"/>
        </w:rPr>
        <w:t xml:space="preserve">Fact sheet #17E : Exemption for employees in computer-related occupations under the fair labor standards act (FLSA). </w:t>
      </w:r>
      <w:r w:rsidRPr="0089456A">
        <w:rPr>
          <w:rFonts w:ascii="Times New Roman" w:hAnsi="Times New Roman" w:cs="Times New Roman"/>
          <w:sz w:val="24"/>
          <w:szCs w:val="24"/>
          <w:lang w:val="en-US"/>
        </w:rPr>
        <w:t>https://www.dol.gov/agencies/whd/fact-sheets/17e-overtime-computer</w:t>
      </w:r>
    </w:p>
    <w:p w14:paraId="0908EA2F" w14:textId="77777777" w:rsidR="00236B1D" w:rsidRPr="0089456A" w:rsidRDefault="00236B1D" w:rsidP="00236B1D">
      <w:pPr>
        <w:spacing w:line="480" w:lineRule="auto"/>
        <w:ind w:left="720" w:hanging="720"/>
        <w:rPr>
          <w:rFonts w:ascii="Times New Roman" w:hAnsi="Times New Roman" w:cs="Times New Roman"/>
          <w:sz w:val="24"/>
          <w:szCs w:val="24"/>
          <w:lang w:val="en-US"/>
        </w:rPr>
      </w:pPr>
      <w:r w:rsidRPr="0089456A">
        <w:rPr>
          <w:rFonts w:ascii="Times New Roman" w:hAnsi="Times New Roman" w:cs="Times New Roman"/>
          <w:sz w:val="24"/>
          <w:szCs w:val="24"/>
          <w:lang w:val="en-US"/>
        </w:rPr>
        <w:t xml:space="preserve">Yu, T., &amp; Wu, N. (2009). A review of study on the competing values framework. </w:t>
      </w:r>
      <w:r w:rsidRPr="0089456A">
        <w:rPr>
          <w:rFonts w:ascii="Times New Roman" w:hAnsi="Times New Roman" w:cs="Times New Roman"/>
          <w:i/>
          <w:iCs/>
          <w:sz w:val="24"/>
          <w:szCs w:val="24"/>
          <w:lang w:val="en-US"/>
        </w:rPr>
        <w:t xml:space="preserve">International Journal of Business and Management, 4(7), </w:t>
      </w:r>
      <w:r w:rsidRPr="0089456A">
        <w:rPr>
          <w:rFonts w:ascii="Times New Roman" w:hAnsi="Times New Roman" w:cs="Times New Roman"/>
          <w:sz w:val="24"/>
          <w:szCs w:val="24"/>
          <w:lang w:val="en-US"/>
        </w:rPr>
        <w:t>37- 42. https://doi.org/10.5539/ijbm.v4n7p37</w:t>
      </w:r>
    </w:p>
    <w:p w14:paraId="360CCF89" w14:textId="77777777" w:rsidR="00236B1D" w:rsidRPr="0089456A" w:rsidRDefault="00236B1D" w:rsidP="00236B1D">
      <w:pPr>
        <w:spacing w:line="480" w:lineRule="auto"/>
        <w:ind w:left="720" w:hanging="720"/>
        <w:rPr>
          <w:rFonts w:ascii="Times New Roman" w:hAnsi="Times New Roman" w:cs="Times New Roman"/>
          <w:i/>
          <w:iCs/>
          <w:sz w:val="24"/>
          <w:szCs w:val="24"/>
          <w:lang w:val="en-US"/>
        </w:rPr>
      </w:pPr>
      <w:r w:rsidRPr="0089456A">
        <w:rPr>
          <w:rFonts w:ascii="Times New Roman" w:hAnsi="Times New Roman" w:cs="Times New Roman"/>
          <w:sz w:val="24"/>
          <w:szCs w:val="24"/>
          <w:lang w:val="en-US"/>
        </w:rPr>
        <w:t xml:space="preserve">Zlatev, J. J., Rogers, T. (2020). Returnable reciprocity: When optional gifts increase compliance. </w:t>
      </w:r>
      <w:r w:rsidRPr="0089456A">
        <w:rPr>
          <w:rFonts w:ascii="Times New Roman" w:hAnsi="Times New Roman" w:cs="Times New Roman"/>
          <w:i/>
          <w:iCs/>
          <w:sz w:val="24"/>
          <w:szCs w:val="24"/>
          <w:lang w:val="en-US"/>
        </w:rPr>
        <w:t>HKS Faculty Research Working Paper Series. https://www.hks.harvard.edu/publications/returnable-reciprocity-when-optional-gifts-increase-compliance</w:t>
      </w:r>
    </w:p>
    <w:p w14:paraId="65CC84C4" w14:textId="4C4841EC" w:rsidR="00556021" w:rsidRDefault="00236B1D" w:rsidP="00F815F2">
      <w:pPr>
        <w:spacing w:line="480" w:lineRule="auto"/>
        <w:ind w:left="720" w:hanging="720"/>
        <w:rPr>
          <w:ins w:id="1509" w:author="Elizabeth Marks" w:date="2021-04-30T05:36:00Z"/>
          <w:rFonts w:ascii="Times New Roman" w:hAnsi="Times New Roman" w:cs="Times New Roman"/>
          <w:sz w:val="24"/>
          <w:szCs w:val="24"/>
          <w:lang w:val="en-US"/>
        </w:rPr>
      </w:pPr>
      <w:r w:rsidRPr="0089456A">
        <w:rPr>
          <w:rFonts w:ascii="Times New Roman" w:hAnsi="Times New Roman" w:cs="Times New Roman"/>
          <w:sz w:val="24"/>
          <w:szCs w:val="24"/>
          <w:lang w:val="en-US"/>
        </w:rPr>
        <w:t xml:space="preserve">Zwolinski, M. (2011). Structural Exploitation. </w:t>
      </w:r>
      <w:r w:rsidRPr="0089456A">
        <w:rPr>
          <w:rFonts w:ascii="Times New Roman" w:hAnsi="Times New Roman" w:cs="Times New Roman"/>
          <w:i/>
          <w:iCs/>
          <w:sz w:val="24"/>
          <w:szCs w:val="24"/>
          <w:lang w:val="en-US"/>
        </w:rPr>
        <w:t xml:space="preserve">Social Philosophy and Policy, 29(1), </w:t>
      </w:r>
      <w:r w:rsidRPr="0089456A">
        <w:rPr>
          <w:rFonts w:ascii="Times New Roman" w:hAnsi="Times New Roman" w:cs="Times New Roman"/>
          <w:sz w:val="24"/>
          <w:szCs w:val="24"/>
          <w:lang w:val="en-US"/>
        </w:rPr>
        <w:t>154 -179. https://doi.org/10.1017/S026505251100015X</w:t>
      </w:r>
    </w:p>
    <w:p w14:paraId="0B15C5D1" w14:textId="72A90BE6" w:rsidR="006B569A" w:rsidRDefault="006B569A" w:rsidP="00F815F2">
      <w:pPr>
        <w:spacing w:line="480" w:lineRule="auto"/>
        <w:ind w:left="720" w:hanging="720"/>
        <w:rPr>
          <w:ins w:id="1510" w:author="Elizabeth Marks" w:date="2021-04-30T05:36:00Z"/>
          <w:rFonts w:ascii="Times New Roman" w:hAnsi="Times New Roman" w:cs="Times New Roman"/>
          <w:sz w:val="24"/>
          <w:szCs w:val="24"/>
          <w:lang w:val="en-US"/>
        </w:rPr>
      </w:pPr>
    </w:p>
    <w:p w14:paraId="5A3A67D9" w14:textId="0DAED2F7" w:rsidR="006B569A" w:rsidRDefault="006B569A" w:rsidP="00F815F2">
      <w:pPr>
        <w:spacing w:line="480" w:lineRule="auto"/>
        <w:ind w:left="720" w:hanging="720"/>
        <w:rPr>
          <w:ins w:id="1511" w:author="Elizabeth Marks" w:date="2021-04-30T05:36:00Z"/>
          <w:rFonts w:ascii="Times New Roman" w:hAnsi="Times New Roman" w:cs="Times New Roman"/>
          <w:sz w:val="24"/>
          <w:szCs w:val="24"/>
          <w:lang w:val="en-US"/>
        </w:rPr>
      </w:pPr>
    </w:p>
    <w:p w14:paraId="06E00D20" w14:textId="5C642B5D" w:rsidR="006B569A" w:rsidRDefault="006B569A" w:rsidP="00F815F2">
      <w:pPr>
        <w:spacing w:line="480" w:lineRule="auto"/>
        <w:ind w:left="720" w:hanging="720"/>
        <w:rPr>
          <w:ins w:id="1512" w:author="Elizabeth Marks" w:date="2021-04-30T05:36:00Z"/>
          <w:rFonts w:ascii="Times New Roman" w:hAnsi="Times New Roman" w:cs="Times New Roman"/>
          <w:sz w:val="24"/>
          <w:szCs w:val="24"/>
          <w:lang w:val="en-US"/>
        </w:rPr>
      </w:pPr>
    </w:p>
    <w:p w14:paraId="09E0651B" w14:textId="009379E1" w:rsidR="006B569A" w:rsidRDefault="006B569A" w:rsidP="00F815F2">
      <w:pPr>
        <w:spacing w:line="480" w:lineRule="auto"/>
        <w:ind w:left="720" w:hanging="720"/>
        <w:rPr>
          <w:ins w:id="1513" w:author="Elizabeth Marks" w:date="2021-04-30T05:36:00Z"/>
          <w:rFonts w:ascii="Times New Roman" w:hAnsi="Times New Roman" w:cs="Times New Roman"/>
          <w:sz w:val="24"/>
          <w:szCs w:val="24"/>
          <w:lang w:val="en-US"/>
        </w:rPr>
      </w:pPr>
    </w:p>
    <w:p w14:paraId="34B761A4" w14:textId="7A298D31" w:rsidR="006B569A" w:rsidRDefault="006B569A" w:rsidP="00F815F2">
      <w:pPr>
        <w:spacing w:line="480" w:lineRule="auto"/>
        <w:ind w:left="720" w:hanging="720"/>
        <w:rPr>
          <w:ins w:id="1514" w:author="Elizabeth Marks" w:date="2021-04-30T05:36:00Z"/>
          <w:rFonts w:ascii="Times New Roman" w:hAnsi="Times New Roman" w:cs="Times New Roman"/>
          <w:sz w:val="24"/>
          <w:szCs w:val="24"/>
          <w:lang w:val="en-US"/>
        </w:rPr>
      </w:pPr>
    </w:p>
    <w:p w14:paraId="271A9A7C" w14:textId="42A544B7" w:rsidR="006B569A" w:rsidRDefault="006B569A" w:rsidP="00F815F2">
      <w:pPr>
        <w:spacing w:line="480" w:lineRule="auto"/>
        <w:ind w:left="720" w:hanging="720"/>
        <w:rPr>
          <w:ins w:id="1515" w:author="Elizabeth Marks" w:date="2021-04-30T05:36:00Z"/>
          <w:rFonts w:ascii="Times New Roman" w:hAnsi="Times New Roman" w:cs="Times New Roman"/>
          <w:sz w:val="24"/>
          <w:szCs w:val="24"/>
          <w:lang w:val="en-US"/>
        </w:rPr>
      </w:pPr>
    </w:p>
    <w:p w14:paraId="5949E6C3" w14:textId="0326AF38" w:rsidR="006B569A" w:rsidRDefault="006B569A" w:rsidP="00F815F2">
      <w:pPr>
        <w:spacing w:line="480" w:lineRule="auto"/>
        <w:ind w:left="720" w:hanging="720"/>
        <w:rPr>
          <w:ins w:id="1516" w:author="Elizabeth Marks" w:date="2021-04-30T05:36:00Z"/>
          <w:rFonts w:ascii="Times New Roman" w:hAnsi="Times New Roman" w:cs="Times New Roman"/>
          <w:sz w:val="24"/>
          <w:szCs w:val="24"/>
          <w:lang w:val="en-US"/>
        </w:rPr>
      </w:pPr>
    </w:p>
    <w:p w14:paraId="7E1CABCA" w14:textId="2CF76A49" w:rsidR="006B569A" w:rsidRDefault="006B569A" w:rsidP="00F815F2">
      <w:pPr>
        <w:spacing w:line="480" w:lineRule="auto"/>
        <w:ind w:left="720" w:hanging="720"/>
        <w:rPr>
          <w:ins w:id="1517" w:author="Elizabeth Marks" w:date="2021-04-30T05:36:00Z"/>
          <w:rFonts w:ascii="Times New Roman" w:hAnsi="Times New Roman" w:cs="Times New Roman"/>
          <w:sz w:val="24"/>
          <w:szCs w:val="24"/>
          <w:lang w:val="en-US"/>
        </w:rPr>
      </w:pPr>
    </w:p>
    <w:p w14:paraId="2AB52D57" w14:textId="03992CA3" w:rsidR="006B569A" w:rsidRDefault="006B569A" w:rsidP="00F815F2">
      <w:pPr>
        <w:spacing w:line="480" w:lineRule="auto"/>
        <w:ind w:left="720" w:hanging="720"/>
        <w:rPr>
          <w:ins w:id="1518" w:author="Elizabeth Marks" w:date="2021-04-30T05:36:00Z"/>
          <w:rFonts w:ascii="Times New Roman" w:hAnsi="Times New Roman" w:cs="Times New Roman"/>
          <w:sz w:val="24"/>
          <w:szCs w:val="24"/>
          <w:lang w:val="en-US"/>
        </w:rPr>
      </w:pPr>
    </w:p>
    <w:p w14:paraId="26522E60" w14:textId="39C9E574" w:rsidR="006B569A" w:rsidRDefault="006B569A" w:rsidP="00F815F2">
      <w:pPr>
        <w:spacing w:line="480" w:lineRule="auto"/>
        <w:ind w:left="720" w:hanging="720"/>
        <w:rPr>
          <w:ins w:id="1519" w:author="Elizabeth Marks" w:date="2021-04-30T05:36:00Z"/>
          <w:rFonts w:ascii="Times New Roman" w:hAnsi="Times New Roman" w:cs="Times New Roman"/>
          <w:sz w:val="24"/>
          <w:szCs w:val="24"/>
          <w:lang w:val="en-US"/>
        </w:rPr>
      </w:pPr>
    </w:p>
    <w:p w14:paraId="11745F0C" w14:textId="386F02E9" w:rsidR="006B569A" w:rsidRDefault="006B569A" w:rsidP="00F815F2">
      <w:pPr>
        <w:spacing w:line="480" w:lineRule="auto"/>
        <w:ind w:left="720" w:hanging="720"/>
        <w:rPr>
          <w:ins w:id="1520" w:author="Elizabeth Marks" w:date="2021-04-30T05:36:00Z"/>
          <w:rFonts w:ascii="Times New Roman" w:hAnsi="Times New Roman" w:cs="Times New Roman"/>
          <w:sz w:val="24"/>
          <w:szCs w:val="24"/>
          <w:lang w:val="en-US"/>
        </w:rPr>
      </w:pPr>
    </w:p>
    <w:p w14:paraId="15CF7D4A" w14:textId="54062EC9" w:rsidR="006B569A" w:rsidRDefault="006B569A" w:rsidP="00F815F2">
      <w:pPr>
        <w:spacing w:line="480" w:lineRule="auto"/>
        <w:ind w:left="720" w:hanging="720"/>
        <w:rPr>
          <w:ins w:id="1521" w:author="Elizabeth Marks" w:date="2021-04-30T05:36:00Z"/>
          <w:rFonts w:ascii="Times New Roman" w:hAnsi="Times New Roman" w:cs="Times New Roman"/>
          <w:sz w:val="24"/>
          <w:szCs w:val="24"/>
          <w:lang w:val="en-US"/>
        </w:rPr>
      </w:pPr>
    </w:p>
    <w:p w14:paraId="0C3DC9FC" w14:textId="397A90C7" w:rsidR="006B569A" w:rsidRDefault="006B569A" w:rsidP="00F815F2">
      <w:pPr>
        <w:spacing w:line="480" w:lineRule="auto"/>
        <w:ind w:left="720" w:hanging="720"/>
        <w:rPr>
          <w:ins w:id="1522" w:author="Elizabeth Marks" w:date="2021-04-30T05:36:00Z"/>
          <w:rFonts w:ascii="Times New Roman" w:hAnsi="Times New Roman" w:cs="Times New Roman"/>
          <w:sz w:val="24"/>
          <w:szCs w:val="24"/>
          <w:lang w:val="en-US"/>
        </w:rPr>
      </w:pPr>
    </w:p>
    <w:p w14:paraId="2E110008" w14:textId="5D3AEF4C" w:rsidR="006B569A" w:rsidRDefault="006B569A" w:rsidP="00F815F2">
      <w:pPr>
        <w:spacing w:line="480" w:lineRule="auto"/>
        <w:ind w:left="720" w:hanging="720"/>
        <w:rPr>
          <w:ins w:id="1523" w:author="Elizabeth Marks" w:date="2021-04-30T05:36:00Z"/>
          <w:rFonts w:ascii="Times New Roman" w:hAnsi="Times New Roman" w:cs="Times New Roman"/>
          <w:sz w:val="24"/>
          <w:szCs w:val="24"/>
          <w:lang w:val="en-US"/>
        </w:rPr>
      </w:pPr>
    </w:p>
    <w:p w14:paraId="38FB1FE2" w14:textId="150302D0" w:rsidR="006B569A" w:rsidRDefault="006B569A" w:rsidP="00F815F2">
      <w:pPr>
        <w:spacing w:line="480" w:lineRule="auto"/>
        <w:ind w:left="720" w:hanging="720"/>
        <w:rPr>
          <w:ins w:id="1524" w:author="Elizabeth Marks" w:date="2021-04-30T05:36:00Z"/>
          <w:rFonts w:ascii="Times New Roman" w:hAnsi="Times New Roman" w:cs="Times New Roman"/>
          <w:sz w:val="24"/>
          <w:szCs w:val="24"/>
          <w:lang w:val="en-US"/>
        </w:rPr>
      </w:pPr>
    </w:p>
    <w:p w14:paraId="2F8F93A5" w14:textId="321FEF9E" w:rsidR="006B569A" w:rsidRDefault="006B569A" w:rsidP="00F815F2">
      <w:pPr>
        <w:spacing w:line="480" w:lineRule="auto"/>
        <w:ind w:left="720" w:hanging="720"/>
        <w:rPr>
          <w:ins w:id="1525" w:author="Elizabeth Marks" w:date="2021-04-30T05:36:00Z"/>
          <w:rFonts w:ascii="Times New Roman" w:hAnsi="Times New Roman" w:cs="Times New Roman"/>
          <w:sz w:val="24"/>
          <w:szCs w:val="24"/>
          <w:lang w:val="en-US"/>
        </w:rPr>
      </w:pPr>
    </w:p>
    <w:p w14:paraId="0E384F9A" w14:textId="77777777" w:rsidR="006B569A" w:rsidRPr="00F815F2" w:rsidRDefault="006B569A" w:rsidP="00F815F2">
      <w:pPr>
        <w:spacing w:line="480" w:lineRule="auto"/>
        <w:ind w:left="720" w:hanging="720"/>
        <w:rPr>
          <w:rFonts w:ascii="Times New Roman" w:hAnsi="Times New Roman" w:cs="Times New Roman"/>
          <w:sz w:val="24"/>
          <w:szCs w:val="24"/>
          <w:lang w:val="en-US"/>
        </w:rPr>
      </w:pPr>
    </w:p>
    <w:p w14:paraId="4AF4CA93" w14:textId="77777777" w:rsidR="00942A00" w:rsidRPr="0089456A" w:rsidRDefault="00942A00" w:rsidP="00942A00">
      <w:pPr>
        <w:spacing w:line="480" w:lineRule="auto"/>
        <w:jc w:val="center"/>
        <w:rPr>
          <w:rFonts w:ascii="Times New Roman" w:hAnsi="Times New Roman" w:cs="Times New Roman"/>
          <w:b/>
          <w:bCs/>
          <w:noProof/>
          <w:sz w:val="24"/>
          <w:szCs w:val="24"/>
        </w:rPr>
      </w:pPr>
      <w:r w:rsidRPr="0089456A">
        <w:rPr>
          <w:rFonts w:ascii="Times New Roman" w:hAnsi="Times New Roman" w:cs="Times New Roman"/>
          <w:b/>
          <w:bCs/>
          <w:noProof/>
          <w:sz w:val="24"/>
          <w:szCs w:val="24"/>
        </w:rPr>
        <w:t>Appendix A</w:t>
      </w:r>
    </w:p>
    <w:p w14:paraId="6F793C4D" w14:textId="2E31F13C" w:rsidR="00942A00" w:rsidRPr="0089456A" w:rsidRDefault="00942A00" w:rsidP="00F815F2">
      <w:pPr>
        <w:spacing w:line="480" w:lineRule="auto"/>
        <w:jc w:val="center"/>
        <w:rPr>
          <w:rFonts w:ascii="Times New Roman" w:hAnsi="Times New Roman" w:cs="Times New Roman"/>
          <w:b/>
          <w:bCs/>
          <w:noProof/>
          <w:sz w:val="24"/>
          <w:szCs w:val="24"/>
        </w:rPr>
      </w:pPr>
      <w:r w:rsidRPr="0089456A">
        <w:rPr>
          <w:rFonts w:ascii="Times New Roman" w:hAnsi="Times New Roman" w:cs="Times New Roman"/>
          <w:b/>
          <w:bCs/>
          <w:noProof/>
          <w:sz w:val="24"/>
          <w:szCs w:val="24"/>
        </w:rPr>
        <w:t>Materials</w:t>
      </w:r>
    </w:p>
    <w:p w14:paraId="190B5534" w14:textId="77777777" w:rsidR="00942A00" w:rsidRPr="0089456A" w:rsidRDefault="00942A00" w:rsidP="00942A00">
      <w:pPr>
        <w:spacing w:line="480" w:lineRule="auto"/>
        <w:rPr>
          <w:rFonts w:ascii="Times New Roman" w:hAnsi="Times New Roman" w:cs="Times New Roman"/>
          <w:b/>
          <w:bCs/>
          <w:noProof/>
          <w:sz w:val="24"/>
          <w:szCs w:val="24"/>
        </w:rPr>
      </w:pPr>
      <w:r w:rsidRPr="0089456A">
        <w:rPr>
          <w:rFonts w:ascii="Times New Roman" w:hAnsi="Times New Roman" w:cs="Times New Roman"/>
          <w:b/>
          <w:bCs/>
          <w:noProof/>
          <w:sz w:val="24"/>
          <w:szCs w:val="24"/>
        </w:rPr>
        <w:t xml:space="preserve">Introduction to CCM, seen by participants of both conditions.  </w:t>
      </w:r>
    </w:p>
    <w:p w14:paraId="62D06FD9" w14:textId="4DB45E56" w:rsidR="00942A00" w:rsidRPr="0089456A" w:rsidRDefault="00284CBD" w:rsidP="00942A00">
      <w:pPr>
        <w:spacing w:line="480" w:lineRule="auto"/>
        <w:jc w:val="center"/>
        <w:rPr>
          <w:rFonts w:ascii="Times New Roman" w:hAnsi="Times New Roman" w:cs="Times New Roman"/>
          <w:noProof/>
          <w:sz w:val="24"/>
          <w:szCs w:val="24"/>
        </w:rPr>
      </w:pPr>
      <w:del w:id="1526" w:author="Elizabeth Marks" w:date="2021-04-29T05:46:00Z">
        <w:r w:rsidDel="000C3C07">
          <w:rPr>
            <w:rFonts w:ascii="Times New Roman" w:hAnsi="Times New Roman" w:cs="Times New Roman"/>
            <w:noProof/>
            <w:sz w:val="24"/>
            <w:szCs w:val="24"/>
          </w:rPr>
          <w:delText>"</w:delText>
        </w:r>
      </w:del>
      <w:ins w:id="1527" w:author="Elizabeth Marks" w:date="2021-04-30T05:35:00Z">
        <w:r w:rsidR="006B569A">
          <w:rPr>
            <w:rFonts w:ascii="Times New Roman" w:hAnsi="Times New Roman" w:cs="Times New Roman"/>
            <w:noProof/>
            <w:sz w:val="24"/>
            <w:szCs w:val="24"/>
          </w:rPr>
          <w:t>“</w:t>
        </w:r>
      </w:ins>
      <w:r w:rsidR="00942A00" w:rsidRPr="0089456A">
        <w:rPr>
          <w:rFonts w:ascii="Times New Roman" w:hAnsi="Times New Roman" w:cs="Times New Roman"/>
          <w:noProof/>
          <w:sz w:val="24"/>
          <w:szCs w:val="24"/>
        </w:rPr>
        <w:t>You are about to encounter information about a company called CCM, please read it over carefully because we will be asking you questions about it later</w:t>
      </w:r>
      <w:del w:id="1528" w:author="Elizabeth Marks" w:date="2021-04-29T05:46:00Z">
        <w:r w:rsidR="00942A00" w:rsidRPr="0089456A" w:rsidDel="000C3C07">
          <w:rPr>
            <w:rFonts w:ascii="Times New Roman" w:hAnsi="Times New Roman" w:cs="Times New Roman"/>
            <w:noProof/>
            <w:sz w:val="24"/>
            <w:szCs w:val="24"/>
          </w:rPr>
          <w:delText>.</w:delText>
        </w:r>
        <w:r w:rsidDel="000C3C07">
          <w:rPr>
            <w:rFonts w:ascii="Times New Roman" w:hAnsi="Times New Roman" w:cs="Times New Roman"/>
            <w:noProof/>
            <w:sz w:val="24"/>
            <w:szCs w:val="24"/>
          </w:rPr>
          <w:delText>"</w:delText>
        </w:r>
      </w:del>
      <w:ins w:id="1529" w:author="Elizabeth Marks" w:date="2021-04-29T05:46:00Z">
        <w:r w:rsidR="000C3C07" w:rsidRPr="0089456A">
          <w:rPr>
            <w:rFonts w:ascii="Times New Roman" w:hAnsi="Times New Roman" w:cs="Times New Roman"/>
            <w:noProof/>
            <w:sz w:val="24"/>
            <w:szCs w:val="24"/>
          </w:rPr>
          <w:t>.</w:t>
        </w:r>
      </w:ins>
      <w:ins w:id="1530" w:author="Elizabeth Marks" w:date="2021-04-30T05:35:00Z">
        <w:r w:rsidR="006B569A">
          <w:rPr>
            <w:rFonts w:ascii="Times New Roman" w:hAnsi="Times New Roman" w:cs="Times New Roman"/>
            <w:noProof/>
            <w:sz w:val="24"/>
            <w:szCs w:val="24"/>
          </w:rPr>
          <w:t>”</w:t>
        </w:r>
      </w:ins>
    </w:p>
    <w:p w14:paraId="715FCE5E" w14:textId="77777777" w:rsidR="00942A00" w:rsidRPr="0089456A" w:rsidRDefault="00942A00" w:rsidP="00942A00">
      <w:pPr>
        <w:spacing w:line="480" w:lineRule="auto"/>
        <w:jc w:val="center"/>
        <w:rPr>
          <w:rFonts w:ascii="Times New Roman" w:hAnsi="Times New Roman" w:cs="Times New Roman"/>
          <w:noProof/>
          <w:sz w:val="24"/>
          <w:szCs w:val="24"/>
        </w:rPr>
      </w:pPr>
      <w:r w:rsidRPr="0089456A">
        <w:rPr>
          <w:rFonts w:ascii="Times New Roman" w:hAnsi="Times New Roman" w:cs="Times New Roman"/>
          <w:noProof/>
          <w:sz w:val="24"/>
          <w:szCs w:val="24"/>
        </w:rPr>
        <w:t>---</w:t>
      </w:r>
    </w:p>
    <w:p w14:paraId="037CD3A1" w14:textId="137B6E4E" w:rsidR="00942A00" w:rsidRPr="0089456A" w:rsidRDefault="00284CBD" w:rsidP="00942A00">
      <w:pPr>
        <w:spacing w:line="480" w:lineRule="auto"/>
        <w:rPr>
          <w:rFonts w:ascii="Times New Roman" w:hAnsi="Times New Roman" w:cs="Times New Roman"/>
          <w:noProof/>
          <w:sz w:val="24"/>
          <w:szCs w:val="24"/>
        </w:rPr>
      </w:pPr>
      <w:del w:id="1531" w:author="Elizabeth Marks" w:date="2021-04-29T05:46:00Z">
        <w:r w:rsidDel="000C3C07">
          <w:rPr>
            <w:rFonts w:ascii="Times New Roman" w:hAnsi="Times New Roman" w:cs="Times New Roman"/>
            <w:noProof/>
            <w:sz w:val="24"/>
            <w:szCs w:val="24"/>
          </w:rPr>
          <w:lastRenderedPageBreak/>
          <w:delText>"</w:delText>
        </w:r>
      </w:del>
      <w:ins w:id="1532" w:author="Elizabeth Marks" w:date="2021-04-30T05:35:00Z">
        <w:r w:rsidR="006B569A">
          <w:rPr>
            <w:rFonts w:ascii="Times New Roman" w:hAnsi="Times New Roman" w:cs="Times New Roman"/>
            <w:noProof/>
            <w:sz w:val="24"/>
            <w:szCs w:val="24"/>
          </w:rPr>
          <w:t>“</w:t>
        </w:r>
      </w:ins>
      <w:r w:rsidR="00942A00" w:rsidRPr="0089456A">
        <w:rPr>
          <w:rFonts w:ascii="Times New Roman" w:hAnsi="Times New Roman" w:cs="Times New Roman"/>
          <w:noProof/>
          <w:sz w:val="24"/>
          <w:szCs w:val="24"/>
        </w:rPr>
        <w:t>John works as a software developer for a San Francisco based tech company called CCM.</w:t>
      </w:r>
    </w:p>
    <w:p w14:paraId="66CF751E" w14:textId="77777777" w:rsidR="00942A00" w:rsidRPr="0089456A" w:rsidRDefault="00942A00" w:rsidP="00942A00">
      <w:pPr>
        <w:spacing w:line="480" w:lineRule="auto"/>
        <w:rPr>
          <w:rFonts w:ascii="Times New Roman" w:hAnsi="Times New Roman" w:cs="Times New Roman"/>
          <w:noProof/>
          <w:sz w:val="24"/>
          <w:szCs w:val="24"/>
        </w:rPr>
      </w:pPr>
      <w:r w:rsidRPr="0089456A">
        <w:rPr>
          <w:rFonts w:ascii="Times New Roman" w:hAnsi="Times New Roman" w:cs="Times New Roman"/>
          <w:noProof/>
          <w:sz w:val="24"/>
          <w:szCs w:val="24"/>
        </w:rPr>
        <w:t xml:space="preserve">He lives close to the headquarters, with a 20-minute commute to work. John primarily works on developing software used by companies for managing inventory and employee records. John is a talented programmer, enjoys his job, and gets along with his colleagues. </w:t>
      </w:r>
    </w:p>
    <w:p w14:paraId="3FCCF17D" w14:textId="77777777" w:rsidR="00942A00" w:rsidRPr="0089456A" w:rsidRDefault="00942A00" w:rsidP="00942A00">
      <w:pPr>
        <w:spacing w:line="480" w:lineRule="auto"/>
        <w:rPr>
          <w:rFonts w:ascii="Times New Roman" w:hAnsi="Times New Roman" w:cs="Times New Roman"/>
          <w:noProof/>
          <w:sz w:val="24"/>
          <w:szCs w:val="24"/>
        </w:rPr>
      </w:pPr>
      <w:r w:rsidRPr="0089456A">
        <w:rPr>
          <w:rFonts w:ascii="Times New Roman" w:hAnsi="Times New Roman" w:cs="Times New Roman"/>
          <w:noProof/>
          <w:sz w:val="24"/>
          <w:szCs w:val="24"/>
        </w:rPr>
        <w:t xml:space="preserve"> CCM was founded in 2016 and employs close to 100 people. CCM pays John a standard salary for his position and location of residence. </w:t>
      </w:r>
    </w:p>
    <w:p w14:paraId="34593056" w14:textId="0FC81303" w:rsidR="00942A00" w:rsidRPr="0089456A" w:rsidRDefault="00942A00" w:rsidP="00942A00">
      <w:pPr>
        <w:spacing w:line="480" w:lineRule="auto"/>
        <w:rPr>
          <w:rFonts w:ascii="Times New Roman" w:hAnsi="Times New Roman" w:cs="Times New Roman"/>
          <w:noProof/>
          <w:sz w:val="24"/>
          <w:szCs w:val="24"/>
        </w:rPr>
      </w:pPr>
      <w:r w:rsidRPr="0089456A">
        <w:rPr>
          <w:rFonts w:ascii="Times New Roman" w:hAnsi="Times New Roman" w:cs="Times New Roman"/>
          <w:noProof/>
          <w:sz w:val="24"/>
          <w:szCs w:val="24"/>
        </w:rPr>
        <w:t>The following two pages briefly describe some of the perks and benefits offered to employees of CCM. Please take to time to look through both pages of this packet, it should only take a few minutes</w:t>
      </w:r>
      <w:del w:id="1533" w:author="Elizabeth Marks" w:date="2021-04-29T05:46:00Z">
        <w:r w:rsidRPr="0089456A" w:rsidDel="000C3C07">
          <w:rPr>
            <w:rFonts w:ascii="Times New Roman" w:hAnsi="Times New Roman" w:cs="Times New Roman"/>
            <w:noProof/>
            <w:sz w:val="24"/>
            <w:szCs w:val="24"/>
          </w:rPr>
          <w:delText>.</w:delText>
        </w:r>
        <w:r w:rsidR="00284CBD" w:rsidDel="000C3C07">
          <w:rPr>
            <w:rFonts w:ascii="Times New Roman" w:hAnsi="Times New Roman" w:cs="Times New Roman"/>
            <w:noProof/>
            <w:sz w:val="24"/>
            <w:szCs w:val="24"/>
          </w:rPr>
          <w:delText>"</w:delText>
        </w:r>
      </w:del>
      <w:ins w:id="1534" w:author="Elizabeth Marks" w:date="2021-04-29T05:46:00Z">
        <w:r w:rsidR="000C3C07" w:rsidRPr="0089456A">
          <w:rPr>
            <w:rFonts w:ascii="Times New Roman" w:hAnsi="Times New Roman" w:cs="Times New Roman"/>
            <w:noProof/>
            <w:sz w:val="24"/>
            <w:szCs w:val="24"/>
          </w:rPr>
          <w:t>.</w:t>
        </w:r>
      </w:ins>
      <w:ins w:id="1535" w:author="Elizabeth Marks" w:date="2021-04-30T05:35:00Z">
        <w:r w:rsidR="006B569A">
          <w:rPr>
            <w:rFonts w:ascii="Times New Roman" w:hAnsi="Times New Roman" w:cs="Times New Roman"/>
            <w:noProof/>
            <w:sz w:val="24"/>
            <w:szCs w:val="24"/>
          </w:rPr>
          <w:t>”</w:t>
        </w:r>
      </w:ins>
    </w:p>
    <w:p w14:paraId="5CA02A9B" w14:textId="77777777" w:rsidR="00942A00" w:rsidRPr="0089456A" w:rsidRDefault="00942A00" w:rsidP="00942A00">
      <w:pPr>
        <w:spacing w:line="480" w:lineRule="auto"/>
        <w:rPr>
          <w:rFonts w:ascii="Times New Roman" w:hAnsi="Times New Roman" w:cs="Times New Roman"/>
          <w:b/>
          <w:bCs/>
          <w:noProof/>
          <w:sz w:val="24"/>
          <w:szCs w:val="24"/>
        </w:rPr>
      </w:pPr>
    </w:p>
    <w:p w14:paraId="078F7493" w14:textId="77777777" w:rsidR="00942A00" w:rsidRPr="0089456A" w:rsidRDefault="00942A00" w:rsidP="00942A00">
      <w:pPr>
        <w:spacing w:line="480" w:lineRule="auto"/>
        <w:rPr>
          <w:rFonts w:ascii="Times New Roman" w:hAnsi="Times New Roman" w:cs="Times New Roman"/>
          <w:b/>
          <w:bCs/>
          <w:noProof/>
          <w:sz w:val="24"/>
          <w:szCs w:val="24"/>
        </w:rPr>
      </w:pPr>
    </w:p>
    <w:p w14:paraId="2577CCF9" w14:textId="4D004B62" w:rsidR="00942A00" w:rsidRDefault="00942A00" w:rsidP="00942A00">
      <w:pPr>
        <w:spacing w:line="480" w:lineRule="auto"/>
        <w:rPr>
          <w:rFonts w:ascii="Times New Roman" w:hAnsi="Times New Roman" w:cs="Times New Roman"/>
          <w:b/>
          <w:bCs/>
          <w:noProof/>
          <w:sz w:val="24"/>
          <w:szCs w:val="24"/>
        </w:rPr>
      </w:pPr>
    </w:p>
    <w:p w14:paraId="1F58DE79" w14:textId="77777777" w:rsidR="00F815F2" w:rsidRPr="0089456A" w:rsidRDefault="00F815F2" w:rsidP="00942A00">
      <w:pPr>
        <w:spacing w:line="480" w:lineRule="auto"/>
        <w:rPr>
          <w:rFonts w:ascii="Times New Roman" w:hAnsi="Times New Roman" w:cs="Times New Roman"/>
          <w:b/>
          <w:bCs/>
          <w:noProof/>
          <w:sz w:val="24"/>
          <w:szCs w:val="24"/>
        </w:rPr>
      </w:pPr>
    </w:p>
    <w:p w14:paraId="7FFF2E51" w14:textId="77777777" w:rsidR="00942A00" w:rsidRPr="0089456A" w:rsidRDefault="00942A00" w:rsidP="00942A00">
      <w:pPr>
        <w:spacing w:line="480" w:lineRule="auto"/>
        <w:rPr>
          <w:rFonts w:ascii="Times New Roman" w:hAnsi="Times New Roman" w:cs="Times New Roman"/>
          <w:b/>
          <w:bCs/>
          <w:noProof/>
          <w:sz w:val="24"/>
          <w:szCs w:val="24"/>
        </w:rPr>
      </w:pPr>
    </w:p>
    <w:p w14:paraId="7BA0CCAA" w14:textId="77777777" w:rsidR="00942A00" w:rsidRPr="0089456A" w:rsidRDefault="00942A00" w:rsidP="00942A00">
      <w:pPr>
        <w:spacing w:after="0" w:line="480" w:lineRule="auto"/>
        <w:rPr>
          <w:rFonts w:ascii="Times New Roman" w:hAnsi="Times New Roman" w:cs="Times New Roman"/>
          <w:b/>
          <w:bCs/>
          <w:noProof/>
          <w:sz w:val="24"/>
          <w:szCs w:val="24"/>
        </w:rPr>
      </w:pPr>
      <w:r w:rsidRPr="0089456A">
        <w:rPr>
          <w:rFonts w:ascii="Times New Roman" w:hAnsi="Times New Roman" w:cs="Times New Roman"/>
          <w:b/>
          <w:bCs/>
          <w:noProof/>
          <w:sz w:val="24"/>
          <w:szCs w:val="24"/>
        </w:rPr>
        <w:t>First page of promotional material displaying CCM perks, seen in both conditions.</w:t>
      </w:r>
    </w:p>
    <w:p w14:paraId="62D87DAE" w14:textId="77777777" w:rsidR="00942A00" w:rsidRPr="0089456A" w:rsidRDefault="00942A00" w:rsidP="00942A00">
      <w:pPr>
        <w:spacing w:line="480" w:lineRule="auto"/>
        <w:rPr>
          <w:rFonts w:ascii="Times New Roman" w:hAnsi="Times New Roman" w:cs="Times New Roman"/>
          <w:b/>
          <w:bCs/>
          <w:noProof/>
          <w:sz w:val="24"/>
          <w:szCs w:val="24"/>
        </w:rPr>
      </w:pPr>
      <w:r w:rsidRPr="0089456A">
        <w:rPr>
          <w:rFonts w:ascii="Times New Roman" w:hAnsi="Times New Roman" w:cs="Times New Roman"/>
          <w:noProof/>
          <w:sz w:val="24"/>
          <w:szCs w:val="24"/>
        </w:rPr>
        <w:lastRenderedPageBreak/>
        <w:drawing>
          <wp:inline distT="0" distB="0" distL="0" distR="0" wp14:anchorId="7C990E3F" wp14:editId="16C48598">
            <wp:extent cx="6090805" cy="3633430"/>
            <wp:effectExtent l="19050" t="19050" r="24765" b="247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sharpenSoften amount="25000"/>
                              </a14:imgEffect>
                              <a14:imgEffect>
                                <a14:saturation sat="0"/>
                              </a14:imgEffect>
                              <a14:imgEffect>
                                <a14:brightnessContrast contrast="-40000"/>
                              </a14:imgEffect>
                            </a14:imgLayer>
                          </a14:imgProps>
                        </a:ext>
                        <a:ext uri="{28A0092B-C50C-407E-A947-70E740481C1C}">
                          <a14:useLocalDpi xmlns:a14="http://schemas.microsoft.com/office/drawing/2010/main" val="0"/>
                        </a:ext>
                      </a:extLst>
                    </a:blip>
                    <a:srcRect l="2948" t="3215"/>
                    <a:stretch/>
                  </pic:blipFill>
                  <pic:spPr bwMode="auto">
                    <a:xfrm>
                      <a:off x="0" y="0"/>
                      <a:ext cx="6149489" cy="3668438"/>
                    </a:xfrm>
                    <a:prstGeom prst="rect">
                      <a:avLst/>
                    </a:prstGeom>
                    <a:noFill/>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265A7A04" w14:textId="77777777" w:rsidR="00942A00" w:rsidRPr="0089456A" w:rsidRDefault="00942A00" w:rsidP="00942A00">
      <w:pPr>
        <w:spacing w:after="0" w:line="480" w:lineRule="auto"/>
        <w:rPr>
          <w:rFonts w:ascii="Times New Roman" w:hAnsi="Times New Roman" w:cs="Times New Roman"/>
          <w:b/>
          <w:bCs/>
          <w:noProof/>
          <w:sz w:val="24"/>
          <w:szCs w:val="24"/>
        </w:rPr>
      </w:pPr>
      <w:r w:rsidRPr="0089456A">
        <w:rPr>
          <w:rFonts w:ascii="Times New Roman" w:hAnsi="Times New Roman" w:cs="Times New Roman"/>
          <w:b/>
          <w:bCs/>
          <w:noProof/>
          <w:sz w:val="24"/>
          <w:szCs w:val="24"/>
        </w:rPr>
        <w:t>Second page of promotional material displaying CCM perks, seen in control condition.</w:t>
      </w:r>
    </w:p>
    <w:p w14:paraId="7807C451" w14:textId="77777777" w:rsidR="00942A00" w:rsidRPr="0089456A" w:rsidRDefault="00942A00" w:rsidP="00942A00">
      <w:pPr>
        <w:spacing w:line="480" w:lineRule="auto"/>
        <w:rPr>
          <w:rFonts w:ascii="Times New Roman" w:hAnsi="Times New Roman" w:cs="Times New Roman"/>
          <w:b/>
          <w:bCs/>
          <w:noProof/>
          <w:sz w:val="24"/>
          <w:szCs w:val="24"/>
        </w:rPr>
      </w:pPr>
      <w:r w:rsidRPr="0089456A">
        <w:rPr>
          <w:rFonts w:ascii="Times New Roman" w:hAnsi="Times New Roman" w:cs="Times New Roman"/>
          <w:noProof/>
          <w:sz w:val="24"/>
          <w:szCs w:val="24"/>
        </w:rPr>
        <w:drawing>
          <wp:inline distT="0" distB="0" distL="0" distR="0" wp14:anchorId="0C45D1B1" wp14:editId="6D8A32FD">
            <wp:extent cx="6090285" cy="3470774"/>
            <wp:effectExtent l="19050" t="19050" r="24765"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sharpenSoften amount="25000"/>
                              </a14:imgEffect>
                              <a14:imgEffect>
                                <a14:saturation sat="0"/>
                              </a14:imgEffect>
                              <a14:imgEffect>
                                <a14:brightnessContrast contrast="-40000"/>
                              </a14:imgEffect>
                            </a14:imgLayer>
                          </a14:imgProps>
                        </a:ext>
                        <a:ext uri="{28A0092B-C50C-407E-A947-70E740481C1C}">
                          <a14:useLocalDpi xmlns:a14="http://schemas.microsoft.com/office/drawing/2010/main" val="0"/>
                        </a:ext>
                      </a:extLst>
                    </a:blip>
                    <a:srcRect l="1864" t="1363" r="7331" b="12144"/>
                    <a:stretch/>
                  </pic:blipFill>
                  <pic:spPr bwMode="auto">
                    <a:xfrm>
                      <a:off x="0" y="0"/>
                      <a:ext cx="6162346" cy="3511841"/>
                    </a:xfrm>
                    <a:prstGeom prst="rect">
                      <a:avLst/>
                    </a:prstGeom>
                    <a:noFill/>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5D034199" w14:textId="77777777" w:rsidR="00942A00" w:rsidRPr="0089456A" w:rsidRDefault="00942A00" w:rsidP="00942A00">
      <w:pPr>
        <w:spacing w:line="480" w:lineRule="auto"/>
        <w:rPr>
          <w:rFonts w:ascii="Times New Roman" w:hAnsi="Times New Roman" w:cs="Times New Roman"/>
          <w:b/>
          <w:bCs/>
          <w:noProof/>
          <w:sz w:val="24"/>
          <w:szCs w:val="24"/>
        </w:rPr>
      </w:pPr>
    </w:p>
    <w:p w14:paraId="60F87341" w14:textId="77777777" w:rsidR="00942A00" w:rsidRPr="0089456A" w:rsidRDefault="00942A00" w:rsidP="00942A00">
      <w:pPr>
        <w:spacing w:after="0" w:line="480" w:lineRule="auto"/>
        <w:rPr>
          <w:rFonts w:ascii="Times New Roman" w:hAnsi="Times New Roman" w:cs="Times New Roman"/>
          <w:b/>
          <w:bCs/>
          <w:noProof/>
          <w:sz w:val="24"/>
          <w:szCs w:val="24"/>
        </w:rPr>
      </w:pPr>
      <w:r w:rsidRPr="0089456A">
        <w:rPr>
          <w:rFonts w:ascii="Times New Roman" w:hAnsi="Times New Roman" w:cs="Times New Roman"/>
          <w:b/>
          <w:bCs/>
          <w:noProof/>
          <w:sz w:val="24"/>
          <w:szCs w:val="24"/>
        </w:rPr>
        <w:t>Second page of promotional material displaying CCM perks, seen in control condition.</w:t>
      </w:r>
    </w:p>
    <w:p w14:paraId="366A7B4D" w14:textId="77777777" w:rsidR="00942A00" w:rsidRPr="0089456A" w:rsidRDefault="00942A00" w:rsidP="00942A00">
      <w:pPr>
        <w:spacing w:line="480" w:lineRule="auto"/>
        <w:rPr>
          <w:rFonts w:ascii="Times New Roman" w:hAnsi="Times New Roman" w:cs="Times New Roman"/>
          <w:b/>
          <w:bCs/>
          <w:noProof/>
          <w:sz w:val="24"/>
          <w:szCs w:val="24"/>
        </w:rPr>
      </w:pPr>
      <w:r w:rsidRPr="0089456A">
        <w:rPr>
          <w:rFonts w:ascii="Times New Roman" w:hAnsi="Times New Roman" w:cs="Times New Roman"/>
          <w:noProof/>
          <w:sz w:val="24"/>
          <w:szCs w:val="24"/>
        </w:rPr>
        <w:drawing>
          <wp:inline distT="0" distB="0" distL="0" distR="0" wp14:anchorId="69D2FCE2" wp14:editId="5E3C565F">
            <wp:extent cx="6124817" cy="3423804"/>
            <wp:effectExtent l="19050" t="19050" r="9525" b="247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cstate="print">
                      <a:extLst>
                        <a:ext uri="{BEBA8EAE-BF5A-486C-A8C5-ECC9F3942E4B}">
                          <a14:imgProps xmlns:a14="http://schemas.microsoft.com/office/drawing/2010/main">
                            <a14:imgLayer r:embed="rId17">
                              <a14:imgEffect>
                                <a14:sharpenSoften amount="25000"/>
                              </a14:imgEffect>
                              <a14:imgEffect>
                                <a14:saturation sat="0"/>
                              </a14:imgEffect>
                              <a14:imgEffect>
                                <a14:brightnessContrast contrast="-40000"/>
                              </a14:imgEffect>
                            </a14:imgLayer>
                          </a14:imgProps>
                        </a:ext>
                        <a:ext uri="{28A0092B-C50C-407E-A947-70E740481C1C}">
                          <a14:useLocalDpi xmlns:a14="http://schemas.microsoft.com/office/drawing/2010/main" val="0"/>
                        </a:ext>
                      </a:extLst>
                    </a:blip>
                    <a:srcRect l="1632" t="2143" r="5796" b="11363"/>
                    <a:stretch/>
                  </pic:blipFill>
                  <pic:spPr bwMode="auto">
                    <a:xfrm>
                      <a:off x="0" y="0"/>
                      <a:ext cx="6208741" cy="3470718"/>
                    </a:xfrm>
                    <a:prstGeom prst="rect">
                      <a:avLst/>
                    </a:prstGeom>
                    <a:noFill/>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2E090806" w14:textId="77777777" w:rsidR="00942A00" w:rsidRPr="0089456A" w:rsidRDefault="00942A00" w:rsidP="00942A00">
      <w:pPr>
        <w:spacing w:line="480" w:lineRule="auto"/>
        <w:rPr>
          <w:rFonts w:ascii="Times New Roman" w:hAnsi="Times New Roman" w:cs="Times New Roman"/>
          <w:noProof/>
          <w:sz w:val="24"/>
          <w:szCs w:val="24"/>
        </w:rPr>
      </w:pPr>
    </w:p>
    <w:p w14:paraId="2B8599DC" w14:textId="77777777" w:rsidR="00942A00" w:rsidRPr="0089456A" w:rsidRDefault="00942A00" w:rsidP="00942A00">
      <w:pPr>
        <w:spacing w:line="480" w:lineRule="auto"/>
        <w:rPr>
          <w:rFonts w:ascii="Times New Roman" w:hAnsi="Times New Roman" w:cs="Times New Roman"/>
          <w:noProof/>
          <w:sz w:val="24"/>
          <w:szCs w:val="24"/>
        </w:rPr>
      </w:pPr>
    </w:p>
    <w:p w14:paraId="3F6C51EE" w14:textId="77777777" w:rsidR="00942A00" w:rsidRPr="0089456A" w:rsidRDefault="00942A00" w:rsidP="00942A00">
      <w:pPr>
        <w:spacing w:line="480" w:lineRule="auto"/>
        <w:jc w:val="center"/>
        <w:rPr>
          <w:rFonts w:ascii="Times New Roman" w:hAnsi="Times New Roman" w:cs="Times New Roman"/>
          <w:noProof/>
          <w:sz w:val="24"/>
          <w:szCs w:val="24"/>
        </w:rPr>
      </w:pPr>
    </w:p>
    <w:p w14:paraId="398FFC77" w14:textId="77777777" w:rsidR="00942A00" w:rsidRPr="0089456A" w:rsidRDefault="00942A00" w:rsidP="00942A00">
      <w:pPr>
        <w:spacing w:line="480" w:lineRule="auto"/>
        <w:jc w:val="center"/>
        <w:rPr>
          <w:rFonts w:ascii="Times New Roman" w:hAnsi="Times New Roman" w:cs="Times New Roman"/>
          <w:noProof/>
          <w:sz w:val="24"/>
          <w:szCs w:val="24"/>
        </w:rPr>
      </w:pPr>
    </w:p>
    <w:p w14:paraId="63D53560" w14:textId="77777777" w:rsidR="00942A00" w:rsidRPr="0089456A" w:rsidRDefault="00942A00" w:rsidP="00942A00">
      <w:pPr>
        <w:spacing w:line="480" w:lineRule="auto"/>
        <w:jc w:val="center"/>
        <w:rPr>
          <w:rFonts w:ascii="Times New Roman" w:hAnsi="Times New Roman" w:cs="Times New Roman"/>
          <w:noProof/>
          <w:sz w:val="24"/>
          <w:szCs w:val="24"/>
        </w:rPr>
      </w:pPr>
    </w:p>
    <w:p w14:paraId="056D7D0B" w14:textId="77777777" w:rsidR="00942A00" w:rsidRPr="0089456A" w:rsidRDefault="00942A00" w:rsidP="00942A00">
      <w:pPr>
        <w:spacing w:line="480" w:lineRule="auto"/>
        <w:jc w:val="center"/>
        <w:rPr>
          <w:rFonts w:ascii="Times New Roman" w:hAnsi="Times New Roman" w:cs="Times New Roman"/>
          <w:noProof/>
          <w:sz w:val="24"/>
          <w:szCs w:val="24"/>
        </w:rPr>
      </w:pPr>
    </w:p>
    <w:p w14:paraId="5462C851" w14:textId="77777777" w:rsidR="00942A00" w:rsidRPr="0089456A" w:rsidRDefault="00942A00" w:rsidP="00942A00">
      <w:pPr>
        <w:spacing w:line="480" w:lineRule="auto"/>
        <w:jc w:val="center"/>
        <w:rPr>
          <w:rFonts w:ascii="Times New Roman" w:hAnsi="Times New Roman" w:cs="Times New Roman"/>
          <w:noProof/>
          <w:sz w:val="24"/>
          <w:szCs w:val="24"/>
        </w:rPr>
      </w:pPr>
    </w:p>
    <w:p w14:paraId="6CABA38A" w14:textId="77777777" w:rsidR="00942A00" w:rsidRPr="0089456A" w:rsidRDefault="00942A00" w:rsidP="00942A00">
      <w:pPr>
        <w:spacing w:line="480" w:lineRule="auto"/>
        <w:jc w:val="center"/>
        <w:rPr>
          <w:rFonts w:ascii="Times New Roman" w:hAnsi="Times New Roman" w:cs="Times New Roman"/>
          <w:noProof/>
          <w:sz w:val="24"/>
          <w:szCs w:val="24"/>
        </w:rPr>
      </w:pPr>
    </w:p>
    <w:p w14:paraId="0FADD65A" w14:textId="77777777" w:rsidR="00942A00" w:rsidRPr="0089456A" w:rsidRDefault="00942A00" w:rsidP="00942A00">
      <w:pPr>
        <w:spacing w:line="480" w:lineRule="auto"/>
        <w:jc w:val="center"/>
        <w:rPr>
          <w:rFonts w:ascii="Times New Roman" w:hAnsi="Times New Roman" w:cs="Times New Roman"/>
          <w:b/>
          <w:bCs/>
          <w:noProof/>
          <w:sz w:val="24"/>
          <w:szCs w:val="24"/>
        </w:rPr>
      </w:pPr>
      <w:r w:rsidRPr="0089456A">
        <w:rPr>
          <w:rFonts w:ascii="Times New Roman" w:hAnsi="Times New Roman" w:cs="Times New Roman"/>
          <w:b/>
          <w:bCs/>
          <w:noProof/>
          <w:sz w:val="24"/>
          <w:szCs w:val="24"/>
        </w:rPr>
        <w:lastRenderedPageBreak/>
        <w:t>Appendix B</w:t>
      </w:r>
    </w:p>
    <w:p w14:paraId="1B04FFDB" w14:textId="77777777" w:rsidR="00942A00" w:rsidRPr="0089456A" w:rsidRDefault="00942A00" w:rsidP="00942A00">
      <w:pPr>
        <w:spacing w:line="480" w:lineRule="auto"/>
        <w:jc w:val="center"/>
        <w:rPr>
          <w:rFonts w:ascii="Times New Roman" w:hAnsi="Times New Roman" w:cs="Times New Roman"/>
          <w:b/>
          <w:bCs/>
          <w:noProof/>
          <w:sz w:val="24"/>
          <w:szCs w:val="24"/>
        </w:rPr>
      </w:pPr>
      <w:r w:rsidRPr="0089456A">
        <w:rPr>
          <w:rFonts w:ascii="Times New Roman" w:hAnsi="Times New Roman" w:cs="Times New Roman"/>
          <w:b/>
          <w:bCs/>
          <w:noProof/>
          <w:sz w:val="24"/>
          <w:szCs w:val="24"/>
        </w:rPr>
        <w:t>Measures for Independent Variable and Key Outcomes</w:t>
      </w:r>
    </w:p>
    <w:p w14:paraId="29D84123" w14:textId="77777777" w:rsidR="00942A00" w:rsidRPr="0089456A" w:rsidRDefault="00942A00" w:rsidP="00942A00">
      <w:pPr>
        <w:spacing w:line="480" w:lineRule="auto"/>
        <w:rPr>
          <w:rFonts w:ascii="Times New Roman" w:hAnsi="Times New Roman" w:cs="Times New Roman"/>
          <w:b/>
          <w:bCs/>
          <w:noProof/>
          <w:sz w:val="24"/>
          <w:szCs w:val="24"/>
        </w:rPr>
      </w:pPr>
      <w:r w:rsidRPr="0089456A">
        <w:rPr>
          <w:rFonts w:ascii="Times New Roman" w:hAnsi="Times New Roman" w:cs="Times New Roman"/>
          <w:b/>
          <w:bCs/>
          <w:noProof/>
          <w:sz w:val="24"/>
          <w:szCs w:val="24"/>
        </w:rPr>
        <w:t>Exploitation Justification</w:t>
      </w:r>
    </w:p>
    <w:p w14:paraId="6847A79D" w14:textId="77777777" w:rsidR="00942A00" w:rsidRPr="0089456A" w:rsidRDefault="00942A00" w:rsidP="00942A00">
      <w:pPr>
        <w:spacing w:line="480" w:lineRule="auto"/>
        <w:rPr>
          <w:rFonts w:ascii="Times New Roman" w:hAnsi="Times New Roman" w:cs="Times New Roman"/>
          <w:sz w:val="24"/>
          <w:szCs w:val="24"/>
          <w:shd w:val="clear" w:color="auto" w:fill="FFFFFF"/>
        </w:rPr>
      </w:pPr>
      <w:r w:rsidRPr="0089456A">
        <w:rPr>
          <w:rFonts w:ascii="Times New Roman" w:hAnsi="Times New Roman" w:cs="Times New Roman"/>
          <w:sz w:val="24"/>
          <w:szCs w:val="24"/>
          <w:shd w:val="clear" w:color="auto" w:fill="FFFFFF"/>
        </w:rPr>
        <w:t xml:space="preserve">(1 = </w:t>
      </w:r>
      <w:r w:rsidRPr="0089456A">
        <w:rPr>
          <w:rFonts w:ascii="Times New Roman" w:hAnsi="Times New Roman" w:cs="Times New Roman"/>
          <w:i/>
          <w:iCs/>
          <w:sz w:val="24"/>
          <w:szCs w:val="24"/>
          <w:shd w:val="clear" w:color="auto" w:fill="FFFFFF"/>
        </w:rPr>
        <w:t>Strongly Disagree</w:t>
      </w:r>
      <w:r w:rsidRPr="0089456A">
        <w:rPr>
          <w:rFonts w:ascii="Times New Roman" w:hAnsi="Times New Roman" w:cs="Times New Roman"/>
          <w:sz w:val="24"/>
          <w:szCs w:val="24"/>
          <w:shd w:val="clear" w:color="auto" w:fill="FFFFFF"/>
        </w:rPr>
        <w:t xml:space="preserve">, 7 = </w:t>
      </w:r>
      <w:r w:rsidRPr="0089456A">
        <w:rPr>
          <w:rFonts w:ascii="Times New Roman" w:hAnsi="Times New Roman" w:cs="Times New Roman"/>
          <w:i/>
          <w:iCs/>
          <w:sz w:val="24"/>
          <w:szCs w:val="24"/>
          <w:shd w:val="clear" w:color="auto" w:fill="FFFFFF"/>
        </w:rPr>
        <w:t>Strongly Agree</w:t>
      </w:r>
      <w:r w:rsidRPr="0089456A">
        <w:rPr>
          <w:rFonts w:ascii="Times New Roman" w:hAnsi="Times New Roman" w:cs="Times New Roman"/>
          <w:sz w:val="24"/>
          <w:szCs w:val="24"/>
          <w:shd w:val="clear" w:color="auto" w:fill="FFFFFF"/>
        </w:rPr>
        <w:t>)</w:t>
      </w:r>
    </w:p>
    <w:p w14:paraId="1FF63251" w14:textId="2D4EA6F3" w:rsidR="00942A00" w:rsidRPr="0089456A" w:rsidRDefault="00942A00" w:rsidP="00942A00">
      <w:pPr>
        <w:spacing w:line="480" w:lineRule="auto"/>
        <w:rPr>
          <w:rFonts w:ascii="Times New Roman" w:hAnsi="Times New Roman" w:cs="Times New Roman"/>
          <w:sz w:val="24"/>
          <w:szCs w:val="24"/>
          <w:shd w:val="clear" w:color="auto" w:fill="FFFFFF"/>
        </w:rPr>
      </w:pPr>
      <w:r w:rsidRPr="0089456A">
        <w:rPr>
          <w:rFonts w:ascii="Times New Roman" w:hAnsi="Times New Roman" w:cs="Times New Roman"/>
          <w:sz w:val="24"/>
          <w:szCs w:val="24"/>
          <w:shd w:val="clear" w:color="auto" w:fill="FFFFFF"/>
        </w:rPr>
        <w:t xml:space="preserve">Please indicate how reasonable you think </w:t>
      </w:r>
      <w:del w:id="1536" w:author="Elizabeth Marks" w:date="2021-04-29T05:46:00Z">
        <w:r w:rsidRPr="0089456A" w:rsidDel="000C3C07">
          <w:rPr>
            <w:rFonts w:ascii="Times New Roman" w:hAnsi="Times New Roman" w:cs="Times New Roman"/>
            <w:sz w:val="24"/>
            <w:szCs w:val="24"/>
            <w:shd w:val="clear" w:color="auto" w:fill="FFFFFF"/>
          </w:rPr>
          <w:delText>CCM</w:delText>
        </w:r>
        <w:r w:rsidR="00284CBD" w:rsidDel="000C3C07">
          <w:rPr>
            <w:rFonts w:ascii="Times New Roman" w:hAnsi="Times New Roman" w:cs="Times New Roman"/>
            <w:sz w:val="24"/>
            <w:szCs w:val="24"/>
            <w:shd w:val="clear" w:color="auto" w:fill="FFFFFF"/>
          </w:rPr>
          <w:delText>'</w:delText>
        </w:r>
        <w:r w:rsidRPr="0089456A" w:rsidDel="000C3C07">
          <w:rPr>
            <w:rFonts w:ascii="Times New Roman" w:hAnsi="Times New Roman" w:cs="Times New Roman"/>
            <w:sz w:val="24"/>
            <w:szCs w:val="24"/>
            <w:shd w:val="clear" w:color="auto" w:fill="FFFFFF"/>
          </w:rPr>
          <w:delText xml:space="preserve">s </w:delText>
        </w:r>
      </w:del>
      <w:ins w:id="1537" w:author="Elizabeth Marks" w:date="2021-04-29T05:46:00Z">
        <w:r w:rsidR="000C3C07" w:rsidRPr="0089456A">
          <w:rPr>
            <w:rFonts w:ascii="Times New Roman" w:hAnsi="Times New Roman" w:cs="Times New Roman"/>
            <w:sz w:val="24"/>
            <w:szCs w:val="24"/>
            <w:shd w:val="clear" w:color="auto" w:fill="FFFFFF"/>
          </w:rPr>
          <w:t>CCM</w:t>
        </w:r>
      </w:ins>
      <w:ins w:id="1538" w:author="Elizabeth Marks" w:date="2021-04-30T05:35:00Z">
        <w:r w:rsidR="006B569A">
          <w:rPr>
            <w:rFonts w:ascii="Times New Roman" w:hAnsi="Times New Roman" w:cs="Times New Roman"/>
            <w:sz w:val="24"/>
            <w:szCs w:val="24"/>
            <w:shd w:val="clear" w:color="auto" w:fill="FFFFFF"/>
          </w:rPr>
          <w:t>’</w:t>
        </w:r>
      </w:ins>
      <w:ins w:id="1539" w:author="Elizabeth Marks" w:date="2021-04-29T05:46:00Z">
        <w:r w:rsidR="000C3C07" w:rsidRPr="0089456A">
          <w:rPr>
            <w:rFonts w:ascii="Times New Roman" w:hAnsi="Times New Roman" w:cs="Times New Roman"/>
            <w:sz w:val="24"/>
            <w:szCs w:val="24"/>
            <w:shd w:val="clear" w:color="auto" w:fill="FFFFFF"/>
          </w:rPr>
          <w:t xml:space="preserve">s </w:t>
        </w:r>
      </w:ins>
      <w:r w:rsidRPr="0089456A">
        <w:rPr>
          <w:rFonts w:ascii="Times New Roman" w:hAnsi="Times New Roman" w:cs="Times New Roman"/>
          <w:sz w:val="24"/>
          <w:szCs w:val="24"/>
          <w:shd w:val="clear" w:color="auto" w:fill="FFFFFF"/>
        </w:rPr>
        <w:t>actions are in the following contexts.</w:t>
      </w:r>
    </w:p>
    <w:p w14:paraId="42F4FFB4" w14:textId="46DDC758" w:rsidR="00942A00" w:rsidRPr="0089456A" w:rsidRDefault="00942A00" w:rsidP="00942A00">
      <w:pPr>
        <w:pStyle w:val="ListParagraph"/>
        <w:numPr>
          <w:ilvl w:val="0"/>
          <w:numId w:val="4"/>
        </w:numPr>
        <w:spacing w:line="480" w:lineRule="auto"/>
        <w:rPr>
          <w:rFonts w:ascii="Times New Roman" w:hAnsi="Times New Roman" w:cs="Times New Roman"/>
          <w:noProof/>
          <w:sz w:val="24"/>
          <w:szCs w:val="24"/>
        </w:rPr>
      </w:pPr>
      <w:r w:rsidRPr="0089456A">
        <w:rPr>
          <w:rFonts w:ascii="Times New Roman" w:hAnsi="Times New Roman" w:cs="Times New Roman"/>
          <w:noProof/>
          <w:sz w:val="24"/>
          <w:szCs w:val="24"/>
        </w:rPr>
        <w:t xml:space="preserve">CCM is on a tight budget right now due to the economic recession. The organization needs to save money wherever they can. In response to this financial pressure, </w:t>
      </w:r>
      <w:del w:id="1540" w:author="Elizabeth Marks" w:date="2021-04-29T05:46:00Z">
        <w:r w:rsidRPr="0089456A" w:rsidDel="000C3C07">
          <w:rPr>
            <w:rFonts w:ascii="Times New Roman" w:hAnsi="Times New Roman" w:cs="Times New Roman"/>
            <w:noProof/>
            <w:sz w:val="24"/>
            <w:szCs w:val="24"/>
          </w:rPr>
          <w:delText xml:space="preserve">John's </w:delText>
        </w:r>
      </w:del>
      <w:ins w:id="1541" w:author="Elizabeth Marks" w:date="2021-04-29T05:46:00Z">
        <w:r w:rsidR="000C3C07" w:rsidRPr="0089456A">
          <w:rPr>
            <w:rFonts w:ascii="Times New Roman" w:hAnsi="Times New Roman" w:cs="Times New Roman"/>
            <w:noProof/>
            <w:sz w:val="24"/>
            <w:szCs w:val="24"/>
          </w:rPr>
          <w:t>John</w:t>
        </w:r>
      </w:ins>
      <w:ins w:id="1542" w:author="Elizabeth Marks" w:date="2021-04-30T05:35:00Z">
        <w:r w:rsidR="006B569A">
          <w:rPr>
            <w:rFonts w:ascii="Times New Roman" w:hAnsi="Times New Roman" w:cs="Times New Roman"/>
            <w:noProof/>
            <w:sz w:val="24"/>
            <w:szCs w:val="24"/>
          </w:rPr>
          <w:t>’</w:t>
        </w:r>
      </w:ins>
      <w:ins w:id="1543" w:author="Elizabeth Marks" w:date="2021-04-29T05:46:00Z">
        <w:r w:rsidR="000C3C07" w:rsidRPr="0089456A">
          <w:rPr>
            <w:rFonts w:ascii="Times New Roman" w:hAnsi="Times New Roman" w:cs="Times New Roman"/>
            <w:noProof/>
            <w:sz w:val="24"/>
            <w:szCs w:val="24"/>
          </w:rPr>
          <w:t xml:space="preserve">s </w:t>
        </w:r>
      </w:ins>
      <w:r w:rsidRPr="0089456A">
        <w:rPr>
          <w:rFonts w:ascii="Times New Roman" w:hAnsi="Times New Roman" w:cs="Times New Roman"/>
          <w:noProof/>
          <w:sz w:val="24"/>
          <w:szCs w:val="24"/>
        </w:rPr>
        <w:t xml:space="preserve">responsibilities increase without an offer of additional compensation. </w:t>
      </w:r>
    </w:p>
    <w:p w14:paraId="4C0271A9" w14:textId="77777777" w:rsidR="00942A00" w:rsidRPr="0089456A" w:rsidRDefault="00942A00" w:rsidP="00942A00">
      <w:pPr>
        <w:pStyle w:val="ListParagraph"/>
        <w:spacing w:line="480" w:lineRule="auto"/>
        <w:ind w:left="3600" w:firstLine="720"/>
        <w:rPr>
          <w:rFonts w:ascii="Times New Roman" w:hAnsi="Times New Roman" w:cs="Times New Roman"/>
          <w:noProof/>
          <w:sz w:val="24"/>
          <w:szCs w:val="24"/>
        </w:rPr>
      </w:pPr>
      <w:r w:rsidRPr="0089456A">
        <w:rPr>
          <w:rFonts w:ascii="Times New Roman" w:hAnsi="Times New Roman" w:cs="Times New Roman"/>
          <w:noProof/>
          <w:sz w:val="24"/>
          <w:szCs w:val="24"/>
        </w:rPr>
        <w:t>----</w:t>
      </w:r>
    </w:p>
    <w:p w14:paraId="14CF2EFF" w14:textId="77777777" w:rsidR="00942A00" w:rsidRPr="0089456A" w:rsidRDefault="00942A00" w:rsidP="00942A00">
      <w:pPr>
        <w:pStyle w:val="ListParagraph"/>
        <w:spacing w:line="480" w:lineRule="auto"/>
        <w:rPr>
          <w:rFonts w:ascii="Times New Roman" w:hAnsi="Times New Roman" w:cs="Times New Roman"/>
          <w:noProof/>
          <w:sz w:val="24"/>
          <w:szCs w:val="24"/>
        </w:rPr>
      </w:pPr>
      <w:r w:rsidRPr="0089456A">
        <w:rPr>
          <w:rFonts w:ascii="Times New Roman" w:hAnsi="Times New Roman" w:cs="Times New Roman"/>
          <w:noProof/>
          <w:sz w:val="24"/>
          <w:szCs w:val="24"/>
        </w:rPr>
        <w:t>CCM is reasonable for not giving John a raise given the circumstances.</w:t>
      </w:r>
    </w:p>
    <w:p w14:paraId="6B4AB4DE" w14:textId="2C3F6123" w:rsidR="00942A00" w:rsidRPr="0089456A" w:rsidRDefault="00942A00" w:rsidP="00942A00">
      <w:pPr>
        <w:pStyle w:val="ListParagraph"/>
        <w:numPr>
          <w:ilvl w:val="0"/>
          <w:numId w:val="4"/>
        </w:numPr>
        <w:spacing w:line="480" w:lineRule="auto"/>
        <w:rPr>
          <w:rFonts w:ascii="Times New Roman" w:hAnsi="Times New Roman" w:cs="Times New Roman"/>
          <w:noProof/>
          <w:sz w:val="24"/>
          <w:szCs w:val="24"/>
        </w:rPr>
      </w:pPr>
      <w:r w:rsidRPr="0089456A">
        <w:rPr>
          <w:rFonts w:ascii="Times New Roman" w:hAnsi="Times New Roman" w:cs="Times New Roman"/>
          <w:noProof/>
          <w:sz w:val="24"/>
          <w:szCs w:val="24"/>
        </w:rPr>
        <w:t xml:space="preserve">A manager at CCM is sick, and no one from management can fill in. John is asked to take over the </w:t>
      </w:r>
      <w:del w:id="1544" w:author="Elizabeth Marks" w:date="2021-04-29T05:46:00Z">
        <w:r w:rsidRPr="0089456A" w:rsidDel="000C3C07">
          <w:rPr>
            <w:rFonts w:ascii="Times New Roman" w:hAnsi="Times New Roman" w:cs="Times New Roman"/>
            <w:noProof/>
            <w:sz w:val="24"/>
            <w:szCs w:val="24"/>
          </w:rPr>
          <w:delText xml:space="preserve">manager's </w:delText>
        </w:r>
      </w:del>
      <w:ins w:id="1545" w:author="Elizabeth Marks" w:date="2021-04-29T05:46:00Z">
        <w:r w:rsidR="000C3C07" w:rsidRPr="0089456A">
          <w:rPr>
            <w:rFonts w:ascii="Times New Roman" w:hAnsi="Times New Roman" w:cs="Times New Roman"/>
            <w:noProof/>
            <w:sz w:val="24"/>
            <w:szCs w:val="24"/>
          </w:rPr>
          <w:t>manager</w:t>
        </w:r>
      </w:ins>
      <w:ins w:id="1546" w:author="Elizabeth Marks" w:date="2021-04-30T05:35:00Z">
        <w:r w:rsidR="006B569A">
          <w:rPr>
            <w:rFonts w:ascii="Times New Roman" w:hAnsi="Times New Roman" w:cs="Times New Roman"/>
            <w:noProof/>
            <w:sz w:val="24"/>
            <w:szCs w:val="24"/>
          </w:rPr>
          <w:t>’</w:t>
        </w:r>
      </w:ins>
      <w:ins w:id="1547" w:author="Elizabeth Marks" w:date="2021-04-29T05:46:00Z">
        <w:r w:rsidR="000C3C07" w:rsidRPr="0089456A">
          <w:rPr>
            <w:rFonts w:ascii="Times New Roman" w:hAnsi="Times New Roman" w:cs="Times New Roman"/>
            <w:noProof/>
            <w:sz w:val="24"/>
            <w:szCs w:val="24"/>
          </w:rPr>
          <w:t xml:space="preserve">s </w:t>
        </w:r>
      </w:ins>
      <w:r w:rsidRPr="0089456A">
        <w:rPr>
          <w:rFonts w:ascii="Times New Roman" w:hAnsi="Times New Roman" w:cs="Times New Roman"/>
          <w:noProof/>
          <w:sz w:val="24"/>
          <w:szCs w:val="24"/>
        </w:rPr>
        <w:t>duties until they come back so things can continue moving smoothly.</w:t>
      </w:r>
    </w:p>
    <w:p w14:paraId="2C098663" w14:textId="77777777" w:rsidR="00942A00" w:rsidRPr="0089456A" w:rsidRDefault="00942A00" w:rsidP="00942A00">
      <w:pPr>
        <w:pStyle w:val="ListParagraph"/>
        <w:spacing w:line="480" w:lineRule="auto"/>
        <w:ind w:left="3600" w:firstLine="720"/>
        <w:rPr>
          <w:rFonts w:ascii="Times New Roman" w:hAnsi="Times New Roman" w:cs="Times New Roman"/>
          <w:noProof/>
          <w:sz w:val="24"/>
          <w:szCs w:val="24"/>
        </w:rPr>
      </w:pPr>
      <w:r w:rsidRPr="0089456A">
        <w:rPr>
          <w:rFonts w:ascii="Times New Roman" w:hAnsi="Times New Roman" w:cs="Times New Roman"/>
          <w:noProof/>
          <w:sz w:val="24"/>
          <w:szCs w:val="24"/>
        </w:rPr>
        <w:t>----</w:t>
      </w:r>
    </w:p>
    <w:p w14:paraId="04754070" w14:textId="77777777" w:rsidR="00942A00" w:rsidRPr="0089456A" w:rsidRDefault="00942A00" w:rsidP="00942A00">
      <w:pPr>
        <w:pStyle w:val="ListParagraph"/>
        <w:spacing w:line="480" w:lineRule="auto"/>
        <w:rPr>
          <w:rFonts w:ascii="Times New Roman" w:hAnsi="Times New Roman" w:cs="Times New Roman"/>
          <w:noProof/>
          <w:sz w:val="24"/>
          <w:szCs w:val="24"/>
        </w:rPr>
      </w:pPr>
      <w:r w:rsidRPr="0089456A">
        <w:rPr>
          <w:rFonts w:ascii="Times New Roman" w:hAnsi="Times New Roman" w:cs="Times New Roman"/>
          <w:noProof/>
          <w:sz w:val="24"/>
          <w:szCs w:val="24"/>
        </w:rPr>
        <w:t>CCM is behaving reasonably in asking John to take over these duties temporarily without compensation.</w:t>
      </w:r>
    </w:p>
    <w:p w14:paraId="2135AC35" w14:textId="77777777" w:rsidR="00942A00" w:rsidRPr="0089456A" w:rsidRDefault="00942A00" w:rsidP="00942A00">
      <w:pPr>
        <w:spacing w:line="480" w:lineRule="auto"/>
        <w:rPr>
          <w:rFonts w:ascii="Times New Roman" w:hAnsi="Times New Roman" w:cs="Times New Roman"/>
          <w:b/>
          <w:bCs/>
          <w:noProof/>
          <w:sz w:val="24"/>
          <w:szCs w:val="24"/>
        </w:rPr>
      </w:pPr>
      <w:r w:rsidRPr="0089456A">
        <w:rPr>
          <w:rFonts w:ascii="Times New Roman" w:hAnsi="Times New Roman" w:cs="Times New Roman"/>
          <w:b/>
          <w:bCs/>
          <w:noProof/>
          <w:sz w:val="24"/>
          <w:szCs w:val="24"/>
        </w:rPr>
        <w:t>Expectations of Perfectionism</w:t>
      </w:r>
    </w:p>
    <w:p w14:paraId="231C247A" w14:textId="77777777" w:rsidR="00942A00" w:rsidRPr="0089456A" w:rsidRDefault="00942A00" w:rsidP="00942A00">
      <w:pPr>
        <w:spacing w:line="480" w:lineRule="auto"/>
        <w:rPr>
          <w:rFonts w:ascii="Times New Roman" w:hAnsi="Times New Roman" w:cs="Times New Roman"/>
          <w:sz w:val="24"/>
          <w:szCs w:val="24"/>
          <w:shd w:val="clear" w:color="auto" w:fill="FFFFFF"/>
        </w:rPr>
      </w:pPr>
      <w:r w:rsidRPr="0089456A">
        <w:rPr>
          <w:rFonts w:ascii="Times New Roman" w:hAnsi="Times New Roman" w:cs="Times New Roman"/>
          <w:sz w:val="24"/>
          <w:szCs w:val="24"/>
          <w:shd w:val="clear" w:color="auto" w:fill="FFFFFF"/>
        </w:rPr>
        <w:t xml:space="preserve">(1 = </w:t>
      </w:r>
      <w:r w:rsidRPr="0089456A">
        <w:rPr>
          <w:rFonts w:ascii="Times New Roman" w:hAnsi="Times New Roman" w:cs="Times New Roman"/>
          <w:i/>
          <w:iCs/>
          <w:sz w:val="24"/>
          <w:szCs w:val="24"/>
          <w:shd w:val="clear" w:color="auto" w:fill="FFFFFF"/>
        </w:rPr>
        <w:t>Strongly Disagree</w:t>
      </w:r>
      <w:r w:rsidRPr="0089456A">
        <w:rPr>
          <w:rFonts w:ascii="Times New Roman" w:hAnsi="Times New Roman" w:cs="Times New Roman"/>
          <w:sz w:val="24"/>
          <w:szCs w:val="24"/>
          <w:shd w:val="clear" w:color="auto" w:fill="FFFFFF"/>
        </w:rPr>
        <w:t xml:space="preserve">, 7 = </w:t>
      </w:r>
      <w:r w:rsidRPr="0089456A">
        <w:rPr>
          <w:rFonts w:ascii="Times New Roman" w:hAnsi="Times New Roman" w:cs="Times New Roman"/>
          <w:i/>
          <w:iCs/>
          <w:sz w:val="24"/>
          <w:szCs w:val="24"/>
          <w:shd w:val="clear" w:color="auto" w:fill="FFFFFF"/>
        </w:rPr>
        <w:t>Strongly Agree</w:t>
      </w:r>
      <w:r w:rsidRPr="0089456A">
        <w:rPr>
          <w:rFonts w:ascii="Times New Roman" w:hAnsi="Times New Roman" w:cs="Times New Roman"/>
          <w:sz w:val="24"/>
          <w:szCs w:val="24"/>
          <w:shd w:val="clear" w:color="auto" w:fill="FFFFFF"/>
        </w:rPr>
        <w:t>)</w:t>
      </w:r>
    </w:p>
    <w:p w14:paraId="09B03125" w14:textId="0568F3FF" w:rsidR="00942A00" w:rsidRPr="0089456A" w:rsidRDefault="00942A00" w:rsidP="00942A00">
      <w:pPr>
        <w:pStyle w:val="ListParagraph"/>
        <w:numPr>
          <w:ilvl w:val="0"/>
          <w:numId w:val="7"/>
        </w:numPr>
        <w:spacing w:line="480" w:lineRule="auto"/>
        <w:rPr>
          <w:rFonts w:ascii="Times New Roman" w:hAnsi="Times New Roman" w:cs="Times New Roman"/>
          <w:noProof/>
          <w:sz w:val="24"/>
          <w:szCs w:val="24"/>
        </w:rPr>
      </w:pPr>
      <w:r w:rsidRPr="0089456A">
        <w:rPr>
          <w:rFonts w:ascii="Times New Roman" w:hAnsi="Times New Roman" w:cs="Times New Roman"/>
          <w:noProof/>
          <w:sz w:val="24"/>
          <w:szCs w:val="24"/>
        </w:rPr>
        <w:t xml:space="preserve">After two months of working at CCM, John attends a scheduled performance review with this team lead. His lead congratulates John on meeting all of his deadlines successfully since joining the team. However, he then marks </w:t>
      </w:r>
      <w:del w:id="1548" w:author="Elizabeth Marks" w:date="2021-04-29T05:46:00Z">
        <w:r w:rsidRPr="0089456A" w:rsidDel="000C3C07">
          <w:rPr>
            <w:rFonts w:ascii="Times New Roman" w:hAnsi="Times New Roman" w:cs="Times New Roman"/>
            <w:noProof/>
            <w:sz w:val="24"/>
            <w:szCs w:val="24"/>
          </w:rPr>
          <w:delText>John</w:delText>
        </w:r>
        <w:r w:rsidR="00284CBD" w:rsidDel="000C3C07">
          <w:rPr>
            <w:rFonts w:ascii="Times New Roman" w:hAnsi="Times New Roman" w:cs="Times New Roman"/>
            <w:noProof/>
            <w:sz w:val="24"/>
            <w:szCs w:val="24"/>
          </w:rPr>
          <w:delText>'</w:delText>
        </w:r>
        <w:r w:rsidRPr="0089456A" w:rsidDel="000C3C07">
          <w:rPr>
            <w:rFonts w:ascii="Times New Roman" w:hAnsi="Times New Roman" w:cs="Times New Roman"/>
            <w:noProof/>
            <w:sz w:val="24"/>
            <w:szCs w:val="24"/>
          </w:rPr>
          <w:delText xml:space="preserve">s </w:delText>
        </w:r>
      </w:del>
      <w:ins w:id="1549" w:author="Elizabeth Marks" w:date="2021-04-29T05:46:00Z">
        <w:r w:rsidR="000C3C07" w:rsidRPr="0089456A">
          <w:rPr>
            <w:rFonts w:ascii="Times New Roman" w:hAnsi="Times New Roman" w:cs="Times New Roman"/>
            <w:noProof/>
            <w:sz w:val="24"/>
            <w:szCs w:val="24"/>
          </w:rPr>
          <w:t>John</w:t>
        </w:r>
      </w:ins>
      <w:ins w:id="1550" w:author="Elizabeth Marks" w:date="2021-04-30T05:35:00Z">
        <w:r w:rsidR="006B569A">
          <w:rPr>
            <w:rFonts w:ascii="Times New Roman" w:hAnsi="Times New Roman" w:cs="Times New Roman"/>
            <w:noProof/>
            <w:sz w:val="24"/>
            <w:szCs w:val="24"/>
          </w:rPr>
          <w:t>’</w:t>
        </w:r>
      </w:ins>
      <w:ins w:id="1551" w:author="Elizabeth Marks" w:date="2021-04-29T05:46:00Z">
        <w:r w:rsidR="000C3C07" w:rsidRPr="0089456A">
          <w:rPr>
            <w:rFonts w:ascii="Times New Roman" w:hAnsi="Times New Roman" w:cs="Times New Roman"/>
            <w:noProof/>
            <w:sz w:val="24"/>
            <w:szCs w:val="24"/>
          </w:rPr>
          <w:t xml:space="preserve">s </w:t>
        </w:r>
      </w:ins>
      <w:r w:rsidRPr="0089456A">
        <w:rPr>
          <w:rFonts w:ascii="Times New Roman" w:hAnsi="Times New Roman" w:cs="Times New Roman"/>
          <w:noProof/>
          <w:sz w:val="24"/>
          <w:szCs w:val="24"/>
        </w:rPr>
        <w:t xml:space="preserve">performance as slightly below expectations. When John asks why he received this review, his lead explains how there is </w:t>
      </w:r>
      <w:r w:rsidRPr="0089456A">
        <w:rPr>
          <w:rFonts w:ascii="Times New Roman" w:hAnsi="Times New Roman" w:cs="Times New Roman"/>
          <w:noProof/>
          <w:sz w:val="24"/>
          <w:szCs w:val="24"/>
        </w:rPr>
        <w:lastRenderedPageBreak/>
        <w:t>a culture amongst CCM employees of exceeding expectations. To stand out and receive positive reviews, John would need to think about taking on extra projects or submitting his work before their deadlines.</w:t>
      </w:r>
    </w:p>
    <w:p w14:paraId="4759FD3B" w14:textId="77777777" w:rsidR="00942A00" w:rsidRPr="0089456A" w:rsidRDefault="00942A00" w:rsidP="00942A00">
      <w:pPr>
        <w:pStyle w:val="ListParagraph"/>
        <w:spacing w:line="480" w:lineRule="auto"/>
        <w:ind w:left="3600" w:firstLine="720"/>
        <w:rPr>
          <w:rFonts w:ascii="Times New Roman" w:hAnsi="Times New Roman" w:cs="Times New Roman"/>
          <w:noProof/>
          <w:sz w:val="24"/>
          <w:szCs w:val="24"/>
        </w:rPr>
      </w:pPr>
      <w:r w:rsidRPr="0089456A">
        <w:rPr>
          <w:rFonts w:ascii="Times New Roman" w:hAnsi="Times New Roman" w:cs="Times New Roman"/>
          <w:noProof/>
          <w:sz w:val="24"/>
          <w:szCs w:val="24"/>
        </w:rPr>
        <w:t>----</w:t>
      </w:r>
    </w:p>
    <w:p w14:paraId="6254A164" w14:textId="77777777" w:rsidR="00942A00" w:rsidRPr="0089456A" w:rsidRDefault="00942A00" w:rsidP="00942A00">
      <w:pPr>
        <w:pStyle w:val="ListParagraph"/>
        <w:spacing w:line="480" w:lineRule="auto"/>
        <w:rPr>
          <w:rFonts w:ascii="Times New Roman" w:hAnsi="Times New Roman" w:cs="Times New Roman"/>
          <w:noProof/>
          <w:sz w:val="24"/>
          <w:szCs w:val="24"/>
        </w:rPr>
      </w:pPr>
      <w:r w:rsidRPr="0089456A">
        <w:rPr>
          <w:rFonts w:ascii="Times New Roman" w:hAnsi="Times New Roman" w:cs="Times New Roman"/>
          <w:noProof/>
          <w:sz w:val="24"/>
          <w:szCs w:val="24"/>
        </w:rPr>
        <w:t>It is fair to expect John to go above and beyond his defined job expectations in order to receive positive performance reviews.</w:t>
      </w:r>
    </w:p>
    <w:p w14:paraId="63C054D0" w14:textId="77777777" w:rsidR="00942A00" w:rsidRPr="0089456A" w:rsidRDefault="00942A00" w:rsidP="00942A00">
      <w:pPr>
        <w:pStyle w:val="ListParagraph"/>
        <w:numPr>
          <w:ilvl w:val="0"/>
          <w:numId w:val="7"/>
        </w:numPr>
        <w:spacing w:line="480" w:lineRule="auto"/>
        <w:rPr>
          <w:rFonts w:ascii="Times New Roman" w:hAnsi="Times New Roman" w:cs="Times New Roman"/>
          <w:noProof/>
          <w:sz w:val="24"/>
          <w:szCs w:val="24"/>
        </w:rPr>
      </w:pPr>
      <w:r w:rsidRPr="0089456A">
        <w:rPr>
          <w:rFonts w:ascii="Times New Roman" w:hAnsi="Times New Roman" w:cs="Times New Roman"/>
          <w:noProof/>
          <w:sz w:val="24"/>
          <w:szCs w:val="24"/>
        </w:rPr>
        <w:t xml:space="preserve">John finds that every time he submits work, it is sent back for revisions. Even when his code works, it will be sent back and not considered organized or formatted well enough. </w:t>
      </w:r>
    </w:p>
    <w:p w14:paraId="6482A772" w14:textId="642B6F15" w:rsidR="00942A00" w:rsidRPr="0089456A" w:rsidRDefault="00942A00" w:rsidP="00942A00">
      <w:pPr>
        <w:pStyle w:val="ListParagraph"/>
        <w:spacing w:line="480" w:lineRule="auto"/>
        <w:rPr>
          <w:rFonts w:ascii="Times New Roman" w:hAnsi="Times New Roman" w:cs="Times New Roman"/>
          <w:noProof/>
          <w:sz w:val="24"/>
          <w:szCs w:val="24"/>
        </w:rPr>
      </w:pPr>
      <w:r w:rsidRPr="0089456A">
        <w:rPr>
          <w:rFonts w:ascii="Times New Roman" w:hAnsi="Times New Roman" w:cs="Times New Roman"/>
          <w:noProof/>
          <w:sz w:val="24"/>
          <w:szCs w:val="24"/>
        </w:rPr>
        <w:t xml:space="preserve">John goes in to talk with his team lead and asks why his work is never good enough when it has always been acceptable at his previous places of work. </w:t>
      </w:r>
      <w:del w:id="1552" w:author="Elizabeth Marks" w:date="2021-04-29T05:46:00Z">
        <w:r w:rsidRPr="0089456A" w:rsidDel="000C3C07">
          <w:rPr>
            <w:rFonts w:ascii="Times New Roman" w:hAnsi="Times New Roman" w:cs="Times New Roman"/>
            <w:noProof/>
            <w:sz w:val="24"/>
            <w:szCs w:val="24"/>
          </w:rPr>
          <w:delText>John</w:delText>
        </w:r>
        <w:r w:rsidR="00284CBD" w:rsidDel="000C3C07">
          <w:rPr>
            <w:rFonts w:ascii="Times New Roman" w:hAnsi="Times New Roman" w:cs="Times New Roman"/>
            <w:noProof/>
            <w:sz w:val="24"/>
            <w:szCs w:val="24"/>
          </w:rPr>
          <w:delText>'</w:delText>
        </w:r>
        <w:r w:rsidRPr="0089456A" w:rsidDel="000C3C07">
          <w:rPr>
            <w:rFonts w:ascii="Times New Roman" w:hAnsi="Times New Roman" w:cs="Times New Roman"/>
            <w:noProof/>
            <w:sz w:val="24"/>
            <w:szCs w:val="24"/>
          </w:rPr>
          <w:delText xml:space="preserve">s </w:delText>
        </w:r>
      </w:del>
      <w:ins w:id="1553" w:author="Elizabeth Marks" w:date="2021-04-29T05:46:00Z">
        <w:r w:rsidR="000C3C07" w:rsidRPr="0089456A">
          <w:rPr>
            <w:rFonts w:ascii="Times New Roman" w:hAnsi="Times New Roman" w:cs="Times New Roman"/>
            <w:noProof/>
            <w:sz w:val="24"/>
            <w:szCs w:val="24"/>
          </w:rPr>
          <w:t>John</w:t>
        </w:r>
      </w:ins>
      <w:ins w:id="1554" w:author="Elizabeth Marks" w:date="2021-04-30T05:35:00Z">
        <w:r w:rsidR="006B569A">
          <w:rPr>
            <w:rFonts w:ascii="Times New Roman" w:hAnsi="Times New Roman" w:cs="Times New Roman"/>
            <w:noProof/>
            <w:sz w:val="24"/>
            <w:szCs w:val="24"/>
          </w:rPr>
          <w:t>’</w:t>
        </w:r>
      </w:ins>
      <w:ins w:id="1555" w:author="Elizabeth Marks" w:date="2021-04-29T05:46:00Z">
        <w:r w:rsidR="000C3C07" w:rsidRPr="0089456A">
          <w:rPr>
            <w:rFonts w:ascii="Times New Roman" w:hAnsi="Times New Roman" w:cs="Times New Roman"/>
            <w:noProof/>
            <w:sz w:val="24"/>
            <w:szCs w:val="24"/>
          </w:rPr>
          <w:t xml:space="preserve">s </w:t>
        </w:r>
      </w:ins>
      <w:r w:rsidRPr="0089456A">
        <w:rPr>
          <w:rFonts w:ascii="Times New Roman" w:hAnsi="Times New Roman" w:cs="Times New Roman"/>
          <w:noProof/>
          <w:sz w:val="24"/>
          <w:szCs w:val="24"/>
        </w:rPr>
        <w:t xml:space="preserve">team lead tells him that the standard for employees is higher at CCM than at other companies. While he understands </w:t>
      </w:r>
      <w:del w:id="1556" w:author="Elizabeth Marks" w:date="2021-04-29T05:46:00Z">
        <w:r w:rsidRPr="0089456A" w:rsidDel="000C3C07">
          <w:rPr>
            <w:rFonts w:ascii="Times New Roman" w:hAnsi="Times New Roman" w:cs="Times New Roman"/>
            <w:noProof/>
            <w:sz w:val="24"/>
            <w:szCs w:val="24"/>
          </w:rPr>
          <w:delText>John</w:delText>
        </w:r>
        <w:r w:rsidR="00284CBD" w:rsidDel="000C3C07">
          <w:rPr>
            <w:rFonts w:ascii="Times New Roman" w:hAnsi="Times New Roman" w:cs="Times New Roman"/>
            <w:noProof/>
            <w:sz w:val="24"/>
            <w:szCs w:val="24"/>
          </w:rPr>
          <w:delText>'</w:delText>
        </w:r>
        <w:r w:rsidRPr="0089456A" w:rsidDel="000C3C07">
          <w:rPr>
            <w:rFonts w:ascii="Times New Roman" w:hAnsi="Times New Roman" w:cs="Times New Roman"/>
            <w:noProof/>
            <w:sz w:val="24"/>
            <w:szCs w:val="24"/>
          </w:rPr>
          <w:delText xml:space="preserve">s </w:delText>
        </w:r>
      </w:del>
      <w:ins w:id="1557" w:author="Elizabeth Marks" w:date="2021-04-29T05:46:00Z">
        <w:r w:rsidR="000C3C07" w:rsidRPr="0089456A">
          <w:rPr>
            <w:rFonts w:ascii="Times New Roman" w:hAnsi="Times New Roman" w:cs="Times New Roman"/>
            <w:noProof/>
            <w:sz w:val="24"/>
            <w:szCs w:val="24"/>
          </w:rPr>
          <w:t>John</w:t>
        </w:r>
      </w:ins>
      <w:ins w:id="1558" w:author="Elizabeth Marks" w:date="2021-04-30T05:35:00Z">
        <w:r w:rsidR="006B569A">
          <w:rPr>
            <w:rFonts w:ascii="Times New Roman" w:hAnsi="Times New Roman" w:cs="Times New Roman"/>
            <w:noProof/>
            <w:sz w:val="24"/>
            <w:szCs w:val="24"/>
          </w:rPr>
          <w:t>’</w:t>
        </w:r>
      </w:ins>
      <w:ins w:id="1559" w:author="Elizabeth Marks" w:date="2021-04-29T05:46:00Z">
        <w:r w:rsidR="000C3C07" w:rsidRPr="0089456A">
          <w:rPr>
            <w:rFonts w:ascii="Times New Roman" w:hAnsi="Times New Roman" w:cs="Times New Roman"/>
            <w:noProof/>
            <w:sz w:val="24"/>
            <w:szCs w:val="24"/>
          </w:rPr>
          <w:t xml:space="preserve">s </w:t>
        </w:r>
      </w:ins>
      <w:r w:rsidRPr="0089456A">
        <w:rPr>
          <w:rFonts w:ascii="Times New Roman" w:hAnsi="Times New Roman" w:cs="Times New Roman"/>
          <w:noProof/>
          <w:sz w:val="24"/>
          <w:szCs w:val="24"/>
        </w:rPr>
        <w:t>frustration and thinks John is a great employee, he will need to raise his standards even more if he wants to fit in here.</w:t>
      </w:r>
    </w:p>
    <w:p w14:paraId="035EB23C" w14:textId="77777777" w:rsidR="00942A00" w:rsidRPr="0089456A" w:rsidRDefault="00942A00" w:rsidP="00942A00">
      <w:pPr>
        <w:pStyle w:val="ListParagraph"/>
        <w:spacing w:line="480" w:lineRule="auto"/>
        <w:ind w:left="3600" w:firstLine="720"/>
        <w:rPr>
          <w:rFonts w:ascii="Times New Roman" w:hAnsi="Times New Roman" w:cs="Times New Roman"/>
          <w:noProof/>
          <w:sz w:val="24"/>
          <w:szCs w:val="24"/>
        </w:rPr>
      </w:pPr>
      <w:r w:rsidRPr="0089456A">
        <w:rPr>
          <w:rFonts w:ascii="Times New Roman" w:hAnsi="Times New Roman" w:cs="Times New Roman"/>
          <w:noProof/>
          <w:sz w:val="24"/>
          <w:szCs w:val="24"/>
        </w:rPr>
        <w:t>----</w:t>
      </w:r>
    </w:p>
    <w:p w14:paraId="62E857E6" w14:textId="5A87783A" w:rsidR="00942A00" w:rsidRPr="0089456A" w:rsidRDefault="00942A00" w:rsidP="00942A00">
      <w:pPr>
        <w:pStyle w:val="ListParagraph"/>
        <w:spacing w:line="480" w:lineRule="auto"/>
        <w:rPr>
          <w:rFonts w:ascii="Times New Roman" w:hAnsi="Times New Roman" w:cs="Times New Roman"/>
          <w:noProof/>
          <w:sz w:val="24"/>
          <w:szCs w:val="24"/>
        </w:rPr>
      </w:pPr>
      <w:r w:rsidRPr="0089456A">
        <w:rPr>
          <w:rFonts w:ascii="Times New Roman" w:hAnsi="Times New Roman" w:cs="Times New Roman"/>
          <w:noProof/>
          <w:sz w:val="24"/>
          <w:szCs w:val="24"/>
        </w:rPr>
        <w:t xml:space="preserve">It is fair that CCM holds its </w:t>
      </w:r>
      <w:del w:id="1560" w:author="Elizabeth Marks" w:date="2021-04-29T05:46:00Z">
        <w:r w:rsidRPr="0089456A" w:rsidDel="000C3C07">
          <w:rPr>
            <w:rFonts w:ascii="Times New Roman" w:hAnsi="Times New Roman" w:cs="Times New Roman"/>
            <w:noProof/>
            <w:sz w:val="24"/>
            <w:szCs w:val="24"/>
          </w:rPr>
          <w:delText>employee</w:delText>
        </w:r>
        <w:r w:rsidR="00284CBD" w:rsidDel="000C3C07">
          <w:rPr>
            <w:rFonts w:ascii="Times New Roman" w:hAnsi="Times New Roman" w:cs="Times New Roman"/>
            <w:noProof/>
            <w:sz w:val="24"/>
            <w:szCs w:val="24"/>
          </w:rPr>
          <w:delText>'</w:delText>
        </w:r>
        <w:r w:rsidRPr="0089456A" w:rsidDel="000C3C07">
          <w:rPr>
            <w:rFonts w:ascii="Times New Roman" w:hAnsi="Times New Roman" w:cs="Times New Roman"/>
            <w:noProof/>
            <w:sz w:val="24"/>
            <w:szCs w:val="24"/>
          </w:rPr>
          <w:delText xml:space="preserve">s </w:delText>
        </w:r>
      </w:del>
      <w:ins w:id="1561" w:author="Elizabeth Marks" w:date="2021-04-29T05:46:00Z">
        <w:r w:rsidR="000C3C07" w:rsidRPr="0089456A">
          <w:rPr>
            <w:rFonts w:ascii="Times New Roman" w:hAnsi="Times New Roman" w:cs="Times New Roman"/>
            <w:noProof/>
            <w:sz w:val="24"/>
            <w:szCs w:val="24"/>
          </w:rPr>
          <w:t>employee</w:t>
        </w:r>
      </w:ins>
      <w:ins w:id="1562" w:author="Elizabeth Marks" w:date="2021-04-30T05:35:00Z">
        <w:r w:rsidR="006B569A">
          <w:rPr>
            <w:rFonts w:ascii="Times New Roman" w:hAnsi="Times New Roman" w:cs="Times New Roman"/>
            <w:noProof/>
            <w:sz w:val="24"/>
            <w:szCs w:val="24"/>
          </w:rPr>
          <w:t>’</w:t>
        </w:r>
      </w:ins>
      <w:ins w:id="1563" w:author="Elizabeth Marks" w:date="2021-04-29T05:46:00Z">
        <w:r w:rsidR="000C3C07" w:rsidRPr="0089456A">
          <w:rPr>
            <w:rFonts w:ascii="Times New Roman" w:hAnsi="Times New Roman" w:cs="Times New Roman"/>
            <w:noProof/>
            <w:sz w:val="24"/>
            <w:szCs w:val="24"/>
          </w:rPr>
          <w:t xml:space="preserve">s </w:t>
        </w:r>
      </w:ins>
      <w:r w:rsidRPr="0089456A">
        <w:rPr>
          <w:rFonts w:ascii="Times New Roman" w:hAnsi="Times New Roman" w:cs="Times New Roman"/>
          <w:noProof/>
          <w:sz w:val="24"/>
          <w:szCs w:val="24"/>
        </w:rPr>
        <w:t>to higher standards than the rest of the industry.</w:t>
      </w:r>
    </w:p>
    <w:p w14:paraId="068103ED" w14:textId="77777777" w:rsidR="00942A00" w:rsidRPr="0089456A" w:rsidRDefault="00942A00" w:rsidP="00942A00">
      <w:pPr>
        <w:spacing w:line="480" w:lineRule="auto"/>
        <w:rPr>
          <w:rFonts w:ascii="Times New Roman" w:hAnsi="Times New Roman" w:cs="Times New Roman"/>
          <w:b/>
          <w:bCs/>
          <w:noProof/>
          <w:sz w:val="24"/>
          <w:szCs w:val="24"/>
        </w:rPr>
      </w:pPr>
      <w:r w:rsidRPr="0089456A">
        <w:rPr>
          <w:rFonts w:ascii="Times New Roman" w:hAnsi="Times New Roman" w:cs="Times New Roman"/>
          <w:b/>
          <w:bCs/>
          <w:noProof/>
          <w:sz w:val="24"/>
          <w:szCs w:val="24"/>
        </w:rPr>
        <w:t>Mistreatment Justification</w:t>
      </w:r>
    </w:p>
    <w:p w14:paraId="1E8047C2" w14:textId="77777777" w:rsidR="00942A00" w:rsidRPr="0089456A" w:rsidRDefault="00942A00" w:rsidP="00942A00">
      <w:pPr>
        <w:spacing w:line="480" w:lineRule="auto"/>
        <w:rPr>
          <w:rFonts w:ascii="Times New Roman" w:hAnsi="Times New Roman" w:cs="Times New Roman"/>
          <w:sz w:val="24"/>
          <w:szCs w:val="24"/>
          <w:shd w:val="clear" w:color="auto" w:fill="FFFFFF"/>
        </w:rPr>
      </w:pPr>
      <w:r w:rsidRPr="0089456A">
        <w:rPr>
          <w:rFonts w:ascii="Times New Roman" w:hAnsi="Times New Roman" w:cs="Times New Roman"/>
          <w:sz w:val="24"/>
          <w:szCs w:val="24"/>
          <w:shd w:val="clear" w:color="auto" w:fill="FFFFFF"/>
        </w:rPr>
        <w:t xml:space="preserve">(1 = </w:t>
      </w:r>
      <w:r w:rsidRPr="0089456A">
        <w:rPr>
          <w:rFonts w:ascii="Times New Roman" w:hAnsi="Times New Roman" w:cs="Times New Roman"/>
          <w:i/>
          <w:iCs/>
          <w:sz w:val="24"/>
          <w:szCs w:val="24"/>
          <w:shd w:val="clear" w:color="auto" w:fill="FFFFFF"/>
        </w:rPr>
        <w:t>Strongly Disagree</w:t>
      </w:r>
      <w:r w:rsidRPr="0089456A">
        <w:rPr>
          <w:rFonts w:ascii="Times New Roman" w:hAnsi="Times New Roman" w:cs="Times New Roman"/>
          <w:sz w:val="24"/>
          <w:szCs w:val="24"/>
          <w:shd w:val="clear" w:color="auto" w:fill="FFFFFF"/>
        </w:rPr>
        <w:t xml:space="preserve">, 7 = </w:t>
      </w:r>
      <w:r w:rsidRPr="0089456A">
        <w:rPr>
          <w:rFonts w:ascii="Times New Roman" w:hAnsi="Times New Roman" w:cs="Times New Roman"/>
          <w:i/>
          <w:iCs/>
          <w:sz w:val="24"/>
          <w:szCs w:val="24"/>
          <w:shd w:val="clear" w:color="auto" w:fill="FFFFFF"/>
        </w:rPr>
        <w:t>Strongly Agree</w:t>
      </w:r>
      <w:r w:rsidRPr="0089456A">
        <w:rPr>
          <w:rFonts w:ascii="Times New Roman" w:hAnsi="Times New Roman" w:cs="Times New Roman"/>
          <w:sz w:val="24"/>
          <w:szCs w:val="24"/>
          <w:shd w:val="clear" w:color="auto" w:fill="FFFFFF"/>
        </w:rPr>
        <w:t>)</w:t>
      </w:r>
    </w:p>
    <w:p w14:paraId="3A4D9AD8" w14:textId="45AA8859" w:rsidR="00942A00" w:rsidRPr="0089456A" w:rsidRDefault="00942A00" w:rsidP="00942A00">
      <w:pPr>
        <w:spacing w:line="480" w:lineRule="auto"/>
        <w:rPr>
          <w:rFonts w:ascii="Times New Roman" w:hAnsi="Times New Roman" w:cs="Times New Roman"/>
          <w:sz w:val="24"/>
          <w:szCs w:val="24"/>
          <w:shd w:val="clear" w:color="auto" w:fill="FFFFFF"/>
        </w:rPr>
      </w:pPr>
      <w:r w:rsidRPr="0089456A">
        <w:rPr>
          <w:rFonts w:ascii="Times New Roman" w:hAnsi="Times New Roman" w:cs="Times New Roman"/>
          <w:sz w:val="24"/>
          <w:szCs w:val="24"/>
          <w:shd w:val="clear" w:color="auto" w:fill="FFFFFF"/>
        </w:rPr>
        <w:t xml:space="preserve">Please read the following series of interactions between John and his colleagues or superiors at CCM before rating how much you agree with the behaviour exhibited by </w:t>
      </w:r>
      <w:del w:id="1564" w:author="Elizabeth Marks" w:date="2021-04-29T05:46:00Z">
        <w:r w:rsidRPr="0089456A" w:rsidDel="000C3C07">
          <w:rPr>
            <w:rFonts w:ascii="Times New Roman" w:hAnsi="Times New Roman" w:cs="Times New Roman"/>
            <w:sz w:val="24"/>
            <w:szCs w:val="24"/>
            <w:shd w:val="clear" w:color="auto" w:fill="FFFFFF"/>
          </w:rPr>
          <w:delText xml:space="preserve">John's </w:delText>
        </w:r>
      </w:del>
      <w:ins w:id="1565" w:author="Elizabeth Marks" w:date="2021-04-29T05:46:00Z">
        <w:r w:rsidR="000C3C07" w:rsidRPr="0089456A">
          <w:rPr>
            <w:rFonts w:ascii="Times New Roman" w:hAnsi="Times New Roman" w:cs="Times New Roman"/>
            <w:sz w:val="24"/>
            <w:szCs w:val="24"/>
            <w:shd w:val="clear" w:color="auto" w:fill="FFFFFF"/>
          </w:rPr>
          <w:t>John</w:t>
        </w:r>
      </w:ins>
      <w:ins w:id="1566" w:author="Elizabeth Marks" w:date="2021-04-30T05:35:00Z">
        <w:r w:rsidR="006B569A">
          <w:rPr>
            <w:rFonts w:ascii="Times New Roman" w:hAnsi="Times New Roman" w:cs="Times New Roman"/>
            <w:sz w:val="24"/>
            <w:szCs w:val="24"/>
            <w:shd w:val="clear" w:color="auto" w:fill="FFFFFF"/>
          </w:rPr>
          <w:t>’</w:t>
        </w:r>
      </w:ins>
      <w:ins w:id="1567" w:author="Elizabeth Marks" w:date="2021-04-29T05:46:00Z">
        <w:r w:rsidR="000C3C07" w:rsidRPr="0089456A">
          <w:rPr>
            <w:rFonts w:ascii="Times New Roman" w:hAnsi="Times New Roman" w:cs="Times New Roman"/>
            <w:sz w:val="24"/>
            <w:szCs w:val="24"/>
            <w:shd w:val="clear" w:color="auto" w:fill="FFFFFF"/>
          </w:rPr>
          <w:t xml:space="preserve">s </w:t>
        </w:r>
      </w:ins>
      <w:r w:rsidRPr="0089456A">
        <w:rPr>
          <w:rFonts w:ascii="Times New Roman" w:hAnsi="Times New Roman" w:cs="Times New Roman"/>
          <w:sz w:val="24"/>
          <w:szCs w:val="24"/>
          <w:shd w:val="clear" w:color="auto" w:fill="FFFFFF"/>
        </w:rPr>
        <w:t>superiors.</w:t>
      </w:r>
    </w:p>
    <w:p w14:paraId="4E3A213E" w14:textId="6A3CC80C" w:rsidR="00942A00" w:rsidRPr="0089456A" w:rsidRDefault="00942A00" w:rsidP="00942A00">
      <w:pPr>
        <w:pStyle w:val="ListParagraph"/>
        <w:numPr>
          <w:ilvl w:val="0"/>
          <w:numId w:val="6"/>
        </w:numPr>
        <w:spacing w:line="480" w:lineRule="auto"/>
        <w:rPr>
          <w:rFonts w:ascii="Times New Roman" w:hAnsi="Times New Roman" w:cs="Times New Roman"/>
          <w:noProof/>
          <w:sz w:val="24"/>
          <w:szCs w:val="24"/>
        </w:rPr>
      </w:pPr>
      <w:r w:rsidRPr="0089456A">
        <w:rPr>
          <w:rFonts w:ascii="Times New Roman" w:hAnsi="Times New Roman" w:cs="Times New Roman"/>
          <w:noProof/>
          <w:sz w:val="24"/>
          <w:szCs w:val="24"/>
        </w:rPr>
        <w:t xml:space="preserve">John has been with CCM for several years and risen to the ranks of a senior developer with a team of junior developers working underneath him on an important project. Things are going well until the core software that CCM produces and distributes goes down. The </w:t>
      </w:r>
      <w:r w:rsidRPr="0089456A">
        <w:rPr>
          <w:rFonts w:ascii="Times New Roman" w:hAnsi="Times New Roman" w:cs="Times New Roman"/>
          <w:noProof/>
          <w:sz w:val="24"/>
          <w:szCs w:val="24"/>
        </w:rPr>
        <w:lastRenderedPageBreak/>
        <w:t xml:space="preserve">error is quickly found and corrected, but CCM still received several customer complaints while the bug was being fixed. After it comes to light that John was the one who wrote the code that caused the error, he is verbally reprimanded then sent back to work. However, this error embarrassed </w:t>
      </w:r>
      <w:del w:id="1568" w:author="Elizabeth Marks" w:date="2021-04-29T05:46:00Z">
        <w:r w:rsidRPr="0089456A" w:rsidDel="000C3C07">
          <w:rPr>
            <w:rFonts w:ascii="Times New Roman" w:hAnsi="Times New Roman" w:cs="Times New Roman"/>
            <w:noProof/>
            <w:sz w:val="24"/>
            <w:szCs w:val="24"/>
          </w:rPr>
          <w:delText>John</w:delText>
        </w:r>
        <w:r w:rsidR="00284CBD" w:rsidDel="000C3C07">
          <w:rPr>
            <w:rFonts w:ascii="Times New Roman" w:hAnsi="Times New Roman" w:cs="Times New Roman"/>
            <w:noProof/>
            <w:sz w:val="24"/>
            <w:szCs w:val="24"/>
          </w:rPr>
          <w:delText>'</w:delText>
        </w:r>
        <w:r w:rsidRPr="0089456A" w:rsidDel="000C3C07">
          <w:rPr>
            <w:rFonts w:ascii="Times New Roman" w:hAnsi="Times New Roman" w:cs="Times New Roman"/>
            <w:noProof/>
            <w:sz w:val="24"/>
            <w:szCs w:val="24"/>
          </w:rPr>
          <w:delText xml:space="preserve">s </w:delText>
        </w:r>
      </w:del>
      <w:ins w:id="1569" w:author="Elizabeth Marks" w:date="2021-04-29T05:46:00Z">
        <w:r w:rsidR="000C3C07" w:rsidRPr="0089456A">
          <w:rPr>
            <w:rFonts w:ascii="Times New Roman" w:hAnsi="Times New Roman" w:cs="Times New Roman"/>
            <w:noProof/>
            <w:sz w:val="24"/>
            <w:szCs w:val="24"/>
          </w:rPr>
          <w:t>John</w:t>
        </w:r>
      </w:ins>
      <w:ins w:id="1570" w:author="Elizabeth Marks" w:date="2021-04-30T05:35:00Z">
        <w:r w:rsidR="006B569A">
          <w:rPr>
            <w:rFonts w:ascii="Times New Roman" w:hAnsi="Times New Roman" w:cs="Times New Roman"/>
            <w:noProof/>
            <w:sz w:val="24"/>
            <w:szCs w:val="24"/>
          </w:rPr>
          <w:t>’</w:t>
        </w:r>
      </w:ins>
      <w:ins w:id="1571" w:author="Elizabeth Marks" w:date="2021-04-29T05:46:00Z">
        <w:r w:rsidR="000C3C07" w:rsidRPr="0089456A">
          <w:rPr>
            <w:rFonts w:ascii="Times New Roman" w:hAnsi="Times New Roman" w:cs="Times New Roman"/>
            <w:noProof/>
            <w:sz w:val="24"/>
            <w:szCs w:val="24"/>
          </w:rPr>
          <w:t xml:space="preserve">s </w:t>
        </w:r>
      </w:ins>
      <w:r w:rsidRPr="0089456A">
        <w:rPr>
          <w:rFonts w:ascii="Times New Roman" w:hAnsi="Times New Roman" w:cs="Times New Roman"/>
          <w:noProof/>
          <w:sz w:val="24"/>
          <w:szCs w:val="24"/>
        </w:rPr>
        <w:t>team lead, and they start to only give John tasks suitable for a newly hired junior developer to make a point.</w:t>
      </w:r>
    </w:p>
    <w:p w14:paraId="271A1A05" w14:textId="77777777" w:rsidR="00942A00" w:rsidRPr="0089456A" w:rsidRDefault="00942A00" w:rsidP="00942A00">
      <w:pPr>
        <w:pStyle w:val="ListParagraph"/>
        <w:spacing w:line="480" w:lineRule="auto"/>
        <w:ind w:left="3600" w:firstLine="720"/>
        <w:rPr>
          <w:rFonts w:ascii="Times New Roman" w:hAnsi="Times New Roman" w:cs="Times New Roman"/>
          <w:noProof/>
          <w:sz w:val="24"/>
          <w:szCs w:val="24"/>
        </w:rPr>
      </w:pPr>
      <w:r w:rsidRPr="0089456A">
        <w:rPr>
          <w:rFonts w:ascii="Times New Roman" w:hAnsi="Times New Roman" w:cs="Times New Roman"/>
          <w:noProof/>
          <w:sz w:val="24"/>
          <w:szCs w:val="24"/>
        </w:rPr>
        <w:t>----</w:t>
      </w:r>
    </w:p>
    <w:p w14:paraId="2F650B22" w14:textId="1D21E537" w:rsidR="00942A00" w:rsidRPr="0089456A" w:rsidRDefault="00942A00" w:rsidP="00942A00">
      <w:pPr>
        <w:pStyle w:val="ListParagraph"/>
        <w:spacing w:line="480" w:lineRule="auto"/>
        <w:rPr>
          <w:rFonts w:ascii="Times New Roman" w:hAnsi="Times New Roman" w:cs="Times New Roman"/>
          <w:noProof/>
          <w:sz w:val="24"/>
          <w:szCs w:val="24"/>
        </w:rPr>
      </w:pPr>
      <w:r w:rsidRPr="0089456A">
        <w:rPr>
          <w:rFonts w:ascii="Times New Roman" w:hAnsi="Times New Roman" w:cs="Times New Roman"/>
          <w:noProof/>
          <w:sz w:val="24"/>
          <w:szCs w:val="24"/>
        </w:rPr>
        <w:t xml:space="preserve">The team </w:t>
      </w:r>
      <w:del w:id="1572" w:author="Elizabeth Marks" w:date="2021-04-29T05:46:00Z">
        <w:r w:rsidRPr="0089456A" w:rsidDel="000C3C07">
          <w:rPr>
            <w:rFonts w:ascii="Times New Roman" w:hAnsi="Times New Roman" w:cs="Times New Roman"/>
            <w:noProof/>
            <w:sz w:val="24"/>
            <w:szCs w:val="24"/>
          </w:rPr>
          <w:delText>lead</w:delText>
        </w:r>
        <w:r w:rsidR="00284CBD" w:rsidDel="000C3C07">
          <w:rPr>
            <w:rFonts w:ascii="Times New Roman" w:hAnsi="Times New Roman" w:cs="Times New Roman"/>
            <w:noProof/>
            <w:sz w:val="24"/>
            <w:szCs w:val="24"/>
          </w:rPr>
          <w:delText>'</w:delText>
        </w:r>
        <w:r w:rsidRPr="0089456A" w:rsidDel="000C3C07">
          <w:rPr>
            <w:rFonts w:ascii="Times New Roman" w:hAnsi="Times New Roman" w:cs="Times New Roman"/>
            <w:noProof/>
            <w:sz w:val="24"/>
            <w:szCs w:val="24"/>
          </w:rPr>
          <w:delText xml:space="preserve">s </w:delText>
        </w:r>
      </w:del>
      <w:ins w:id="1573" w:author="Elizabeth Marks" w:date="2021-04-29T05:46:00Z">
        <w:r w:rsidR="000C3C07" w:rsidRPr="0089456A">
          <w:rPr>
            <w:rFonts w:ascii="Times New Roman" w:hAnsi="Times New Roman" w:cs="Times New Roman"/>
            <w:noProof/>
            <w:sz w:val="24"/>
            <w:szCs w:val="24"/>
          </w:rPr>
          <w:t>lead</w:t>
        </w:r>
      </w:ins>
      <w:ins w:id="1574" w:author="Elizabeth Marks" w:date="2021-04-30T05:35:00Z">
        <w:r w:rsidR="006B569A">
          <w:rPr>
            <w:rFonts w:ascii="Times New Roman" w:hAnsi="Times New Roman" w:cs="Times New Roman"/>
            <w:noProof/>
            <w:sz w:val="24"/>
            <w:szCs w:val="24"/>
          </w:rPr>
          <w:t>’</w:t>
        </w:r>
      </w:ins>
      <w:ins w:id="1575" w:author="Elizabeth Marks" w:date="2021-04-29T05:46:00Z">
        <w:r w:rsidR="000C3C07" w:rsidRPr="0089456A">
          <w:rPr>
            <w:rFonts w:ascii="Times New Roman" w:hAnsi="Times New Roman" w:cs="Times New Roman"/>
            <w:noProof/>
            <w:sz w:val="24"/>
            <w:szCs w:val="24"/>
          </w:rPr>
          <w:t xml:space="preserve">s </w:t>
        </w:r>
      </w:ins>
      <w:r w:rsidRPr="0089456A">
        <w:rPr>
          <w:rFonts w:ascii="Times New Roman" w:hAnsi="Times New Roman" w:cs="Times New Roman"/>
          <w:noProof/>
          <w:sz w:val="24"/>
          <w:szCs w:val="24"/>
        </w:rPr>
        <w:t xml:space="preserve">response to </w:t>
      </w:r>
      <w:del w:id="1576" w:author="Elizabeth Marks" w:date="2021-04-29T05:46:00Z">
        <w:r w:rsidRPr="0089456A" w:rsidDel="000C3C07">
          <w:rPr>
            <w:rFonts w:ascii="Times New Roman" w:hAnsi="Times New Roman" w:cs="Times New Roman"/>
            <w:noProof/>
            <w:sz w:val="24"/>
            <w:szCs w:val="24"/>
          </w:rPr>
          <w:delText>John</w:delText>
        </w:r>
        <w:r w:rsidR="00284CBD" w:rsidDel="000C3C07">
          <w:rPr>
            <w:rFonts w:ascii="Times New Roman" w:hAnsi="Times New Roman" w:cs="Times New Roman"/>
            <w:noProof/>
            <w:sz w:val="24"/>
            <w:szCs w:val="24"/>
          </w:rPr>
          <w:delText>'</w:delText>
        </w:r>
        <w:r w:rsidRPr="0089456A" w:rsidDel="000C3C07">
          <w:rPr>
            <w:rFonts w:ascii="Times New Roman" w:hAnsi="Times New Roman" w:cs="Times New Roman"/>
            <w:noProof/>
            <w:sz w:val="24"/>
            <w:szCs w:val="24"/>
          </w:rPr>
          <w:delText xml:space="preserve">s </w:delText>
        </w:r>
      </w:del>
      <w:ins w:id="1577" w:author="Elizabeth Marks" w:date="2021-04-29T05:46:00Z">
        <w:r w:rsidR="000C3C07" w:rsidRPr="0089456A">
          <w:rPr>
            <w:rFonts w:ascii="Times New Roman" w:hAnsi="Times New Roman" w:cs="Times New Roman"/>
            <w:noProof/>
            <w:sz w:val="24"/>
            <w:szCs w:val="24"/>
          </w:rPr>
          <w:t>John</w:t>
        </w:r>
      </w:ins>
      <w:ins w:id="1578" w:author="Elizabeth Marks" w:date="2021-04-30T05:35:00Z">
        <w:r w:rsidR="006B569A">
          <w:rPr>
            <w:rFonts w:ascii="Times New Roman" w:hAnsi="Times New Roman" w:cs="Times New Roman"/>
            <w:noProof/>
            <w:sz w:val="24"/>
            <w:szCs w:val="24"/>
          </w:rPr>
          <w:t>’</w:t>
        </w:r>
      </w:ins>
      <w:ins w:id="1579" w:author="Elizabeth Marks" w:date="2021-04-29T05:46:00Z">
        <w:r w:rsidR="000C3C07" w:rsidRPr="0089456A">
          <w:rPr>
            <w:rFonts w:ascii="Times New Roman" w:hAnsi="Times New Roman" w:cs="Times New Roman"/>
            <w:noProof/>
            <w:sz w:val="24"/>
            <w:szCs w:val="24"/>
          </w:rPr>
          <w:t xml:space="preserve">s </w:t>
        </w:r>
      </w:ins>
      <w:r w:rsidRPr="0089456A">
        <w:rPr>
          <w:rFonts w:ascii="Times New Roman" w:hAnsi="Times New Roman" w:cs="Times New Roman"/>
          <w:noProof/>
          <w:sz w:val="24"/>
          <w:szCs w:val="24"/>
        </w:rPr>
        <w:t>error is understandable</w:t>
      </w:r>
    </w:p>
    <w:p w14:paraId="5268DE9C" w14:textId="0BEBAB98" w:rsidR="00942A00" w:rsidRPr="0089456A" w:rsidRDefault="00942A00" w:rsidP="00942A00">
      <w:pPr>
        <w:pStyle w:val="ListParagraph"/>
        <w:numPr>
          <w:ilvl w:val="0"/>
          <w:numId w:val="6"/>
        </w:numPr>
        <w:spacing w:line="480" w:lineRule="auto"/>
        <w:rPr>
          <w:rFonts w:ascii="Times New Roman" w:hAnsi="Times New Roman" w:cs="Times New Roman"/>
          <w:noProof/>
          <w:sz w:val="24"/>
          <w:szCs w:val="24"/>
        </w:rPr>
      </w:pPr>
      <w:r w:rsidRPr="0089456A">
        <w:rPr>
          <w:rFonts w:ascii="Times New Roman" w:hAnsi="Times New Roman" w:cs="Times New Roman"/>
          <w:noProof/>
          <w:sz w:val="24"/>
          <w:szCs w:val="24"/>
        </w:rPr>
        <w:t xml:space="preserve">CCM has been struggling with a project, and everyone has been working day and night to make sure it gets completed by its deadline in 3 weeks. John booked the week before the project is due off several months prior, long before this deadline was set, to attend a family event. As his vacation draws closer, </w:t>
      </w:r>
      <w:del w:id="1580" w:author="Elizabeth Marks" w:date="2021-04-29T05:46:00Z">
        <w:r w:rsidRPr="0089456A" w:rsidDel="000C3C07">
          <w:rPr>
            <w:rFonts w:ascii="Times New Roman" w:hAnsi="Times New Roman" w:cs="Times New Roman"/>
            <w:noProof/>
            <w:sz w:val="24"/>
            <w:szCs w:val="24"/>
          </w:rPr>
          <w:delText xml:space="preserve">John's </w:delText>
        </w:r>
      </w:del>
      <w:ins w:id="1581" w:author="Elizabeth Marks" w:date="2021-04-29T05:46:00Z">
        <w:r w:rsidR="000C3C07" w:rsidRPr="0089456A">
          <w:rPr>
            <w:rFonts w:ascii="Times New Roman" w:hAnsi="Times New Roman" w:cs="Times New Roman"/>
            <w:noProof/>
            <w:sz w:val="24"/>
            <w:szCs w:val="24"/>
          </w:rPr>
          <w:t>John</w:t>
        </w:r>
      </w:ins>
      <w:ins w:id="1582" w:author="Elizabeth Marks" w:date="2021-04-30T05:35:00Z">
        <w:r w:rsidR="006B569A">
          <w:rPr>
            <w:rFonts w:ascii="Times New Roman" w:hAnsi="Times New Roman" w:cs="Times New Roman"/>
            <w:noProof/>
            <w:sz w:val="24"/>
            <w:szCs w:val="24"/>
          </w:rPr>
          <w:t>’</w:t>
        </w:r>
      </w:ins>
      <w:ins w:id="1583" w:author="Elizabeth Marks" w:date="2021-04-29T05:46:00Z">
        <w:r w:rsidR="000C3C07" w:rsidRPr="0089456A">
          <w:rPr>
            <w:rFonts w:ascii="Times New Roman" w:hAnsi="Times New Roman" w:cs="Times New Roman"/>
            <w:noProof/>
            <w:sz w:val="24"/>
            <w:szCs w:val="24"/>
          </w:rPr>
          <w:t xml:space="preserve">s </w:t>
        </w:r>
      </w:ins>
      <w:r w:rsidRPr="0089456A">
        <w:rPr>
          <w:rFonts w:ascii="Times New Roman" w:hAnsi="Times New Roman" w:cs="Times New Roman"/>
          <w:noProof/>
          <w:sz w:val="24"/>
          <w:szCs w:val="24"/>
        </w:rPr>
        <w:t xml:space="preserve">supervisor begins to ask John repeatedly if he can reschedule his vacation until after the deadline. When John refuses, his supervisor becomes upset with him. </w:t>
      </w:r>
      <w:del w:id="1584" w:author="Elizabeth Marks" w:date="2021-04-29T05:46:00Z">
        <w:r w:rsidRPr="0089456A" w:rsidDel="000C3C07">
          <w:rPr>
            <w:rFonts w:ascii="Times New Roman" w:hAnsi="Times New Roman" w:cs="Times New Roman"/>
            <w:noProof/>
            <w:sz w:val="24"/>
            <w:szCs w:val="24"/>
          </w:rPr>
          <w:delText xml:space="preserve">John's </w:delText>
        </w:r>
      </w:del>
      <w:ins w:id="1585" w:author="Elizabeth Marks" w:date="2021-04-29T05:46:00Z">
        <w:r w:rsidR="000C3C07" w:rsidRPr="0089456A">
          <w:rPr>
            <w:rFonts w:ascii="Times New Roman" w:hAnsi="Times New Roman" w:cs="Times New Roman"/>
            <w:noProof/>
            <w:sz w:val="24"/>
            <w:szCs w:val="24"/>
          </w:rPr>
          <w:t>John</w:t>
        </w:r>
      </w:ins>
      <w:ins w:id="1586" w:author="Elizabeth Marks" w:date="2021-04-30T05:35:00Z">
        <w:r w:rsidR="006B569A">
          <w:rPr>
            <w:rFonts w:ascii="Times New Roman" w:hAnsi="Times New Roman" w:cs="Times New Roman"/>
            <w:noProof/>
            <w:sz w:val="24"/>
            <w:szCs w:val="24"/>
          </w:rPr>
          <w:t>’</w:t>
        </w:r>
      </w:ins>
      <w:ins w:id="1587" w:author="Elizabeth Marks" w:date="2021-04-29T05:46:00Z">
        <w:r w:rsidR="000C3C07" w:rsidRPr="0089456A">
          <w:rPr>
            <w:rFonts w:ascii="Times New Roman" w:hAnsi="Times New Roman" w:cs="Times New Roman"/>
            <w:noProof/>
            <w:sz w:val="24"/>
            <w:szCs w:val="24"/>
          </w:rPr>
          <w:t xml:space="preserve">s </w:t>
        </w:r>
      </w:ins>
      <w:r w:rsidRPr="0089456A">
        <w:rPr>
          <w:rFonts w:ascii="Times New Roman" w:hAnsi="Times New Roman" w:cs="Times New Roman"/>
          <w:noProof/>
          <w:sz w:val="24"/>
          <w:szCs w:val="24"/>
        </w:rPr>
        <w:t xml:space="preserve">supervisor makes several remarks in front of others about how the team will suffer due to </w:t>
      </w:r>
      <w:del w:id="1588" w:author="Elizabeth Marks" w:date="2021-04-29T05:46:00Z">
        <w:r w:rsidRPr="0089456A" w:rsidDel="000C3C07">
          <w:rPr>
            <w:rFonts w:ascii="Times New Roman" w:hAnsi="Times New Roman" w:cs="Times New Roman"/>
            <w:noProof/>
            <w:sz w:val="24"/>
            <w:szCs w:val="24"/>
          </w:rPr>
          <w:delText xml:space="preserve">John's </w:delText>
        </w:r>
      </w:del>
      <w:ins w:id="1589" w:author="Elizabeth Marks" w:date="2021-04-29T05:46:00Z">
        <w:r w:rsidR="000C3C07" w:rsidRPr="0089456A">
          <w:rPr>
            <w:rFonts w:ascii="Times New Roman" w:hAnsi="Times New Roman" w:cs="Times New Roman"/>
            <w:noProof/>
            <w:sz w:val="24"/>
            <w:szCs w:val="24"/>
          </w:rPr>
          <w:t>John</w:t>
        </w:r>
      </w:ins>
      <w:ins w:id="1590" w:author="Elizabeth Marks" w:date="2021-04-30T05:35:00Z">
        <w:r w:rsidR="006B569A">
          <w:rPr>
            <w:rFonts w:ascii="Times New Roman" w:hAnsi="Times New Roman" w:cs="Times New Roman"/>
            <w:noProof/>
            <w:sz w:val="24"/>
            <w:szCs w:val="24"/>
          </w:rPr>
          <w:t>’</w:t>
        </w:r>
      </w:ins>
      <w:ins w:id="1591" w:author="Elizabeth Marks" w:date="2021-04-29T05:46:00Z">
        <w:r w:rsidR="000C3C07" w:rsidRPr="0089456A">
          <w:rPr>
            <w:rFonts w:ascii="Times New Roman" w:hAnsi="Times New Roman" w:cs="Times New Roman"/>
            <w:noProof/>
            <w:sz w:val="24"/>
            <w:szCs w:val="24"/>
          </w:rPr>
          <w:t xml:space="preserve">s </w:t>
        </w:r>
      </w:ins>
      <w:r w:rsidRPr="0089456A">
        <w:rPr>
          <w:rFonts w:ascii="Times New Roman" w:hAnsi="Times New Roman" w:cs="Times New Roman"/>
          <w:noProof/>
          <w:sz w:val="24"/>
          <w:szCs w:val="24"/>
        </w:rPr>
        <w:t xml:space="preserve">refusal to be a </w:t>
      </w:r>
      <w:del w:id="1592" w:author="Elizabeth Marks" w:date="2021-04-29T05:46:00Z">
        <w:r w:rsidRPr="0089456A" w:rsidDel="000C3C07">
          <w:rPr>
            <w:rFonts w:ascii="Times New Roman" w:hAnsi="Times New Roman" w:cs="Times New Roman"/>
            <w:noProof/>
            <w:sz w:val="24"/>
            <w:szCs w:val="24"/>
          </w:rPr>
          <w:delText>"</w:delText>
        </w:r>
      </w:del>
      <w:ins w:id="1593" w:author="Elizabeth Marks" w:date="2021-04-30T05:35:00Z">
        <w:r w:rsidR="006B569A">
          <w:rPr>
            <w:rFonts w:ascii="Times New Roman" w:hAnsi="Times New Roman" w:cs="Times New Roman"/>
            <w:noProof/>
            <w:sz w:val="24"/>
            <w:szCs w:val="24"/>
          </w:rPr>
          <w:t>“</w:t>
        </w:r>
      </w:ins>
      <w:r w:rsidRPr="0089456A">
        <w:rPr>
          <w:rFonts w:ascii="Times New Roman" w:hAnsi="Times New Roman" w:cs="Times New Roman"/>
          <w:noProof/>
          <w:sz w:val="24"/>
          <w:szCs w:val="24"/>
        </w:rPr>
        <w:t>team player</w:t>
      </w:r>
      <w:del w:id="1594" w:author="Elizabeth Marks" w:date="2021-04-29T05:46:00Z">
        <w:r w:rsidRPr="0089456A" w:rsidDel="000C3C07">
          <w:rPr>
            <w:rFonts w:ascii="Times New Roman" w:hAnsi="Times New Roman" w:cs="Times New Roman"/>
            <w:noProof/>
            <w:sz w:val="24"/>
            <w:szCs w:val="24"/>
          </w:rPr>
          <w:delText xml:space="preserve">." </w:delText>
        </w:r>
      </w:del>
      <w:ins w:id="1595" w:author="Elizabeth Marks" w:date="2021-04-29T05:46:00Z">
        <w:r w:rsidR="000C3C07" w:rsidRPr="0089456A">
          <w:rPr>
            <w:rFonts w:ascii="Times New Roman" w:hAnsi="Times New Roman" w:cs="Times New Roman"/>
            <w:noProof/>
            <w:sz w:val="24"/>
            <w:szCs w:val="24"/>
          </w:rPr>
          <w:t>.</w:t>
        </w:r>
      </w:ins>
      <w:ins w:id="1596" w:author="Elizabeth Marks" w:date="2021-04-30T05:35:00Z">
        <w:r w:rsidR="006B569A">
          <w:rPr>
            <w:rFonts w:ascii="Times New Roman" w:hAnsi="Times New Roman" w:cs="Times New Roman"/>
            <w:noProof/>
            <w:sz w:val="24"/>
            <w:szCs w:val="24"/>
          </w:rPr>
          <w:t>”</w:t>
        </w:r>
      </w:ins>
      <w:ins w:id="1597" w:author="Elizabeth Marks" w:date="2021-04-29T05:46:00Z">
        <w:r w:rsidR="000C3C07" w:rsidRPr="0089456A">
          <w:rPr>
            <w:rFonts w:ascii="Times New Roman" w:hAnsi="Times New Roman" w:cs="Times New Roman"/>
            <w:noProof/>
            <w:sz w:val="24"/>
            <w:szCs w:val="24"/>
          </w:rPr>
          <w:t xml:space="preserve"> </w:t>
        </w:r>
      </w:ins>
      <w:r w:rsidRPr="0089456A">
        <w:rPr>
          <w:rFonts w:ascii="Times New Roman" w:hAnsi="Times New Roman" w:cs="Times New Roman"/>
          <w:noProof/>
          <w:sz w:val="24"/>
          <w:szCs w:val="24"/>
        </w:rPr>
        <w:t xml:space="preserve">He brings up how his coworkers will be put under more stress because of </w:t>
      </w:r>
      <w:del w:id="1598" w:author="Elizabeth Marks" w:date="2021-04-29T05:46:00Z">
        <w:r w:rsidRPr="0089456A" w:rsidDel="000C3C07">
          <w:rPr>
            <w:rFonts w:ascii="Times New Roman" w:hAnsi="Times New Roman" w:cs="Times New Roman"/>
            <w:noProof/>
            <w:sz w:val="24"/>
            <w:szCs w:val="24"/>
          </w:rPr>
          <w:delText xml:space="preserve">John's </w:delText>
        </w:r>
      </w:del>
      <w:ins w:id="1599" w:author="Elizabeth Marks" w:date="2021-04-29T05:46:00Z">
        <w:r w:rsidR="000C3C07" w:rsidRPr="0089456A">
          <w:rPr>
            <w:rFonts w:ascii="Times New Roman" w:hAnsi="Times New Roman" w:cs="Times New Roman"/>
            <w:noProof/>
            <w:sz w:val="24"/>
            <w:szCs w:val="24"/>
          </w:rPr>
          <w:t>John</w:t>
        </w:r>
      </w:ins>
      <w:ins w:id="1600" w:author="Elizabeth Marks" w:date="2021-04-30T05:35:00Z">
        <w:r w:rsidR="006B569A">
          <w:rPr>
            <w:rFonts w:ascii="Times New Roman" w:hAnsi="Times New Roman" w:cs="Times New Roman"/>
            <w:noProof/>
            <w:sz w:val="24"/>
            <w:szCs w:val="24"/>
          </w:rPr>
          <w:t>’</w:t>
        </w:r>
      </w:ins>
      <w:ins w:id="1601" w:author="Elizabeth Marks" w:date="2021-04-29T05:46:00Z">
        <w:r w:rsidR="000C3C07" w:rsidRPr="0089456A">
          <w:rPr>
            <w:rFonts w:ascii="Times New Roman" w:hAnsi="Times New Roman" w:cs="Times New Roman"/>
            <w:noProof/>
            <w:sz w:val="24"/>
            <w:szCs w:val="24"/>
          </w:rPr>
          <w:t xml:space="preserve">s </w:t>
        </w:r>
      </w:ins>
      <w:r w:rsidRPr="0089456A">
        <w:rPr>
          <w:rFonts w:ascii="Times New Roman" w:hAnsi="Times New Roman" w:cs="Times New Roman"/>
          <w:noProof/>
          <w:sz w:val="24"/>
          <w:szCs w:val="24"/>
        </w:rPr>
        <w:t>decision.</w:t>
      </w:r>
    </w:p>
    <w:p w14:paraId="1C30D68C" w14:textId="77777777" w:rsidR="00942A00" w:rsidRPr="0089456A" w:rsidRDefault="00942A00" w:rsidP="00942A00">
      <w:pPr>
        <w:pStyle w:val="ListParagraph"/>
        <w:spacing w:line="480" w:lineRule="auto"/>
        <w:ind w:left="3600" w:firstLine="720"/>
        <w:rPr>
          <w:rFonts w:ascii="Times New Roman" w:hAnsi="Times New Roman" w:cs="Times New Roman"/>
          <w:noProof/>
          <w:sz w:val="24"/>
          <w:szCs w:val="24"/>
        </w:rPr>
      </w:pPr>
      <w:r w:rsidRPr="0089456A">
        <w:rPr>
          <w:rFonts w:ascii="Times New Roman" w:hAnsi="Times New Roman" w:cs="Times New Roman"/>
          <w:noProof/>
          <w:sz w:val="24"/>
          <w:szCs w:val="24"/>
        </w:rPr>
        <w:t>----</w:t>
      </w:r>
    </w:p>
    <w:p w14:paraId="18A38477" w14:textId="296F1356" w:rsidR="00942A00" w:rsidRPr="0089456A" w:rsidRDefault="00942A00" w:rsidP="00942A00">
      <w:pPr>
        <w:pStyle w:val="ListParagraph"/>
        <w:spacing w:line="480" w:lineRule="auto"/>
        <w:rPr>
          <w:rFonts w:ascii="Times New Roman" w:hAnsi="Times New Roman" w:cs="Times New Roman"/>
          <w:noProof/>
          <w:sz w:val="24"/>
          <w:szCs w:val="24"/>
        </w:rPr>
      </w:pPr>
      <w:r w:rsidRPr="0089456A">
        <w:rPr>
          <w:rFonts w:ascii="Times New Roman" w:hAnsi="Times New Roman" w:cs="Times New Roman"/>
          <w:noProof/>
          <w:sz w:val="24"/>
          <w:szCs w:val="24"/>
        </w:rPr>
        <w:t xml:space="preserve">It is understandable for </w:t>
      </w:r>
      <w:del w:id="1602" w:author="Elizabeth Marks" w:date="2021-04-29T05:46:00Z">
        <w:r w:rsidRPr="0089456A" w:rsidDel="000C3C07">
          <w:rPr>
            <w:rFonts w:ascii="Times New Roman" w:hAnsi="Times New Roman" w:cs="Times New Roman"/>
            <w:noProof/>
            <w:sz w:val="24"/>
            <w:szCs w:val="24"/>
          </w:rPr>
          <w:delText>John</w:delText>
        </w:r>
        <w:r w:rsidR="00284CBD" w:rsidDel="000C3C07">
          <w:rPr>
            <w:rFonts w:ascii="Times New Roman" w:hAnsi="Times New Roman" w:cs="Times New Roman"/>
            <w:noProof/>
            <w:sz w:val="24"/>
            <w:szCs w:val="24"/>
          </w:rPr>
          <w:delText>'</w:delText>
        </w:r>
        <w:r w:rsidRPr="0089456A" w:rsidDel="000C3C07">
          <w:rPr>
            <w:rFonts w:ascii="Times New Roman" w:hAnsi="Times New Roman" w:cs="Times New Roman"/>
            <w:noProof/>
            <w:sz w:val="24"/>
            <w:szCs w:val="24"/>
          </w:rPr>
          <w:delText xml:space="preserve">s </w:delText>
        </w:r>
      </w:del>
      <w:ins w:id="1603" w:author="Elizabeth Marks" w:date="2021-04-29T05:46:00Z">
        <w:r w:rsidR="000C3C07" w:rsidRPr="0089456A">
          <w:rPr>
            <w:rFonts w:ascii="Times New Roman" w:hAnsi="Times New Roman" w:cs="Times New Roman"/>
            <w:noProof/>
            <w:sz w:val="24"/>
            <w:szCs w:val="24"/>
          </w:rPr>
          <w:t>John</w:t>
        </w:r>
      </w:ins>
      <w:ins w:id="1604" w:author="Elizabeth Marks" w:date="2021-04-30T05:35:00Z">
        <w:r w:rsidR="006B569A">
          <w:rPr>
            <w:rFonts w:ascii="Times New Roman" w:hAnsi="Times New Roman" w:cs="Times New Roman"/>
            <w:noProof/>
            <w:sz w:val="24"/>
            <w:szCs w:val="24"/>
          </w:rPr>
          <w:t>’</w:t>
        </w:r>
      </w:ins>
      <w:ins w:id="1605" w:author="Elizabeth Marks" w:date="2021-04-29T05:46:00Z">
        <w:r w:rsidR="000C3C07" w:rsidRPr="0089456A">
          <w:rPr>
            <w:rFonts w:ascii="Times New Roman" w:hAnsi="Times New Roman" w:cs="Times New Roman"/>
            <w:noProof/>
            <w:sz w:val="24"/>
            <w:szCs w:val="24"/>
          </w:rPr>
          <w:t xml:space="preserve">s </w:t>
        </w:r>
      </w:ins>
      <w:r w:rsidRPr="0089456A">
        <w:rPr>
          <w:rFonts w:ascii="Times New Roman" w:hAnsi="Times New Roman" w:cs="Times New Roman"/>
          <w:noProof/>
          <w:sz w:val="24"/>
          <w:szCs w:val="24"/>
        </w:rPr>
        <w:t>team lead to be outwardly upset with John for refusing to reschedule his time off.</w:t>
      </w:r>
    </w:p>
    <w:p w14:paraId="541D8745" w14:textId="77777777" w:rsidR="00942A00" w:rsidRPr="0089456A" w:rsidRDefault="00942A00" w:rsidP="00942A00">
      <w:pPr>
        <w:spacing w:line="480" w:lineRule="auto"/>
        <w:rPr>
          <w:rFonts w:ascii="Times New Roman" w:hAnsi="Times New Roman" w:cs="Times New Roman"/>
          <w:b/>
          <w:bCs/>
          <w:noProof/>
          <w:sz w:val="24"/>
          <w:szCs w:val="24"/>
        </w:rPr>
      </w:pPr>
      <w:r w:rsidRPr="0089456A">
        <w:rPr>
          <w:rFonts w:ascii="Times New Roman" w:hAnsi="Times New Roman" w:cs="Times New Roman"/>
          <w:b/>
          <w:bCs/>
          <w:noProof/>
          <w:sz w:val="24"/>
          <w:szCs w:val="24"/>
        </w:rPr>
        <w:t>Manipulation Check</w:t>
      </w:r>
    </w:p>
    <w:p w14:paraId="0BDB4B32" w14:textId="77777777" w:rsidR="00942A00" w:rsidRPr="0089456A" w:rsidRDefault="00942A00" w:rsidP="00942A00">
      <w:pPr>
        <w:pStyle w:val="ListParagraph"/>
        <w:numPr>
          <w:ilvl w:val="0"/>
          <w:numId w:val="2"/>
        </w:numPr>
        <w:spacing w:line="480" w:lineRule="auto"/>
        <w:rPr>
          <w:rFonts w:ascii="Times New Roman" w:hAnsi="Times New Roman" w:cs="Times New Roman"/>
          <w:noProof/>
          <w:sz w:val="24"/>
          <w:szCs w:val="24"/>
        </w:rPr>
      </w:pPr>
      <w:r w:rsidRPr="0089456A">
        <w:rPr>
          <w:rFonts w:ascii="Times New Roman" w:hAnsi="Times New Roman" w:cs="Times New Roman"/>
          <w:sz w:val="24"/>
          <w:szCs w:val="24"/>
          <w:shd w:val="clear" w:color="auto" w:fill="FFFFFF"/>
        </w:rPr>
        <w:t xml:space="preserve">From the description of CCM, I got the sense that they provide employees with considerable perks. (1 = </w:t>
      </w:r>
      <w:r w:rsidRPr="0089456A">
        <w:rPr>
          <w:rFonts w:ascii="Times New Roman" w:hAnsi="Times New Roman" w:cs="Times New Roman"/>
          <w:i/>
          <w:iCs/>
          <w:sz w:val="24"/>
          <w:szCs w:val="24"/>
          <w:shd w:val="clear" w:color="auto" w:fill="FFFFFF"/>
        </w:rPr>
        <w:t>Strongly Disagree</w:t>
      </w:r>
      <w:r w:rsidRPr="0089456A">
        <w:rPr>
          <w:rFonts w:ascii="Times New Roman" w:hAnsi="Times New Roman" w:cs="Times New Roman"/>
          <w:sz w:val="24"/>
          <w:szCs w:val="24"/>
          <w:shd w:val="clear" w:color="auto" w:fill="FFFFFF"/>
        </w:rPr>
        <w:t xml:space="preserve">, 7 = </w:t>
      </w:r>
      <w:r w:rsidRPr="0089456A">
        <w:rPr>
          <w:rFonts w:ascii="Times New Roman" w:hAnsi="Times New Roman" w:cs="Times New Roman"/>
          <w:i/>
          <w:iCs/>
          <w:sz w:val="24"/>
          <w:szCs w:val="24"/>
          <w:shd w:val="clear" w:color="auto" w:fill="FFFFFF"/>
        </w:rPr>
        <w:t>Strongly Agree</w:t>
      </w:r>
      <w:r w:rsidRPr="0089456A">
        <w:rPr>
          <w:rFonts w:ascii="Times New Roman" w:hAnsi="Times New Roman" w:cs="Times New Roman"/>
          <w:sz w:val="24"/>
          <w:szCs w:val="24"/>
          <w:shd w:val="clear" w:color="auto" w:fill="FFFFFF"/>
        </w:rPr>
        <w:t>)</w:t>
      </w:r>
    </w:p>
    <w:p w14:paraId="76E06A91" w14:textId="440D3C6B" w:rsidR="00942A00" w:rsidRPr="00AD7459" w:rsidRDefault="00942A00" w:rsidP="00942A00">
      <w:pPr>
        <w:pStyle w:val="ListParagraph"/>
        <w:numPr>
          <w:ilvl w:val="0"/>
          <w:numId w:val="2"/>
        </w:numPr>
        <w:spacing w:line="480" w:lineRule="auto"/>
        <w:rPr>
          <w:rFonts w:ascii="Times New Roman" w:hAnsi="Times New Roman" w:cs="Times New Roman"/>
          <w:noProof/>
          <w:sz w:val="24"/>
          <w:szCs w:val="24"/>
        </w:rPr>
      </w:pPr>
      <w:r w:rsidRPr="0089456A">
        <w:rPr>
          <w:rFonts w:ascii="Times New Roman" w:hAnsi="Times New Roman" w:cs="Times New Roman"/>
          <w:sz w:val="24"/>
          <w:szCs w:val="24"/>
          <w:shd w:val="clear" w:color="auto" w:fill="FFFFFF"/>
        </w:rPr>
        <w:t>Please briefly summarize your impression of CCM as a company.</w:t>
      </w:r>
    </w:p>
    <w:p w14:paraId="64B1F673" w14:textId="77777777" w:rsidR="00F815F2" w:rsidRDefault="00F815F2" w:rsidP="00AD7459">
      <w:pPr>
        <w:spacing w:line="480" w:lineRule="auto"/>
        <w:rPr>
          <w:rFonts w:ascii="Times New Roman" w:hAnsi="Times New Roman" w:cs="Times New Roman"/>
          <w:b/>
          <w:bCs/>
          <w:noProof/>
          <w:sz w:val="24"/>
          <w:szCs w:val="24"/>
        </w:rPr>
      </w:pPr>
    </w:p>
    <w:p w14:paraId="4AD3BD65" w14:textId="2F5B82B4" w:rsidR="00AD7459" w:rsidRPr="00AD7459" w:rsidRDefault="00AD7459" w:rsidP="00AD7459">
      <w:pPr>
        <w:spacing w:line="480" w:lineRule="auto"/>
        <w:rPr>
          <w:rFonts w:ascii="Times New Roman" w:hAnsi="Times New Roman" w:cs="Times New Roman"/>
          <w:b/>
          <w:bCs/>
          <w:noProof/>
          <w:sz w:val="24"/>
          <w:szCs w:val="24"/>
        </w:rPr>
      </w:pPr>
      <w:r>
        <w:rPr>
          <w:rFonts w:ascii="Times New Roman" w:hAnsi="Times New Roman" w:cs="Times New Roman"/>
          <w:b/>
          <w:bCs/>
          <w:noProof/>
          <w:sz w:val="24"/>
          <w:szCs w:val="24"/>
        </w:rPr>
        <w:lastRenderedPageBreak/>
        <w:t>Attention Check</w:t>
      </w:r>
    </w:p>
    <w:p w14:paraId="005DE486" w14:textId="26C49E93" w:rsidR="00AD7459" w:rsidRPr="0089456A" w:rsidRDefault="004A0DE1" w:rsidP="00AD7459">
      <w:pPr>
        <w:pStyle w:val="ListParagraph"/>
        <w:numPr>
          <w:ilvl w:val="0"/>
          <w:numId w:val="16"/>
        </w:numPr>
        <w:spacing w:line="480" w:lineRule="auto"/>
        <w:rPr>
          <w:rFonts w:ascii="Times New Roman" w:hAnsi="Times New Roman" w:cs="Times New Roman"/>
          <w:noProof/>
          <w:sz w:val="24"/>
          <w:szCs w:val="24"/>
        </w:rPr>
      </w:pPr>
      <w:r w:rsidRPr="004A0DE1">
        <w:rPr>
          <w:rFonts w:ascii="Times New Roman" w:hAnsi="Times New Roman" w:cs="Times New Roman"/>
          <w:sz w:val="24"/>
          <w:szCs w:val="24"/>
          <w:shd w:val="clear" w:color="auto" w:fill="FFFFFF"/>
        </w:rPr>
        <w:t>In this survey you read a short description of a software developer and their place of work. Please briefly write about what you remember from that short description that appeared that the start of the study.</w:t>
      </w:r>
      <w:r w:rsidR="00AD7459" w:rsidRPr="0089456A">
        <w:rPr>
          <w:rFonts w:ascii="Times New Roman" w:hAnsi="Times New Roman" w:cs="Times New Roman"/>
          <w:sz w:val="24"/>
          <w:szCs w:val="24"/>
          <w:shd w:val="clear" w:color="auto" w:fill="FFFFFF"/>
        </w:rPr>
        <w:t> </w:t>
      </w:r>
    </w:p>
    <w:p w14:paraId="2D1494AA" w14:textId="5CC37865" w:rsidR="00AD7459" w:rsidRPr="002E6667" w:rsidRDefault="002E6667" w:rsidP="00AD7459">
      <w:pPr>
        <w:pStyle w:val="ListParagraph"/>
        <w:numPr>
          <w:ilvl w:val="0"/>
          <w:numId w:val="16"/>
        </w:numPr>
        <w:spacing w:line="480" w:lineRule="auto"/>
        <w:rPr>
          <w:rFonts w:ascii="Times New Roman" w:hAnsi="Times New Roman" w:cs="Times New Roman"/>
          <w:noProof/>
          <w:sz w:val="24"/>
          <w:szCs w:val="24"/>
        </w:rPr>
      </w:pPr>
      <w:r w:rsidRPr="002E6667">
        <w:rPr>
          <w:rFonts w:ascii="Times New Roman" w:hAnsi="Times New Roman" w:cs="Times New Roman"/>
          <w:sz w:val="24"/>
          <w:szCs w:val="24"/>
          <w:shd w:val="clear" w:color="auto" w:fill="FFFFFF"/>
        </w:rPr>
        <w:t xml:space="preserve">What was the name of the employee that you read about at the start of the study? </w:t>
      </w:r>
      <w:r w:rsidR="004A0DE1" w:rsidRPr="0089456A">
        <w:rPr>
          <w:rFonts w:ascii="Times New Roman" w:hAnsi="Times New Roman" w:cs="Times New Roman"/>
          <w:sz w:val="24"/>
          <w:szCs w:val="24"/>
          <w:shd w:val="clear" w:color="auto" w:fill="FFFFFF"/>
        </w:rPr>
        <w:t>(</w:t>
      </w:r>
      <w:r>
        <w:rPr>
          <w:rFonts w:ascii="Times New Roman" w:hAnsi="Times New Roman" w:cs="Times New Roman"/>
          <w:i/>
          <w:iCs/>
          <w:sz w:val="24"/>
          <w:szCs w:val="24"/>
          <w:shd w:val="clear" w:color="auto" w:fill="FFFFFF"/>
        </w:rPr>
        <w:t>Jane, John, Mark, Mary</w:t>
      </w:r>
      <w:r w:rsidR="004A0DE1" w:rsidRPr="0089456A">
        <w:rPr>
          <w:rFonts w:ascii="Times New Roman" w:hAnsi="Times New Roman" w:cs="Times New Roman"/>
          <w:sz w:val="24"/>
          <w:szCs w:val="24"/>
          <w:shd w:val="clear" w:color="auto" w:fill="FFFFFF"/>
        </w:rPr>
        <w:t>)</w:t>
      </w:r>
    </w:p>
    <w:p w14:paraId="51EE92F5" w14:textId="4EEEE5EA" w:rsidR="002E6667" w:rsidRPr="00AD7459" w:rsidRDefault="00F345AC" w:rsidP="00AD7459">
      <w:pPr>
        <w:pStyle w:val="ListParagraph"/>
        <w:numPr>
          <w:ilvl w:val="0"/>
          <w:numId w:val="16"/>
        </w:numPr>
        <w:spacing w:line="480" w:lineRule="auto"/>
        <w:rPr>
          <w:rFonts w:ascii="Times New Roman" w:hAnsi="Times New Roman" w:cs="Times New Roman"/>
          <w:noProof/>
          <w:sz w:val="24"/>
          <w:szCs w:val="24"/>
        </w:rPr>
      </w:pPr>
      <w:r w:rsidRPr="00F345AC">
        <w:rPr>
          <w:rFonts w:ascii="Times New Roman" w:hAnsi="Times New Roman" w:cs="Times New Roman"/>
          <w:noProof/>
          <w:sz w:val="24"/>
          <w:szCs w:val="24"/>
        </w:rPr>
        <w:t>What was the name of the company you read about at the start of the study?</w:t>
      </w:r>
      <w:r>
        <w:rPr>
          <w:rFonts w:ascii="Times New Roman" w:hAnsi="Times New Roman" w:cs="Times New Roman"/>
          <w:noProof/>
          <w:sz w:val="24"/>
          <w:szCs w:val="24"/>
        </w:rPr>
        <w:t xml:space="preserve"> (</w:t>
      </w:r>
      <w:r>
        <w:rPr>
          <w:rFonts w:ascii="Times New Roman" w:hAnsi="Times New Roman" w:cs="Times New Roman"/>
          <w:i/>
          <w:iCs/>
          <w:noProof/>
          <w:sz w:val="24"/>
          <w:szCs w:val="24"/>
        </w:rPr>
        <w:t>CCM, GGC, AOM, SPS)</w:t>
      </w:r>
    </w:p>
    <w:p w14:paraId="2D3AA09B" w14:textId="1A48896C" w:rsidR="00924E24" w:rsidRDefault="00924E24">
      <w:pPr>
        <w:rPr>
          <w:rFonts w:ascii="Times New Roman" w:hAnsi="Times New Roman" w:cs="Times New Roman"/>
          <w:sz w:val="24"/>
          <w:szCs w:val="24"/>
        </w:rPr>
      </w:pPr>
    </w:p>
    <w:p w14:paraId="6BCCC06F" w14:textId="28FF581D" w:rsidR="00F815F2" w:rsidRDefault="00F815F2">
      <w:pPr>
        <w:rPr>
          <w:rFonts w:ascii="Times New Roman" w:hAnsi="Times New Roman" w:cs="Times New Roman"/>
          <w:sz w:val="24"/>
          <w:szCs w:val="24"/>
        </w:rPr>
      </w:pPr>
    </w:p>
    <w:p w14:paraId="66E418B0" w14:textId="57941511" w:rsidR="00F815F2" w:rsidRDefault="00F815F2">
      <w:pPr>
        <w:rPr>
          <w:rFonts w:ascii="Times New Roman" w:hAnsi="Times New Roman" w:cs="Times New Roman"/>
          <w:sz w:val="24"/>
          <w:szCs w:val="24"/>
        </w:rPr>
      </w:pPr>
    </w:p>
    <w:p w14:paraId="66F9140D" w14:textId="7C831F9E" w:rsidR="00F815F2" w:rsidRDefault="00F815F2">
      <w:pPr>
        <w:rPr>
          <w:rFonts w:ascii="Times New Roman" w:hAnsi="Times New Roman" w:cs="Times New Roman"/>
          <w:sz w:val="24"/>
          <w:szCs w:val="24"/>
        </w:rPr>
      </w:pPr>
    </w:p>
    <w:p w14:paraId="4D60FBFD" w14:textId="1CB00209" w:rsidR="00F815F2" w:rsidRDefault="00F815F2">
      <w:pPr>
        <w:rPr>
          <w:rFonts w:ascii="Times New Roman" w:hAnsi="Times New Roman" w:cs="Times New Roman"/>
          <w:sz w:val="24"/>
          <w:szCs w:val="24"/>
        </w:rPr>
      </w:pPr>
    </w:p>
    <w:p w14:paraId="274AE70B" w14:textId="7F8E4751" w:rsidR="00F815F2" w:rsidRDefault="00F815F2">
      <w:pPr>
        <w:rPr>
          <w:rFonts w:ascii="Times New Roman" w:hAnsi="Times New Roman" w:cs="Times New Roman"/>
          <w:sz w:val="24"/>
          <w:szCs w:val="24"/>
        </w:rPr>
      </w:pPr>
    </w:p>
    <w:p w14:paraId="1052E2B8" w14:textId="56D05CB9" w:rsidR="00F815F2" w:rsidRDefault="00F815F2">
      <w:pPr>
        <w:rPr>
          <w:rFonts w:ascii="Times New Roman" w:hAnsi="Times New Roman" w:cs="Times New Roman"/>
          <w:sz w:val="24"/>
          <w:szCs w:val="24"/>
        </w:rPr>
      </w:pPr>
    </w:p>
    <w:p w14:paraId="128201AC" w14:textId="2086DC82" w:rsidR="00F815F2" w:rsidRDefault="00F815F2">
      <w:pPr>
        <w:rPr>
          <w:rFonts w:ascii="Times New Roman" w:hAnsi="Times New Roman" w:cs="Times New Roman"/>
          <w:sz w:val="24"/>
          <w:szCs w:val="24"/>
        </w:rPr>
      </w:pPr>
    </w:p>
    <w:p w14:paraId="70C62377" w14:textId="7C4B8DEE" w:rsidR="00F815F2" w:rsidRDefault="00F815F2">
      <w:pPr>
        <w:rPr>
          <w:rFonts w:ascii="Times New Roman" w:hAnsi="Times New Roman" w:cs="Times New Roman"/>
          <w:sz w:val="24"/>
          <w:szCs w:val="24"/>
        </w:rPr>
      </w:pPr>
    </w:p>
    <w:p w14:paraId="7990CD7B" w14:textId="4327E8C9" w:rsidR="00F815F2" w:rsidRDefault="00F815F2">
      <w:pPr>
        <w:rPr>
          <w:rFonts w:ascii="Times New Roman" w:hAnsi="Times New Roman" w:cs="Times New Roman"/>
          <w:sz w:val="24"/>
          <w:szCs w:val="24"/>
        </w:rPr>
      </w:pPr>
    </w:p>
    <w:p w14:paraId="6D1A3FA8" w14:textId="23090BAA" w:rsidR="00F815F2" w:rsidRDefault="00F815F2">
      <w:pPr>
        <w:rPr>
          <w:rFonts w:ascii="Times New Roman" w:hAnsi="Times New Roman" w:cs="Times New Roman"/>
          <w:sz w:val="24"/>
          <w:szCs w:val="24"/>
        </w:rPr>
      </w:pPr>
    </w:p>
    <w:p w14:paraId="2D114782" w14:textId="0AF11C66" w:rsidR="00F815F2" w:rsidRDefault="00F815F2">
      <w:pPr>
        <w:rPr>
          <w:rFonts w:ascii="Times New Roman" w:hAnsi="Times New Roman" w:cs="Times New Roman"/>
          <w:sz w:val="24"/>
          <w:szCs w:val="24"/>
        </w:rPr>
      </w:pPr>
    </w:p>
    <w:p w14:paraId="5EDB242F" w14:textId="18080295" w:rsidR="00F815F2" w:rsidRDefault="00F815F2">
      <w:pPr>
        <w:rPr>
          <w:rFonts w:ascii="Times New Roman" w:hAnsi="Times New Roman" w:cs="Times New Roman"/>
          <w:sz w:val="24"/>
          <w:szCs w:val="24"/>
        </w:rPr>
      </w:pPr>
    </w:p>
    <w:p w14:paraId="0657CA00" w14:textId="70ED1A7E" w:rsidR="00F815F2" w:rsidRDefault="00F815F2">
      <w:pPr>
        <w:rPr>
          <w:rFonts w:ascii="Times New Roman" w:hAnsi="Times New Roman" w:cs="Times New Roman"/>
          <w:sz w:val="24"/>
          <w:szCs w:val="24"/>
        </w:rPr>
      </w:pPr>
    </w:p>
    <w:p w14:paraId="531E5254" w14:textId="4D493269" w:rsidR="00F815F2" w:rsidRDefault="00F815F2">
      <w:pPr>
        <w:rPr>
          <w:rFonts w:ascii="Times New Roman" w:hAnsi="Times New Roman" w:cs="Times New Roman"/>
          <w:sz w:val="24"/>
          <w:szCs w:val="24"/>
        </w:rPr>
      </w:pPr>
    </w:p>
    <w:p w14:paraId="0C1FD471" w14:textId="3C25B4EA" w:rsidR="00F815F2" w:rsidRDefault="00F815F2">
      <w:pPr>
        <w:rPr>
          <w:rFonts w:ascii="Times New Roman" w:hAnsi="Times New Roman" w:cs="Times New Roman"/>
          <w:sz w:val="24"/>
          <w:szCs w:val="24"/>
        </w:rPr>
      </w:pPr>
    </w:p>
    <w:p w14:paraId="0D9A41E3" w14:textId="71DE62E0" w:rsidR="00F815F2" w:rsidRDefault="00F815F2">
      <w:pPr>
        <w:rPr>
          <w:rFonts w:ascii="Times New Roman" w:hAnsi="Times New Roman" w:cs="Times New Roman"/>
          <w:sz w:val="24"/>
          <w:szCs w:val="24"/>
        </w:rPr>
      </w:pPr>
    </w:p>
    <w:p w14:paraId="75F67218" w14:textId="77777777" w:rsidR="00F815F2" w:rsidRPr="0089456A" w:rsidRDefault="00F815F2">
      <w:pPr>
        <w:rPr>
          <w:rFonts w:ascii="Times New Roman" w:hAnsi="Times New Roman" w:cs="Times New Roman"/>
          <w:sz w:val="24"/>
          <w:szCs w:val="24"/>
        </w:rPr>
      </w:pPr>
    </w:p>
    <w:p w14:paraId="1F52E0C8" w14:textId="5DCE5772" w:rsidR="00EC1E1C" w:rsidRPr="0089456A" w:rsidRDefault="00EC1E1C" w:rsidP="00EC1E1C">
      <w:pPr>
        <w:spacing w:line="480" w:lineRule="auto"/>
        <w:jc w:val="center"/>
        <w:rPr>
          <w:rFonts w:ascii="Times New Roman" w:hAnsi="Times New Roman" w:cs="Times New Roman"/>
          <w:b/>
          <w:bCs/>
          <w:noProof/>
          <w:sz w:val="24"/>
          <w:szCs w:val="24"/>
        </w:rPr>
      </w:pPr>
      <w:r w:rsidRPr="0089456A">
        <w:rPr>
          <w:rFonts w:ascii="Times New Roman" w:hAnsi="Times New Roman" w:cs="Times New Roman"/>
          <w:b/>
          <w:bCs/>
          <w:noProof/>
          <w:sz w:val="24"/>
          <w:szCs w:val="24"/>
        </w:rPr>
        <w:lastRenderedPageBreak/>
        <w:t>Appendix C</w:t>
      </w:r>
    </w:p>
    <w:p w14:paraId="49861054" w14:textId="3AFDFB0E" w:rsidR="00EC1E1C" w:rsidRPr="0089456A" w:rsidRDefault="00EC1E1C" w:rsidP="00EC1E1C">
      <w:pPr>
        <w:spacing w:line="480" w:lineRule="auto"/>
        <w:jc w:val="center"/>
        <w:rPr>
          <w:rFonts w:ascii="Times New Roman" w:hAnsi="Times New Roman" w:cs="Times New Roman"/>
          <w:b/>
          <w:bCs/>
          <w:noProof/>
          <w:sz w:val="24"/>
          <w:szCs w:val="24"/>
        </w:rPr>
      </w:pPr>
      <w:r w:rsidRPr="0089456A">
        <w:rPr>
          <w:rFonts w:ascii="Times New Roman" w:hAnsi="Times New Roman" w:cs="Times New Roman"/>
          <w:b/>
          <w:bCs/>
          <w:noProof/>
          <w:sz w:val="24"/>
          <w:szCs w:val="24"/>
        </w:rPr>
        <w:t xml:space="preserve">Measures for </w:t>
      </w:r>
      <w:r w:rsidR="00FD583E" w:rsidRPr="0089456A">
        <w:rPr>
          <w:rFonts w:ascii="Times New Roman" w:hAnsi="Times New Roman" w:cs="Times New Roman"/>
          <w:b/>
          <w:bCs/>
          <w:noProof/>
          <w:sz w:val="24"/>
          <w:szCs w:val="24"/>
        </w:rPr>
        <w:t>Exploratory Perceptions of CCM and Attitudes Towards John</w:t>
      </w:r>
    </w:p>
    <w:p w14:paraId="423BBF87" w14:textId="6FC16022" w:rsidR="007003E5" w:rsidRPr="0089456A" w:rsidRDefault="007003E5" w:rsidP="007003E5">
      <w:pPr>
        <w:spacing w:line="480" w:lineRule="auto"/>
        <w:rPr>
          <w:rFonts w:ascii="Times New Roman" w:hAnsi="Times New Roman" w:cs="Times New Roman"/>
          <w:b/>
          <w:bCs/>
          <w:noProof/>
          <w:sz w:val="24"/>
          <w:szCs w:val="24"/>
        </w:rPr>
      </w:pPr>
      <w:r w:rsidRPr="0089456A">
        <w:rPr>
          <w:rFonts w:ascii="Times New Roman" w:hAnsi="Times New Roman" w:cs="Times New Roman"/>
          <w:b/>
          <w:bCs/>
          <w:noProof/>
          <w:sz w:val="24"/>
          <w:szCs w:val="24"/>
        </w:rPr>
        <w:t>Likelihood that John is Expected to Volunteer for Extra Work</w:t>
      </w:r>
    </w:p>
    <w:p w14:paraId="092F74F7" w14:textId="7B565B39" w:rsidR="007003E5" w:rsidRPr="0089456A" w:rsidRDefault="007003E5" w:rsidP="007003E5">
      <w:pPr>
        <w:spacing w:line="480" w:lineRule="auto"/>
        <w:rPr>
          <w:rFonts w:ascii="Times New Roman" w:hAnsi="Times New Roman" w:cs="Times New Roman"/>
          <w:sz w:val="24"/>
          <w:szCs w:val="24"/>
          <w:shd w:val="clear" w:color="auto" w:fill="FFFFFF"/>
        </w:rPr>
      </w:pPr>
      <w:r w:rsidRPr="0089456A">
        <w:rPr>
          <w:rFonts w:ascii="Times New Roman" w:hAnsi="Times New Roman" w:cs="Times New Roman"/>
          <w:sz w:val="24"/>
          <w:szCs w:val="24"/>
          <w:shd w:val="clear" w:color="auto" w:fill="FFFFFF"/>
        </w:rPr>
        <w:t xml:space="preserve">(1 = </w:t>
      </w:r>
      <w:r w:rsidRPr="0089456A">
        <w:rPr>
          <w:rFonts w:ascii="Times New Roman" w:hAnsi="Times New Roman" w:cs="Times New Roman"/>
          <w:i/>
          <w:iCs/>
          <w:sz w:val="24"/>
          <w:szCs w:val="24"/>
          <w:shd w:val="clear" w:color="auto" w:fill="FFFFFF"/>
        </w:rPr>
        <w:t>Strongly Disagree</w:t>
      </w:r>
      <w:r w:rsidRPr="0089456A">
        <w:rPr>
          <w:rFonts w:ascii="Times New Roman" w:hAnsi="Times New Roman" w:cs="Times New Roman"/>
          <w:sz w:val="24"/>
          <w:szCs w:val="24"/>
          <w:shd w:val="clear" w:color="auto" w:fill="FFFFFF"/>
        </w:rPr>
        <w:t xml:space="preserve">, 7 = </w:t>
      </w:r>
      <w:r w:rsidRPr="0089456A">
        <w:rPr>
          <w:rFonts w:ascii="Times New Roman" w:hAnsi="Times New Roman" w:cs="Times New Roman"/>
          <w:i/>
          <w:iCs/>
          <w:sz w:val="24"/>
          <w:szCs w:val="24"/>
          <w:shd w:val="clear" w:color="auto" w:fill="FFFFFF"/>
        </w:rPr>
        <w:t>Strongly Agree</w:t>
      </w:r>
      <w:r w:rsidRPr="0089456A">
        <w:rPr>
          <w:rFonts w:ascii="Times New Roman" w:hAnsi="Times New Roman" w:cs="Times New Roman"/>
          <w:sz w:val="24"/>
          <w:szCs w:val="24"/>
          <w:shd w:val="clear" w:color="auto" w:fill="FFFFFF"/>
        </w:rPr>
        <w:t>)</w:t>
      </w:r>
    </w:p>
    <w:p w14:paraId="3AF685E7" w14:textId="7BA90BD1" w:rsidR="00343642" w:rsidRPr="0089456A" w:rsidRDefault="00343642" w:rsidP="007003E5">
      <w:pPr>
        <w:spacing w:line="480" w:lineRule="auto"/>
        <w:rPr>
          <w:rFonts w:ascii="Times New Roman" w:hAnsi="Times New Roman" w:cs="Times New Roman"/>
          <w:sz w:val="24"/>
          <w:szCs w:val="24"/>
          <w:shd w:val="clear" w:color="auto" w:fill="FFFFFF"/>
        </w:rPr>
      </w:pPr>
      <w:r w:rsidRPr="0089456A">
        <w:rPr>
          <w:rFonts w:ascii="Times New Roman" w:hAnsi="Times New Roman" w:cs="Times New Roman"/>
          <w:sz w:val="24"/>
          <w:szCs w:val="24"/>
          <w:shd w:val="clear" w:color="auto" w:fill="FFFFFF"/>
        </w:rPr>
        <w:t xml:space="preserve">Please indicate how reasonable you think </w:t>
      </w:r>
      <w:del w:id="1606" w:author="Elizabeth Marks" w:date="2021-04-29T05:46:00Z">
        <w:r w:rsidRPr="0089456A" w:rsidDel="000C3C07">
          <w:rPr>
            <w:rFonts w:ascii="Times New Roman" w:hAnsi="Times New Roman" w:cs="Times New Roman"/>
            <w:sz w:val="24"/>
            <w:szCs w:val="24"/>
            <w:shd w:val="clear" w:color="auto" w:fill="FFFFFF"/>
          </w:rPr>
          <w:delText>CCM</w:delText>
        </w:r>
        <w:r w:rsidR="00284CBD" w:rsidDel="000C3C07">
          <w:rPr>
            <w:rFonts w:ascii="Times New Roman" w:hAnsi="Times New Roman" w:cs="Times New Roman"/>
            <w:sz w:val="24"/>
            <w:szCs w:val="24"/>
            <w:shd w:val="clear" w:color="auto" w:fill="FFFFFF"/>
          </w:rPr>
          <w:delText>'</w:delText>
        </w:r>
        <w:r w:rsidRPr="0089456A" w:rsidDel="000C3C07">
          <w:rPr>
            <w:rFonts w:ascii="Times New Roman" w:hAnsi="Times New Roman" w:cs="Times New Roman"/>
            <w:sz w:val="24"/>
            <w:szCs w:val="24"/>
            <w:shd w:val="clear" w:color="auto" w:fill="FFFFFF"/>
          </w:rPr>
          <w:delText xml:space="preserve">s </w:delText>
        </w:r>
      </w:del>
      <w:ins w:id="1607" w:author="Elizabeth Marks" w:date="2021-04-29T05:46:00Z">
        <w:r w:rsidR="000C3C07" w:rsidRPr="0089456A">
          <w:rPr>
            <w:rFonts w:ascii="Times New Roman" w:hAnsi="Times New Roman" w:cs="Times New Roman"/>
            <w:sz w:val="24"/>
            <w:szCs w:val="24"/>
            <w:shd w:val="clear" w:color="auto" w:fill="FFFFFF"/>
          </w:rPr>
          <w:t>CCM</w:t>
        </w:r>
      </w:ins>
      <w:ins w:id="1608" w:author="Elizabeth Marks" w:date="2021-04-30T05:35:00Z">
        <w:r w:rsidR="006B569A">
          <w:rPr>
            <w:rFonts w:ascii="Times New Roman" w:hAnsi="Times New Roman" w:cs="Times New Roman"/>
            <w:sz w:val="24"/>
            <w:szCs w:val="24"/>
            <w:shd w:val="clear" w:color="auto" w:fill="FFFFFF"/>
          </w:rPr>
          <w:t>’</w:t>
        </w:r>
      </w:ins>
      <w:ins w:id="1609" w:author="Elizabeth Marks" w:date="2021-04-29T05:46:00Z">
        <w:r w:rsidR="000C3C07" w:rsidRPr="0089456A">
          <w:rPr>
            <w:rFonts w:ascii="Times New Roman" w:hAnsi="Times New Roman" w:cs="Times New Roman"/>
            <w:sz w:val="24"/>
            <w:szCs w:val="24"/>
            <w:shd w:val="clear" w:color="auto" w:fill="FFFFFF"/>
          </w:rPr>
          <w:t xml:space="preserve">s </w:t>
        </w:r>
      </w:ins>
      <w:r w:rsidRPr="0089456A">
        <w:rPr>
          <w:rFonts w:ascii="Times New Roman" w:hAnsi="Times New Roman" w:cs="Times New Roman"/>
          <w:sz w:val="24"/>
          <w:szCs w:val="24"/>
          <w:shd w:val="clear" w:color="auto" w:fill="FFFFFF"/>
        </w:rPr>
        <w:t>actions are in the following contexts.</w:t>
      </w:r>
    </w:p>
    <w:p w14:paraId="2EAAC1C4" w14:textId="24D79747" w:rsidR="00343642" w:rsidRPr="0089456A" w:rsidRDefault="00C22633" w:rsidP="009740D1">
      <w:pPr>
        <w:pStyle w:val="ListParagraph"/>
        <w:numPr>
          <w:ilvl w:val="0"/>
          <w:numId w:val="8"/>
        </w:numPr>
        <w:spacing w:line="480" w:lineRule="auto"/>
        <w:rPr>
          <w:rFonts w:ascii="Times New Roman" w:hAnsi="Times New Roman" w:cs="Times New Roman"/>
          <w:noProof/>
          <w:sz w:val="24"/>
          <w:szCs w:val="24"/>
        </w:rPr>
      </w:pPr>
      <w:r w:rsidRPr="0089456A">
        <w:rPr>
          <w:rFonts w:ascii="Times New Roman" w:hAnsi="Times New Roman" w:cs="Times New Roman"/>
          <w:noProof/>
          <w:sz w:val="24"/>
          <w:szCs w:val="24"/>
        </w:rPr>
        <w:t xml:space="preserve">John has a project that needs to be completed by Monday, and </w:t>
      </w:r>
      <w:del w:id="1610" w:author="Elizabeth Marks" w:date="2021-04-29T05:46:00Z">
        <w:r w:rsidRPr="0089456A" w:rsidDel="000C3C07">
          <w:rPr>
            <w:rFonts w:ascii="Times New Roman" w:hAnsi="Times New Roman" w:cs="Times New Roman"/>
            <w:noProof/>
            <w:sz w:val="24"/>
            <w:szCs w:val="24"/>
          </w:rPr>
          <w:delText xml:space="preserve">it's </w:delText>
        </w:r>
      </w:del>
      <w:ins w:id="1611" w:author="Elizabeth Marks" w:date="2021-04-29T05:46:00Z">
        <w:r w:rsidR="000C3C07" w:rsidRPr="0089456A">
          <w:rPr>
            <w:rFonts w:ascii="Times New Roman" w:hAnsi="Times New Roman" w:cs="Times New Roman"/>
            <w:noProof/>
            <w:sz w:val="24"/>
            <w:szCs w:val="24"/>
          </w:rPr>
          <w:t>it</w:t>
        </w:r>
      </w:ins>
      <w:ins w:id="1612" w:author="Elizabeth Marks" w:date="2021-04-30T05:35:00Z">
        <w:r w:rsidR="006B569A">
          <w:rPr>
            <w:rFonts w:ascii="Times New Roman" w:hAnsi="Times New Roman" w:cs="Times New Roman"/>
            <w:noProof/>
            <w:sz w:val="24"/>
            <w:szCs w:val="24"/>
          </w:rPr>
          <w:t>’</w:t>
        </w:r>
      </w:ins>
      <w:ins w:id="1613" w:author="Elizabeth Marks" w:date="2021-04-29T05:46:00Z">
        <w:r w:rsidR="000C3C07" w:rsidRPr="0089456A">
          <w:rPr>
            <w:rFonts w:ascii="Times New Roman" w:hAnsi="Times New Roman" w:cs="Times New Roman"/>
            <w:noProof/>
            <w:sz w:val="24"/>
            <w:szCs w:val="24"/>
          </w:rPr>
          <w:t xml:space="preserve">s </w:t>
        </w:r>
      </w:ins>
      <w:r w:rsidRPr="0089456A">
        <w:rPr>
          <w:rFonts w:ascii="Times New Roman" w:hAnsi="Times New Roman" w:cs="Times New Roman"/>
          <w:noProof/>
          <w:sz w:val="24"/>
          <w:szCs w:val="24"/>
        </w:rPr>
        <w:t>Friday. To get the job done on time, he will need to work through the weekend. He mentions this to his manager, who simply reminds him of how important this project is and says to do whatever he needs to do.</w:t>
      </w:r>
    </w:p>
    <w:p w14:paraId="0068EB43" w14:textId="77777777" w:rsidR="007003E5" w:rsidRPr="0089456A" w:rsidRDefault="007003E5" w:rsidP="007003E5">
      <w:pPr>
        <w:pStyle w:val="ListParagraph"/>
        <w:spacing w:line="480" w:lineRule="auto"/>
        <w:ind w:left="3600" w:firstLine="720"/>
        <w:rPr>
          <w:rFonts w:ascii="Times New Roman" w:hAnsi="Times New Roman" w:cs="Times New Roman"/>
          <w:noProof/>
          <w:sz w:val="24"/>
          <w:szCs w:val="24"/>
        </w:rPr>
      </w:pPr>
      <w:r w:rsidRPr="0089456A">
        <w:rPr>
          <w:rFonts w:ascii="Times New Roman" w:hAnsi="Times New Roman" w:cs="Times New Roman"/>
          <w:noProof/>
          <w:sz w:val="24"/>
          <w:szCs w:val="24"/>
        </w:rPr>
        <w:t>----</w:t>
      </w:r>
    </w:p>
    <w:p w14:paraId="259BBAF8" w14:textId="2B47A6B6" w:rsidR="009740D1" w:rsidRPr="0089456A" w:rsidRDefault="009740D1" w:rsidP="009740D1">
      <w:pPr>
        <w:pStyle w:val="ListParagraph"/>
        <w:spacing w:line="480" w:lineRule="auto"/>
        <w:rPr>
          <w:rFonts w:ascii="Times New Roman" w:hAnsi="Times New Roman" w:cs="Times New Roman"/>
          <w:noProof/>
          <w:sz w:val="24"/>
          <w:szCs w:val="24"/>
        </w:rPr>
      </w:pPr>
      <w:r w:rsidRPr="0089456A">
        <w:rPr>
          <w:rFonts w:ascii="Times New Roman" w:hAnsi="Times New Roman" w:cs="Times New Roman"/>
          <w:noProof/>
          <w:sz w:val="24"/>
          <w:szCs w:val="24"/>
        </w:rPr>
        <w:t xml:space="preserve">It is fair that </w:t>
      </w:r>
      <w:del w:id="1614" w:author="Elizabeth Marks" w:date="2021-04-29T05:46:00Z">
        <w:r w:rsidRPr="0089456A" w:rsidDel="000C3C07">
          <w:rPr>
            <w:rFonts w:ascii="Times New Roman" w:hAnsi="Times New Roman" w:cs="Times New Roman"/>
            <w:noProof/>
            <w:sz w:val="24"/>
            <w:szCs w:val="24"/>
          </w:rPr>
          <w:delText>John</w:delText>
        </w:r>
        <w:r w:rsidR="00284CBD" w:rsidDel="000C3C07">
          <w:rPr>
            <w:rFonts w:ascii="Times New Roman" w:hAnsi="Times New Roman" w:cs="Times New Roman"/>
            <w:noProof/>
            <w:sz w:val="24"/>
            <w:szCs w:val="24"/>
          </w:rPr>
          <w:delText>'</w:delText>
        </w:r>
        <w:r w:rsidRPr="0089456A" w:rsidDel="000C3C07">
          <w:rPr>
            <w:rFonts w:ascii="Times New Roman" w:hAnsi="Times New Roman" w:cs="Times New Roman"/>
            <w:noProof/>
            <w:sz w:val="24"/>
            <w:szCs w:val="24"/>
          </w:rPr>
          <w:delText xml:space="preserve">s </w:delText>
        </w:r>
      </w:del>
      <w:ins w:id="1615" w:author="Elizabeth Marks" w:date="2021-04-29T05:46:00Z">
        <w:r w:rsidR="000C3C07" w:rsidRPr="0089456A">
          <w:rPr>
            <w:rFonts w:ascii="Times New Roman" w:hAnsi="Times New Roman" w:cs="Times New Roman"/>
            <w:noProof/>
            <w:sz w:val="24"/>
            <w:szCs w:val="24"/>
          </w:rPr>
          <w:t>John</w:t>
        </w:r>
      </w:ins>
      <w:ins w:id="1616" w:author="Elizabeth Marks" w:date="2021-04-30T05:35:00Z">
        <w:r w:rsidR="006B569A">
          <w:rPr>
            <w:rFonts w:ascii="Times New Roman" w:hAnsi="Times New Roman" w:cs="Times New Roman"/>
            <w:noProof/>
            <w:sz w:val="24"/>
            <w:szCs w:val="24"/>
          </w:rPr>
          <w:t>’</w:t>
        </w:r>
      </w:ins>
      <w:ins w:id="1617" w:author="Elizabeth Marks" w:date="2021-04-29T05:46:00Z">
        <w:r w:rsidR="000C3C07" w:rsidRPr="0089456A">
          <w:rPr>
            <w:rFonts w:ascii="Times New Roman" w:hAnsi="Times New Roman" w:cs="Times New Roman"/>
            <w:noProof/>
            <w:sz w:val="24"/>
            <w:szCs w:val="24"/>
          </w:rPr>
          <w:t xml:space="preserve">s </w:t>
        </w:r>
      </w:ins>
      <w:r w:rsidRPr="0089456A">
        <w:rPr>
          <w:rFonts w:ascii="Times New Roman" w:hAnsi="Times New Roman" w:cs="Times New Roman"/>
          <w:noProof/>
          <w:sz w:val="24"/>
          <w:szCs w:val="24"/>
        </w:rPr>
        <w:t>manager expects him to work through the weekend for no extra pay to get his project done on time.</w:t>
      </w:r>
    </w:p>
    <w:p w14:paraId="02923D6B" w14:textId="282E21AD" w:rsidR="009740D1" w:rsidRPr="0089456A" w:rsidRDefault="009740D1" w:rsidP="007003E5">
      <w:pPr>
        <w:pStyle w:val="ListParagraph"/>
        <w:numPr>
          <w:ilvl w:val="0"/>
          <w:numId w:val="8"/>
        </w:numPr>
        <w:spacing w:line="480" w:lineRule="auto"/>
        <w:rPr>
          <w:rFonts w:ascii="Times New Roman" w:hAnsi="Times New Roman" w:cs="Times New Roman"/>
          <w:noProof/>
          <w:sz w:val="24"/>
          <w:szCs w:val="24"/>
        </w:rPr>
      </w:pPr>
      <w:r w:rsidRPr="0089456A">
        <w:rPr>
          <w:rFonts w:ascii="Times New Roman" w:hAnsi="Times New Roman" w:cs="Times New Roman"/>
          <w:noProof/>
          <w:sz w:val="24"/>
          <w:szCs w:val="24"/>
        </w:rPr>
        <w:t xml:space="preserve">John finds himself needing to work more than 40 hours a week to keep up with his workload despite being an employee of average skill and time management. He goes to his manager to discuss how he feels that he is working more hours than he is compensated for. In response, his manager suggested a few techniques for getting more efficient and tells John that </w:t>
      </w:r>
      <w:del w:id="1618" w:author="Elizabeth Marks" w:date="2021-04-29T05:46:00Z">
        <w:r w:rsidRPr="0089456A" w:rsidDel="000C3C07">
          <w:rPr>
            <w:rFonts w:ascii="Times New Roman" w:hAnsi="Times New Roman" w:cs="Times New Roman"/>
            <w:noProof/>
            <w:sz w:val="24"/>
            <w:szCs w:val="24"/>
          </w:rPr>
          <w:delText xml:space="preserve">it's </w:delText>
        </w:r>
      </w:del>
      <w:ins w:id="1619" w:author="Elizabeth Marks" w:date="2021-04-29T05:46:00Z">
        <w:r w:rsidR="000C3C07" w:rsidRPr="0089456A">
          <w:rPr>
            <w:rFonts w:ascii="Times New Roman" w:hAnsi="Times New Roman" w:cs="Times New Roman"/>
            <w:noProof/>
            <w:sz w:val="24"/>
            <w:szCs w:val="24"/>
          </w:rPr>
          <w:t>it</w:t>
        </w:r>
      </w:ins>
      <w:ins w:id="1620" w:author="Elizabeth Marks" w:date="2021-04-30T05:35:00Z">
        <w:r w:rsidR="006B569A">
          <w:rPr>
            <w:rFonts w:ascii="Times New Roman" w:hAnsi="Times New Roman" w:cs="Times New Roman"/>
            <w:noProof/>
            <w:sz w:val="24"/>
            <w:szCs w:val="24"/>
          </w:rPr>
          <w:t>’</w:t>
        </w:r>
      </w:ins>
      <w:ins w:id="1621" w:author="Elizabeth Marks" w:date="2021-04-29T05:46:00Z">
        <w:r w:rsidR="000C3C07" w:rsidRPr="0089456A">
          <w:rPr>
            <w:rFonts w:ascii="Times New Roman" w:hAnsi="Times New Roman" w:cs="Times New Roman"/>
            <w:noProof/>
            <w:sz w:val="24"/>
            <w:szCs w:val="24"/>
          </w:rPr>
          <w:t xml:space="preserve">s </w:t>
        </w:r>
      </w:ins>
      <w:r w:rsidRPr="0089456A">
        <w:rPr>
          <w:rFonts w:ascii="Times New Roman" w:hAnsi="Times New Roman" w:cs="Times New Roman"/>
          <w:noProof/>
          <w:sz w:val="24"/>
          <w:szCs w:val="24"/>
        </w:rPr>
        <w:t xml:space="preserve">up to him to get the work done in however long it takes him. </w:t>
      </w:r>
    </w:p>
    <w:p w14:paraId="49B6C615" w14:textId="77777777" w:rsidR="007003E5" w:rsidRPr="0089456A" w:rsidRDefault="007003E5" w:rsidP="007003E5">
      <w:pPr>
        <w:pStyle w:val="ListParagraph"/>
        <w:spacing w:line="480" w:lineRule="auto"/>
        <w:ind w:left="3600" w:firstLine="720"/>
        <w:rPr>
          <w:rFonts w:ascii="Times New Roman" w:hAnsi="Times New Roman" w:cs="Times New Roman"/>
          <w:noProof/>
          <w:sz w:val="24"/>
          <w:szCs w:val="24"/>
        </w:rPr>
      </w:pPr>
      <w:r w:rsidRPr="0089456A">
        <w:rPr>
          <w:rFonts w:ascii="Times New Roman" w:hAnsi="Times New Roman" w:cs="Times New Roman"/>
          <w:noProof/>
          <w:sz w:val="24"/>
          <w:szCs w:val="24"/>
        </w:rPr>
        <w:t>----</w:t>
      </w:r>
    </w:p>
    <w:p w14:paraId="7DCD143B" w14:textId="77777777" w:rsidR="009740D1" w:rsidRPr="0089456A" w:rsidRDefault="009740D1" w:rsidP="009740D1">
      <w:pPr>
        <w:pStyle w:val="ListParagraph"/>
        <w:spacing w:line="480" w:lineRule="auto"/>
        <w:rPr>
          <w:rFonts w:ascii="Times New Roman" w:hAnsi="Times New Roman" w:cs="Times New Roman"/>
          <w:noProof/>
          <w:sz w:val="24"/>
          <w:szCs w:val="24"/>
        </w:rPr>
      </w:pPr>
      <w:r w:rsidRPr="0089456A">
        <w:rPr>
          <w:rFonts w:ascii="Times New Roman" w:hAnsi="Times New Roman" w:cs="Times New Roman"/>
          <w:noProof/>
          <w:sz w:val="24"/>
          <w:szCs w:val="24"/>
        </w:rPr>
        <w:t>It is reasonable that John is expected to work over 40 hours if he is unable to get his work done quickly enough.</w:t>
      </w:r>
    </w:p>
    <w:p w14:paraId="3F2FD382" w14:textId="77777777" w:rsidR="0008327E" w:rsidRPr="0089456A" w:rsidRDefault="0008327E" w:rsidP="00065D7E">
      <w:pPr>
        <w:spacing w:line="480" w:lineRule="auto"/>
        <w:rPr>
          <w:rFonts w:ascii="Times New Roman" w:hAnsi="Times New Roman" w:cs="Times New Roman"/>
          <w:b/>
          <w:bCs/>
          <w:noProof/>
          <w:sz w:val="24"/>
          <w:szCs w:val="24"/>
        </w:rPr>
      </w:pPr>
    </w:p>
    <w:p w14:paraId="5A4348AE" w14:textId="26140386" w:rsidR="00065D7E" w:rsidRPr="0089456A" w:rsidRDefault="00EC1016" w:rsidP="00065D7E">
      <w:pPr>
        <w:spacing w:line="480" w:lineRule="auto"/>
        <w:rPr>
          <w:rFonts w:ascii="Times New Roman" w:hAnsi="Times New Roman" w:cs="Times New Roman"/>
          <w:b/>
          <w:bCs/>
          <w:noProof/>
          <w:sz w:val="24"/>
          <w:szCs w:val="24"/>
        </w:rPr>
      </w:pPr>
      <w:r w:rsidRPr="0089456A">
        <w:rPr>
          <w:rFonts w:ascii="Times New Roman" w:hAnsi="Times New Roman" w:cs="Times New Roman"/>
          <w:b/>
          <w:bCs/>
          <w:noProof/>
          <w:sz w:val="24"/>
          <w:szCs w:val="24"/>
        </w:rPr>
        <w:lastRenderedPageBreak/>
        <w:t>Belief that W</w:t>
      </w:r>
      <w:r w:rsidR="00065D7E" w:rsidRPr="0089456A">
        <w:rPr>
          <w:rFonts w:ascii="Times New Roman" w:hAnsi="Times New Roman" w:cs="Times New Roman"/>
          <w:b/>
          <w:bCs/>
          <w:noProof/>
          <w:sz w:val="24"/>
          <w:szCs w:val="24"/>
        </w:rPr>
        <w:t xml:space="preserve">ork </w:t>
      </w:r>
      <w:r w:rsidRPr="0089456A">
        <w:rPr>
          <w:rFonts w:ascii="Times New Roman" w:hAnsi="Times New Roman" w:cs="Times New Roman"/>
          <w:b/>
          <w:bCs/>
          <w:noProof/>
          <w:sz w:val="24"/>
          <w:szCs w:val="24"/>
        </w:rPr>
        <w:t xml:space="preserve">at CCM </w:t>
      </w:r>
      <w:r w:rsidR="00065D7E" w:rsidRPr="0089456A">
        <w:rPr>
          <w:rFonts w:ascii="Times New Roman" w:hAnsi="Times New Roman" w:cs="Times New Roman"/>
          <w:b/>
          <w:bCs/>
          <w:noProof/>
          <w:sz w:val="24"/>
          <w:szCs w:val="24"/>
        </w:rPr>
        <w:t xml:space="preserve">is a </w:t>
      </w:r>
      <w:r w:rsidR="0008327E" w:rsidRPr="0089456A">
        <w:rPr>
          <w:rFonts w:ascii="Times New Roman" w:hAnsi="Times New Roman" w:cs="Times New Roman"/>
          <w:b/>
          <w:bCs/>
          <w:noProof/>
          <w:sz w:val="24"/>
          <w:szCs w:val="24"/>
        </w:rPr>
        <w:t>R</w:t>
      </w:r>
      <w:r w:rsidR="00065D7E" w:rsidRPr="0089456A">
        <w:rPr>
          <w:rFonts w:ascii="Times New Roman" w:hAnsi="Times New Roman" w:cs="Times New Roman"/>
          <w:b/>
          <w:bCs/>
          <w:noProof/>
          <w:sz w:val="24"/>
          <w:szCs w:val="24"/>
        </w:rPr>
        <w:t xml:space="preserve">eward in and of </w:t>
      </w:r>
      <w:r w:rsidR="0008327E" w:rsidRPr="0089456A">
        <w:rPr>
          <w:rFonts w:ascii="Times New Roman" w:hAnsi="Times New Roman" w:cs="Times New Roman"/>
          <w:b/>
          <w:bCs/>
          <w:noProof/>
          <w:sz w:val="24"/>
          <w:szCs w:val="24"/>
        </w:rPr>
        <w:t>I</w:t>
      </w:r>
      <w:r w:rsidR="00065D7E" w:rsidRPr="0089456A">
        <w:rPr>
          <w:rFonts w:ascii="Times New Roman" w:hAnsi="Times New Roman" w:cs="Times New Roman"/>
          <w:b/>
          <w:bCs/>
          <w:noProof/>
          <w:sz w:val="24"/>
          <w:szCs w:val="24"/>
        </w:rPr>
        <w:t>tself</w:t>
      </w:r>
    </w:p>
    <w:p w14:paraId="624815DF" w14:textId="77777777" w:rsidR="00065D7E" w:rsidRPr="0089456A" w:rsidRDefault="00065D7E" w:rsidP="00065D7E">
      <w:pPr>
        <w:spacing w:line="480" w:lineRule="auto"/>
        <w:rPr>
          <w:rFonts w:ascii="Times New Roman" w:hAnsi="Times New Roman" w:cs="Times New Roman"/>
          <w:sz w:val="24"/>
          <w:szCs w:val="24"/>
          <w:shd w:val="clear" w:color="auto" w:fill="FFFFFF"/>
        </w:rPr>
      </w:pPr>
      <w:r w:rsidRPr="0089456A">
        <w:rPr>
          <w:rFonts w:ascii="Times New Roman" w:hAnsi="Times New Roman" w:cs="Times New Roman"/>
          <w:sz w:val="24"/>
          <w:szCs w:val="24"/>
          <w:shd w:val="clear" w:color="auto" w:fill="FFFFFF"/>
        </w:rPr>
        <w:t xml:space="preserve">(1 = </w:t>
      </w:r>
      <w:r w:rsidRPr="0089456A">
        <w:rPr>
          <w:rFonts w:ascii="Times New Roman" w:hAnsi="Times New Roman" w:cs="Times New Roman"/>
          <w:i/>
          <w:iCs/>
          <w:sz w:val="24"/>
          <w:szCs w:val="24"/>
          <w:shd w:val="clear" w:color="auto" w:fill="FFFFFF"/>
        </w:rPr>
        <w:t>Strongly Disagree</w:t>
      </w:r>
      <w:r w:rsidRPr="0089456A">
        <w:rPr>
          <w:rFonts w:ascii="Times New Roman" w:hAnsi="Times New Roman" w:cs="Times New Roman"/>
          <w:sz w:val="24"/>
          <w:szCs w:val="24"/>
          <w:shd w:val="clear" w:color="auto" w:fill="FFFFFF"/>
        </w:rPr>
        <w:t xml:space="preserve">, 7 = </w:t>
      </w:r>
      <w:r w:rsidRPr="0089456A">
        <w:rPr>
          <w:rFonts w:ascii="Times New Roman" w:hAnsi="Times New Roman" w:cs="Times New Roman"/>
          <w:i/>
          <w:iCs/>
          <w:sz w:val="24"/>
          <w:szCs w:val="24"/>
          <w:shd w:val="clear" w:color="auto" w:fill="FFFFFF"/>
        </w:rPr>
        <w:t>Strongly Agree</w:t>
      </w:r>
      <w:r w:rsidRPr="0089456A">
        <w:rPr>
          <w:rFonts w:ascii="Times New Roman" w:hAnsi="Times New Roman" w:cs="Times New Roman"/>
          <w:sz w:val="24"/>
          <w:szCs w:val="24"/>
          <w:shd w:val="clear" w:color="auto" w:fill="FFFFFF"/>
        </w:rPr>
        <w:t>)</w:t>
      </w:r>
    </w:p>
    <w:p w14:paraId="027C03FA" w14:textId="198C74DD" w:rsidR="00065D7E" w:rsidRPr="0089456A" w:rsidRDefault="00E7747B" w:rsidP="00065D7E">
      <w:pPr>
        <w:spacing w:line="480" w:lineRule="auto"/>
        <w:rPr>
          <w:rFonts w:ascii="Times New Roman" w:hAnsi="Times New Roman" w:cs="Times New Roman"/>
          <w:sz w:val="24"/>
          <w:szCs w:val="24"/>
          <w:shd w:val="clear" w:color="auto" w:fill="FFFFFF"/>
        </w:rPr>
      </w:pPr>
      <w:r w:rsidRPr="0089456A">
        <w:rPr>
          <w:rFonts w:ascii="Times New Roman" w:hAnsi="Times New Roman" w:cs="Times New Roman"/>
          <w:sz w:val="24"/>
          <w:szCs w:val="24"/>
          <w:shd w:val="clear" w:color="auto" w:fill="FFFFFF"/>
        </w:rPr>
        <w:t>Please answer the following questions using the response options provided.</w:t>
      </w:r>
    </w:p>
    <w:p w14:paraId="6AB139E0" w14:textId="732A8920" w:rsidR="00065D7E" w:rsidRPr="0089456A" w:rsidRDefault="00E7747B" w:rsidP="00065D7E">
      <w:pPr>
        <w:pStyle w:val="ListParagraph"/>
        <w:numPr>
          <w:ilvl w:val="0"/>
          <w:numId w:val="9"/>
        </w:numPr>
        <w:spacing w:line="480" w:lineRule="auto"/>
        <w:rPr>
          <w:rFonts w:ascii="Times New Roman" w:hAnsi="Times New Roman" w:cs="Times New Roman"/>
          <w:noProof/>
          <w:sz w:val="24"/>
          <w:szCs w:val="24"/>
        </w:rPr>
      </w:pPr>
      <w:del w:id="1622" w:author="Elizabeth Marks" w:date="2021-04-29T05:46:00Z">
        <w:r w:rsidRPr="0089456A" w:rsidDel="000C3C07">
          <w:rPr>
            <w:rFonts w:ascii="Times New Roman" w:hAnsi="Times New Roman" w:cs="Times New Roman"/>
            <w:noProof/>
            <w:sz w:val="24"/>
            <w:szCs w:val="24"/>
          </w:rPr>
          <w:delText>John</w:delText>
        </w:r>
        <w:r w:rsidR="00284CBD" w:rsidDel="000C3C07">
          <w:rPr>
            <w:rFonts w:ascii="Times New Roman" w:hAnsi="Times New Roman" w:cs="Times New Roman"/>
            <w:noProof/>
            <w:sz w:val="24"/>
            <w:szCs w:val="24"/>
          </w:rPr>
          <w:delText>'</w:delText>
        </w:r>
        <w:r w:rsidRPr="0089456A" w:rsidDel="000C3C07">
          <w:rPr>
            <w:rFonts w:ascii="Times New Roman" w:hAnsi="Times New Roman" w:cs="Times New Roman"/>
            <w:noProof/>
            <w:sz w:val="24"/>
            <w:szCs w:val="24"/>
          </w:rPr>
          <w:delText xml:space="preserve">s </w:delText>
        </w:r>
      </w:del>
      <w:ins w:id="1623" w:author="Elizabeth Marks" w:date="2021-04-29T05:46:00Z">
        <w:r w:rsidR="000C3C07" w:rsidRPr="0089456A">
          <w:rPr>
            <w:rFonts w:ascii="Times New Roman" w:hAnsi="Times New Roman" w:cs="Times New Roman"/>
            <w:noProof/>
            <w:sz w:val="24"/>
            <w:szCs w:val="24"/>
          </w:rPr>
          <w:t>John</w:t>
        </w:r>
      </w:ins>
      <w:ins w:id="1624" w:author="Elizabeth Marks" w:date="2021-04-30T05:35:00Z">
        <w:r w:rsidR="006B569A">
          <w:rPr>
            <w:rFonts w:ascii="Times New Roman" w:hAnsi="Times New Roman" w:cs="Times New Roman"/>
            <w:noProof/>
            <w:sz w:val="24"/>
            <w:szCs w:val="24"/>
          </w:rPr>
          <w:t>’</w:t>
        </w:r>
      </w:ins>
      <w:ins w:id="1625" w:author="Elizabeth Marks" w:date="2021-04-29T05:46:00Z">
        <w:r w:rsidR="000C3C07" w:rsidRPr="0089456A">
          <w:rPr>
            <w:rFonts w:ascii="Times New Roman" w:hAnsi="Times New Roman" w:cs="Times New Roman"/>
            <w:noProof/>
            <w:sz w:val="24"/>
            <w:szCs w:val="24"/>
          </w:rPr>
          <w:t xml:space="preserve">s </w:t>
        </w:r>
      </w:ins>
      <w:r w:rsidRPr="0089456A">
        <w:rPr>
          <w:rFonts w:ascii="Times New Roman" w:hAnsi="Times New Roman" w:cs="Times New Roman"/>
          <w:noProof/>
          <w:sz w:val="24"/>
          <w:szCs w:val="24"/>
        </w:rPr>
        <w:t>enjoyment of his work acts as handsome compensation at CCM.</w:t>
      </w:r>
    </w:p>
    <w:p w14:paraId="04898B4E" w14:textId="366E98CE" w:rsidR="00E7747B" w:rsidRPr="0089456A" w:rsidRDefault="0008327E" w:rsidP="00065D7E">
      <w:pPr>
        <w:pStyle w:val="ListParagraph"/>
        <w:numPr>
          <w:ilvl w:val="0"/>
          <w:numId w:val="9"/>
        </w:numPr>
        <w:spacing w:line="480" w:lineRule="auto"/>
        <w:rPr>
          <w:rFonts w:ascii="Times New Roman" w:hAnsi="Times New Roman" w:cs="Times New Roman"/>
          <w:noProof/>
          <w:sz w:val="24"/>
          <w:szCs w:val="24"/>
        </w:rPr>
      </w:pPr>
      <w:r w:rsidRPr="0089456A">
        <w:rPr>
          <w:rFonts w:ascii="Times New Roman" w:hAnsi="Times New Roman" w:cs="Times New Roman"/>
          <w:noProof/>
          <w:sz w:val="24"/>
          <w:szCs w:val="24"/>
        </w:rPr>
        <w:t>CCM is providing John with opportunities to enjoy his work.</w:t>
      </w:r>
    </w:p>
    <w:p w14:paraId="1DF85F0C" w14:textId="53E42BBF" w:rsidR="0008327E" w:rsidRPr="0089456A" w:rsidRDefault="00EC1016" w:rsidP="0008327E">
      <w:pPr>
        <w:spacing w:line="480" w:lineRule="auto"/>
        <w:rPr>
          <w:rFonts w:ascii="Times New Roman" w:hAnsi="Times New Roman" w:cs="Times New Roman"/>
          <w:b/>
          <w:bCs/>
          <w:noProof/>
          <w:sz w:val="24"/>
          <w:szCs w:val="24"/>
        </w:rPr>
      </w:pPr>
      <w:r w:rsidRPr="0089456A">
        <w:rPr>
          <w:rFonts w:ascii="Times New Roman" w:hAnsi="Times New Roman" w:cs="Times New Roman"/>
          <w:b/>
          <w:bCs/>
          <w:noProof/>
          <w:sz w:val="24"/>
          <w:szCs w:val="24"/>
        </w:rPr>
        <w:t xml:space="preserve">Belief that </w:t>
      </w:r>
      <w:r w:rsidR="0008327E" w:rsidRPr="0089456A">
        <w:rPr>
          <w:rFonts w:ascii="Times New Roman" w:hAnsi="Times New Roman" w:cs="Times New Roman"/>
          <w:b/>
          <w:bCs/>
          <w:noProof/>
          <w:sz w:val="24"/>
          <w:szCs w:val="24"/>
        </w:rPr>
        <w:t xml:space="preserve">CCM </w:t>
      </w:r>
      <w:r w:rsidRPr="0089456A">
        <w:rPr>
          <w:rFonts w:ascii="Times New Roman" w:hAnsi="Times New Roman" w:cs="Times New Roman"/>
          <w:b/>
          <w:bCs/>
          <w:noProof/>
          <w:sz w:val="24"/>
          <w:szCs w:val="24"/>
        </w:rPr>
        <w:t>Cares about its Employees Well Being</w:t>
      </w:r>
    </w:p>
    <w:p w14:paraId="5C63212E" w14:textId="77777777" w:rsidR="0008327E" w:rsidRPr="0089456A" w:rsidRDefault="0008327E" w:rsidP="0008327E">
      <w:pPr>
        <w:spacing w:line="480" w:lineRule="auto"/>
        <w:rPr>
          <w:rFonts w:ascii="Times New Roman" w:hAnsi="Times New Roman" w:cs="Times New Roman"/>
          <w:sz w:val="24"/>
          <w:szCs w:val="24"/>
          <w:shd w:val="clear" w:color="auto" w:fill="FFFFFF"/>
        </w:rPr>
      </w:pPr>
      <w:r w:rsidRPr="0089456A">
        <w:rPr>
          <w:rFonts w:ascii="Times New Roman" w:hAnsi="Times New Roman" w:cs="Times New Roman"/>
          <w:sz w:val="24"/>
          <w:szCs w:val="24"/>
          <w:shd w:val="clear" w:color="auto" w:fill="FFFFFF"/>
        </w:rPr>
        <w:t xml:space="preserve">(1 = </w:t>
      </w:r>
      <w:r w:rsidRPr="0089456A">
        <w:rPr>
          <w:rFonts w:ascii="Times New Roman" w:hAnsi="Times New Roman" w:cs="Times New Roman"/>
          <w:i/>
          <w:iCs/>
          <w:sz w:val="24"/>
          <w:szCs w:val="24"/>
          <w:shd w:val="clear" w:color="auto" w:fill="FFFFFF"/>
        </w:rPr>
        <w:t>Strongly Disagree</w:t>
      </w:r>
      <w:r w:rsidRPr="0089456A">
        <w:rPr>
          <w:rFonts w:ascii="Times New Roman" w:hAnsi="Times New Roman" w:cs="Times New Roman"/>
          <w:sz w:val="24"/>
          <w:szCs w:val="24"/>
          <w:shd w:val="clear" w:color="auto" w:fill="FFFFFF"/>
        </w:rPr>
        <w:t xml:space="preserve">, 7 = </w:t>
      </w:r>
      <w:r w:rsidRPr="0089456A">
        <w:rPr>
          <w:rFonts w:ascii="Times New Roman" w:hAnsi="Times New Roman" w:cs="Times New Roman"/>
          <w:i/>
          <w:iCs/>
          <w:sz w:val="24"/>
          <w:szCs w:val="24"/>
          <w:shd w:val="clear" w:color="auto" w:fill="FFFFFF"/>
        </w:rPr>
        <w:t>Strongly Agree</w:t>
      </w:r>
      <w:r w:rsidRPr="0089456A">
        <w:rPr>
          <w:rFonts w:ascii="Times New Roman" w:hAnsi="Times New Roman" w:cs="Times New Roman"/>
          <w:sz w:val="24"/>
          <w:szCs w:val="24"/>
          <w:shd w:val="clear" w:color="auto" w:fill="FFFFFF"/>
        </w:rPr>
        <w:t>)</w:t>
      </w:r>
    </w:p>
    <w:p w14:paraId="61FCC909" w14:textId="77777777" w:rsidR="0008327E" w:rsidRPr="0089456A" w:rsidRDefault="0008327E" w:rsidP="0008327E">
      <w:pPr>
        <w:spacing w:line="480" w:lineRule="auto"/>
        <w:rPr>
          <w:rFonts w:ascii="Times New Roman" w:hAnsi="Times New Roman" w:cs="Times New Roman"/>
          <w:sz w:val="24"/>
          <w:szCs w:val="24"/>
          <w:shd w:val="clear" w:color="auto" w:fill="FFFFFF"/>
        </w:rPr>
      </w:pPr>
      <w:r w:rsidRPr="0089456A">
        <w:rPr>
          <w:rFonts w:ascii="Times New Roman" w:hAnsi="Times New Roman" w:cs="Times New Roman"/>
          <w:sz w:val="24"/>
          <w:szCs w:val="24"/>
          <w:shd w:val="clear" w:color="auto" w:fill="FFFFFF"/>
        </w:rPr>
        <w:t>Please answer the following questions using the response options provided.</w:t>
      </w:r>
    </w:p>
    <w:p w14:paraId="39B94A9E" w14:textId="1BF74D4E" w:rsidR="0008327E" w:rsidRPr="0089456A" w:rsidRDefault="00EC1016" w:rsidP="0008327E">
      <w:pPr>
        <w:pStyle w:val="ListParagraph"/>
        <w:numPr>
          <w:ilvl w:val="0"/>
          <w:numId w:val="10"/>
        </w:numPr>
        <w:spacing w:line="480" w:lineRule="auto"/>
        <w:rPr>
          <w:rFonts w:ascii="Times New Roman" w:hAnsi="Times New Roman" w:cs="Times New Roman"/>
          <w:noProof/>
          <w:sz w:val="24"/>
          <w:szCs w:val="24"/>
        </w:rPr>
      </w:pPr>
      <w:r w:rsidRPr="0089456A">
        <w:rPr>
          <w:rFonts w:ascii="Times New Roman" w:hAnsi="Times New Roman" w:cs="Times New Roman"/>
          <w:noProof/>
          <w:sz w:val="24"/>
          <w:szCs w:val="24"/>
        </w:rPr>
        <w:t xml:space="preserve">CCM seems like an organization that values </w:t>
      </w:r>
      <w:del w:id="1626" w:author="Elizabeth Marks" w:date="2021-04-29T05:46:00Z">
        <w:r w:rsidRPr="0089456A" w:rsidDel="000C3C07">
          <w:rPr>
            <w:rFonts w:ascii="Times New Roman" w:hAnsi="Times New Roman" w:cs="Times New Roman"/>
            <w:noProof/>
            <w:sz w:val="24"/>
            <w:szCs w:val="24"/>
          </w:rPr>
          <w:delText>John</w:delText>
        </w:r>
        <w:r w:rsidR="00284CBD" w:rsidDel="000C3C07">
          <w:rPr>
            <w:rFonts w:ascii="Times New Roman" w:hAnsi="Times New Roman" w:cs="Times New Roman"/>
            <w:noProof/>
            <w:sz w:val="24"/>
            <w:szCs w:val="24"/>
          </w:rPr>
          <w:delText>'</w:delText>
        </w:r>
        <w:r w:rsidRPr="0089456A" w:rsidDel="000C3C07">
          <w:rPr>
            <w:rFonts w:ascii="Times New Roman" w:hAnsi="Times New Roman" w:cs="Times New Roman"/>
            <w:noProof/>
            <w:sz w:val="24"/>
            <w:szCs w:val="24"/>
          </w:rPr>
          <w:delText xml:space="preserve">s </w:delText>
        </w:r>
      </w:del>
      <w:ins w:id="1627" w:author="Elizabeth Marks" w:date="2021-04-29T05:46:00Z">
        <w:r w:rsidR="000C3C07" w:rsidRPr="0089456A">
          <w:rPr>
            <w:rFonts w:ascii="Times New Roman" w:hAnsi="Times New Roman" w:cs="Times New Roman"/>
            <w:noProof/>
            <w:sz w:val="24"/>
            <w:szCs w:val="24"/>
          </w:rPr>
          <w:t>John</w:t>
        </w:r>
      </w:ins>
      <w:ins w:id="1628" w:author="Elizabeth Marks" w:date="2021-04-30T05:35:00Z">
        <w:r w:rsidR="006B569A">
          <w:rPr>
            <w:rFonts w:ascii="Times New Roman" w:hAnsi="Times New Roman" w:cs="Times New Roman"/>
            <w:noProof/>
            <w:sz w:val="24"/>
            <w:szCs w:val="24"/>
          </w:rPr>
          <w:t>’</w:t>
        </w:r>
      </w:ins>
      <w:ins w:id="1629" w:author="Elizabeth Marks" w:date="2021-04-29T05:46:00Z">
        <w:r w:rsidR="000C3C07" w:rsidRPr="0089456A">
          <w:rPr>
            <w:rFonts w:ascii="Times New Roman" w:hAnsi="Times New Roman" w:cs="Times New Roman"/>
            <w:noProof/>
            <w:sz w:val="24"/>
            <w:szCs w:val="24"/>
          </w:rPr>
          <w:t xml:space="preserve">s </w:t>
        </w:r>
      </w:ins>
      <w:r w:rsidRPr="0089456A">
        <w:rPr>
          <w:rFonts w:ascii="Times New Roman" w:hAnsi="Times New Roman" w:cs="Times New Roman"/>
          <w:noProof/>
          <w:sz w:val="24"/>
          <w:szCs w:val="24"/>
        </w:rPr>
        <w:t>well</w:t>
      </w:r>
      <w:del w:id="1630" w:author="Elizabeth Marks" w:date="2021-04-30T05:26:00Z">
        <w:r w:rsidRPr="0089456A" w:rsidDel="006B569A">
          <w:rPr>
            <w:rFonts w:ascii="Times New Roman" w:hAnsi="Times New Roman" w:cs="Times New Roman"/>
            <w:noProof/>
            <w:sz w:val="24"/>
            <w:szCs w:val="24"/>
          </w:rPr>
          <w:delText>-</w:delText>
        </w:r>
      </w:del>
      <w:r w:rsidRPr="0089456A">
        <w:rPr>
          <w:rFonts w:ascii="Times New Roman" w:hAnsi="Times New Roman" w:cs="Times New Roman"/>
          <w:noProof/>
          <w:sz w:val="24"/>
          <w:szCs w:val="24"/>
        </w:rPr>
        <w:t>being</w:t>
      </w:r>
      <w:r w:rsidR="005C00FA" w:rsidRPr="0089456A">
        <w:rPr>
          <w:rFonts w:ascii="Times New Roman" w:hAnsi="Times New Roman" w:cs="Times New Roman"/>
          <w:noProof/>
          <w:sz w:val="24"/>
          <w:szCs w:val="24"/>
        </w:rPr>
        <w:t>.</w:t>
      </w:r>
    </w:p>
    <w:p w14:paraId="263252E9" w14:textId="480E0BA5" w:rsidR="00EC1016" w:rsidRPr="0089456A" w:rsidRDefault="00EC1016" w:rsidP="00EC1016">
      <w:pPr>
        <w:spacing w:line="480" w:lineRule="auto"/>
        <w:rPr>
          <w:rFonts w:ascii="Times New Roman" w:hAnsi="Times New Roman" w:cs="Times New Roman"/>
          <w:b/>
          <w:bCs/>
          <w:noProof/>
          <w:sz w:val="24"/>
          <w:szCs w:val="24"/>
        </w:rPr>
      </w:pPr>
      <w:r w:rsidRPr="0089456A">
        <w:rPr>
          <w:rFonts w:ascii="Times New Roman" w:hAnsi="Times New Roman" w:cs="Times New Roman"/>
          <w:b/>
          <w:bCs/>
          <w:noProof/>
          <w:sz w:val="24"/>
          <w:szCs w:val="24"/>
        </w:rPr>
        <w:t>Belief that CCM is a Fun Place to Work</w:t>
      </w:r>
    </w:p>
    <w:p w14:paraId="73A382F1" w14:textId="77777777" w:rsidR="00EC1016" w:rsidRPr="0089456A" w:rsidRDefault="00EC1016" w:rsidP="00EC1016">
      <w:pPr>
        <w:spacing w:line="480" w:lineRule="auto"/>
        <w:rPr>
          <w:rFonts w:ascii="Times New Roman" w:hAnsi="Times New Roman" w:cs="Times New Roman"/>
          <w:sz w:val="24"/>
          <w:szCs w:val="24"/>
          <w:shd w:val="clear" w:color="auto" w:fill="FFFFFF"/>
        </w:rPr>
      </w:pPr>
      <w:r w:rsidRPr="0089456A">
        <w:rPr>
          <w:rFonts w:ascii="Times New Roman" w:hAnsi="Times New Roman" w:cs="Times New Roman"/>
          <w:sz w:val="24"/>
          <w:szCs w:val="24"/>
          <w:shd w:val="clear" w:color="auto" w:fill="FFFFFF"/>
        </w:rPr>
        <w:t xml:space="preserve">(1 = </w:t>
      </w:r>
      <w:r w:rsidRPr="0089456A">
        <w:rPr>
          <w:rFonts w:ascii="Times New Roman" w:hAnsi="Times New Roman" w:cs="Times New Roman"/>
          <w:i/>
          <w:iCs/>
          <w:sz w:val="24"/>
          <w:szCs w:val="24"/>
          <w:shd w:val="clear" w:color="auto" w:fill="FFFFFF"/>
        </w:rPr>
        <w:t>Strongly Disagree</w:t>
      </w:r>
      <w:r w:rsidRPr="0089456A">
        <w:rPr>
          <w:rFonts w:ascii="Times New Roman" w:hAnsi="Times New Roman" w:cs="Times New Roman"/>
          <w:sz w:val="24"/>
          <w:szCs w:val="24"/>
          <w:shd w:val="clear" w:color="auto" w:fill="FFFFFF"/>
        </w:rPr>
        <w:t xml:space="preserve">, 7 = </w:t>
      </w:r>
      <w:r w:rsidRPr="0089456A">
        <w:rPr>
          <w:rFonts w:ascii="Times New Roman" w:hAnsi="Times New Roman" w:cs="Times New Roman"/>
          <w:i/>
          <w:iCs/>
          <w:sz w:val="24"/>
          <w:szCs w:val="24"/>
          <w:shd w:val="clear" w:color="auto" w:fill="FFFFFF"/>
        </w:rPr>
        <w:t>Strongly Agree</w:t>
      </w:r>
      <w:r w:rsidRPr="0089456A">
        <w:rPr>
          <w:rFonts w:ascii="Times New Roman" w:hAnsi="Times New Roman" w:cs="Times New Roman"/>
          <w:sz w:val="24"/>
          <w:szCs w:val="24"/>
          <w:shd w:val="clear" w:color="auto" w:fill="FFFFFF"/>
        </w:rPr>
        <w:t>)</w:t>
      </w:r>
    </w:p>
    <w:p w14:paraId="62E350A2" w14:textId="77777777" w:rsidR="00EC1016" w:rsidRPr="0089456A" w:rsidRDefault="00EC1016" w:rsidP="00EC1016">
      <w:pPr>
        <w:spacing w:line="480" w:lineRule="auto"/>
        <w:rPr>
          <w:rFonts w:ascii="Times New Roman" w:hAnsi="Times New Roman" w:cs="Times New Roman"/>
          <w:sz w:val="24"/>
          <w:szCs w:val="24"/>
          <w:shd w:val="clear" w:color="auto" w:fill="FFFFFF"/>
        </w:rPr>
      </w:pPr>
      <w:r w:rsidRPr="0089456A">
        <w:rPr>
          <w:rFonts w:ascii="Times New Roman" w:hAnsi="Times New Roman" w:cs="Times New Roman"/>
          <w:sz w:val="24"/>
          <w:szCs w:val="24"/>
          <w:shd w:val="clear" w:color="auto" w:fill="FFFFFF"/>
        </w:rPr>
        <w:t>Please answer the following questions using the response options provided.</w:t>
      </w:r>
    </w:p>
    <w:p w14:paraId="45994512" w14:textId="37DEAD4D" w:rsidR="00EC1016" w:rsidRPr="0089456A" w:rsidRDefault="005C00FA" w:rsidP="00EC1016">
      <w:pPr>
        <w:pStyle w:val="ListParagraph"/>
        <w:numPr>
          <w:ilvl w:val="0"/>
          <w:numId w:val="11"/>
        </w:numPr>
        <w:spacing w:line="480" w:lineRule="auto"/>
        <w:rPr>
          <w:rFonts w:ascii="Times New Roman" w:hAnsi="Times New Roman" w:cs="Times New Roman"/>
          <w:noProof/>
          <w:sz w:val="24"/>
          <w:szCs w:val="24"/>
        </w:rPr>
      </w:pPr>
      <w:r w:rsidRPr="0089456A">
        <w:rPr>
          <w:rFonts w:ascii="Times New Roman" w:hAnsi="Times New Roman" w:cs="Times New Roman"/>
          <w:noProof/>
          <w:sz w:val="24"/>
          <w:szCs w:val="24"/>
        </w:rPr>
        <w:t>CCM seems like a fun place to work.</w:t>
      </w:r>
    </w:p>
    <w:p w14:paraId="22C0CC96" w14:textId="3256C3C3" w:rsidR="005C00FA" w:rsidRPr="0089456A" w:rsidRDefault="005C00FA" w:rsidP="005C00FA">
      <w:pPr>
        <w:spacing w:line="480" w:lineRule="auto"/>
        <w:rPr>
          <w:rFonts w:ascii="Times New Roman" w:hAnsi="Times New Roman" w:cs="Times New Roman"/>
          <w:b/>
          <w:bCs/>
          <w:noProof/>
          <w:sz w:val="24"/>
          <w:szCs w:val="24"/>
        </w:rPr>
      </w:pPr>
      <w:r w:rsidRPr="0089456A">
        <w:rPr>
          <w:rFonts w:ascii="Times New Roman" w:hAnsi="Times New Roman" w:cs="Times New Roman"/>
          <w:b/>
          <w:bCs/>
          <w:noProof/>
          <w:sz w:val="24"/>
          <w:szCs w:val="24"/>
        </w:rPr>
        <w:t>Belief that CCM is a Competitive Career Outcome</w:t>
      </w:r>
    </w:p>
    <w:p w14:paraId="597563E4" w14:textId="77777777" w:rsidR="005C00FA" w:rsidRPr="0089456A" w:rsidRDefault="005C00FA" w:rsidP="005C00FA">
      <w:pPr>
        <w:spacing w:line="480" w:lineRule="auto"/>
        <w:rPr>
          <w:rFonts w:ascii="Times New Roman" w:hAnsi="Times New Roman" w:cs="Times New Roman"/>
          <w:sz w:val="24"/>
          <w:szCs w:val="24"/>
          <w:shd w:val="clear" w:color="auto" w:fill="FFFFFF"/>
        </w:rPr>
      </w:pPr>
      <w:r w:rsidRPr="0089456A">
        <w:rPr>
          <w:rFonts w:ascii="Times New Roman" w:hAnsi="Times New Roman" w:cs="Times New Roman"/>
          <w:sz w:val="24"/>
          <w:szCs w:val="24"/>
          <w:shd w:val="clear" w:color="auto" w:fill="FFFFFF"/>
        </w:rPr>
        <w:t xml:space="preserve">(1 = </w:t>
      </w:r>
      <w:r w:rsidRPr="0089456A">
        <w:rPr>
          <w:rFonts w:ascii="Times New Roman" w:hAnsi="Times New Roman" w:cs="Times New Roman"/>
          <w:i/>
          <w:iCs/>
          <w:sz w:val="24"/>
          <w:szCs w:val="24"/>
          <w:shd w:val="clear" w:color="auto" w:fill="FFFFFF"/>
        </w:rPr>
        <w:t>Strongly Disagree</w:t>
      </w:r>
      <w:r w:rsidRPr="0089456A">
        <w:rPr>
          <w:rFonts w:ascii="Times New Roman" w:hAnsi="Times New Roman" w:cs="Times New Roman"/>
          <w:sz w:val="24"/>
          <w:szCs w:val="24"/>
          <w:shd w:val="clear" w:color="auto" w:fill="FFFFFF"/>
        </w:rPr>
        <w:t xml:space="preserve">, 7 = </w:t>
      </w:r>
      <w:r w:rsidRPr="0089456A">
        <w:rPr>
          <w:rFonts w:ascii="Times New Roman" w:hAnsi="Times New Roman" w:cs="Times New Roman"/>
          <w:i/>
          <w:iCs/>
          <w:sz w:val="24"/>
          <w:szCs w:val="24"/>
          <w:shd w:val="clear" w:color="auto" w:fill="FFFFFF"/>
        </w:rPr>
        <w:t>Strongly Agree</w:t>
      </w:r>
      <w:r w:rsidRPr="0089456A">
        <w:rPr>
          <w:rFonts w:ascii="Times New Roman" w:hAnsi="Times New Roman" w:cs="Times New Roman"/>
          <w:sz w:val="24"/>
          <w:szCs w:val="24"/>
          <w:shd w:val="clear" w:color="auto" w:fill="FFFFFF"/>
        </w:rPr>
        <w:t>)</w:t>
      </w:r>
    </w:p>
    <w:p w14:paraId="07861406" w14:textId="66A7F43F" w:rsidR="005C00FA" w:rsidRPr="0089456A" w:rsidRDefault="002166A6" w:rsidP="005C00FA">
      <w:pPr>
        <w:spacing w:line="480" w:lineRule="auto"/>
        <w:rPr>
          <w:rFonts w:ascii="Times New Roman" w:hAnsi="Times New Roman" w:cs="Times New Roman"/>
          <w:sz w:val="24"/>
          <w:szCs w:val="24"/>
          <w:shd w:val="clear" w:color="auto" w:fill="FFFFFF"/>
        </w:rPr>
      </w:pPr>
      <w:r w:rsidRPr="0089456A">
        <w:rPr>
          <w:rFonts w:ascii="Times New Roman" w:hAnsi="Times New Roman" w:cs="Times New Roman"/>
          <w:sz w:val="24"/>
          <w:szCs w:val="24"/>
          <w:shd w:val="clear" w:color="auto" w:fill="FFFFFF"/>
        </w:rPr>
        <w:t>Please rate how likely is that the following statements are accurate</w:t>
      </w:r>
    </w:p>
    <w:p w14:paraId="41B71DF2" w14:textId="2904AA34" w:rsidR="00B63BD0" w:rsidRPr="0089456A" w:rsidRDefault="002166A6" w:rsidP="005C00FA">
      <w:pPr>
        <w:pStyle w:val="ListParagraph"/>
        <w:numPr>
          <w:ilvl w:val="0"/>
          <w:numId w:val="12"/>
        </w:numPr>
        <w:spacing w:line="480" w:lineRule="auto"/>
        <w:rPr>
          <w:rFonts w:ascii="Times New Roman" w:hAnsi="Times New Roman" w:cs="Times New Roman"/>
          <w:noProof/>
          <w:sz w:val="24"/>
          <w:szCs w:val="24"/>
        </w:rPr>
      </w:pPr>
      <w:r w:rsidRPr="0089456A">
        <w:rPr>
          <w:rFonts w:ascii="Times New Roman" w:hAnsi="Times New Roman" w:cs="Times New Roman"/>
          <w:noProof/>
          <w:sz w:val="24"/>
          <w:szCs w:val="24"/>
        </w:rPr>
        <w:t>It seems like CCM is a highly desirable employer in their field.</w:t>
      </w:r>
    </w:p>
    <w:p w14:paraId="43CDD39A" w14:textId="2214F033" w:rsidR="005C00FA" w:rsidRPr="0089456A" w:rsidRDefault="00B63BD0" w:rsidP="005C00FA">
      <w:pPr>
        <w:pStyle w:val="ListParagraph"/>
        <w:numPr>
          <w:ilvl w:val="0"/>
          <w:numId w:val="12"/>
        </w:numPr>
        <w:spacing w:line="480" w:lineRule="auto"/>
        <w:rPr>
          <w:rFonts w:ascii="Times New Roman" w:hAnsi="Times New Roman" w:cs="Times New Roman"/>
          <w:noProof/>
          <w:sz w:val="24"/>
          <w:szCs w:val="24"/>
        </w:rPr>
      </w:pPr>
      <w:r w:rsidRPr="0089456A">
        <w:rPr>
          <w:rFonts w:ascii="Times New Roman" w:hAnsi="Times New Roman" w:cs="Times New Roman"/>
          <w:noProof/>
          <w:sz w:val="24"/>
          <w:szCs w:val="24"/>
        </w:rPr>
        <w:t>It is warranted that there are very high standards you need to meet to be considered for a promotion at CCM.</w:t>
      </w:r>
    </w:p>
    <w:p w14:paraId="206BE873" w14:textId="6295992E" w:rsidR="006220E2" w:rsidRPr="0089456A" w:rsidRDefault="006220E2" w:rsidP="006220E2">
      <w:pPr>
        <w:spacing w:line="480" w:lineRule="auto"/>
        <w:rPr>
          <w:rFonts w:ascii="Times New Roman" w:hAnsi="Times New Roman" w:cs="Times New Roman"/>
          <w:b/>
          <w:bCs/>
          <w:noProof/>
          <w:sz w:val="24"/>
          <w:szCs w:val="24"/>
        </w:rPr>
      </w:pPr>
      <w:r w:rsidRPr="0089456A">
        <w:rPr>
          <w:rFonts w:ascii="Times New Roman" w:hAnsi="Times New Roman" w:cs="Times New Roman"/>
          <w:b/>
          <w:bCs/>
          <w:noProof/>
          <w:sz w:val="24"/>
          <w:szCs w:val="24"/>
        </w:rPr>
        <w:lastRenderedPageBreak/>
        <w:t>Expectations of Company First Mentalilty from John</w:t>
      </w:r>
    </w:p>
    <w:p w14:paraId="66C151DA" w14:textId="77777777" w:rsidR="006220E2" w:rsidRPr="0089456A" w:rsidRDefault="006220E2" w:rsidP="006220E2">
      <w:pPr>
        <w:spacing w:line="480" w:lineRule="auto"/>
        <w:rPr>
          <w:rFonts w:ascii="Times New Roman" w:hAnsi="Times New Roman" w:cs="Times New Roman"/>
          <w:sz w:val="24"/>
          <w:szCs w:val="24"/>
          <w:shd w:val="clear" w:color="auto" w:fill="FFFFFF"/>
        </w:rPr>
      </w:pPr>
      <w:r w:rsidRPr="0089456A">
        <w:rPr>
          <w:rFonts w:ascii="Times New Roman" w:hAnsi="Times New Roman" w:cs="Times New Roman"/>
          <w:sz w:val="24"/>
          <w:szCs w:val="24"/>
          <w:shd w:val="clear" w:color="auto" w:fill="FFFFFF"/>
        </w:rPr>
        <w:t xml:space="preserve">(1 = </w:t>
      </w:r>
      <w:r w:rsidRPr="0089456A">
        <w:rPr>
          <w:rFonts w:ascii="Times New Roman" w:hAnsi="Times New Roman" w:cs="Times New Roman"/>
          <w:i/>
          <w:iCs/>
          <w:sz w:val="24"/>
          <w:szCs w:val="24"/>
          <w:shd w:val="clear" w:color="auto" w:fill="FFFFFF"/>
        </w:rPr>
        <w:t>Strongly Disagree</w:t>
      </w:r>
      <w:r w:rsidRPr="0089456A">
        <w:rPr>
          <w:rFonts w:ascii="Times New Roman" w:hAnsi="Times New Roman" w:cs="Times New Roman"/>
          <w:sz w:val="24"/>
          <w:szCs w:val="24"/>
          <w:shd w:val="clear" w:color="auto" w:fill="FFFFFF"/>
        </w:rPr>
        <w:t xml:space="preserve">, 7 = </w:t>
      </w:r>
      <w:r w:rsidRPr="0089456A">
        <w:rPr>
          <w:rFonts w:ascii="Times New Roman" w:hAnsi="Times New Roman" w:cs="Times New Roman"/>
          <w:i/>
          <w:iCs/>
          <w:sz w:val="24"/>
          <w:szCs w:val="24"/>
          <w:shd w:val="clear" w:color="auto" w:fill="FFFFFF"/>
        </w:rPr>
        <w:t>Strongly Agree</w:t>
      </w:r>
      <w:r w:rsidRPr="0089456A">
        <w:rPr>
          <w:rFonts w:ascii="Times New Roman" w:hAnsi="Times New Roman" w:cs="Times New Roman"/>
          <w:sz w:val="24"/>
          <w:szCs w:val="24"/>
          <w:shd w:val="clear" w:color="auto" w:fill="FFFFFF"/>
        </w:rPr>
        <w:t>)</w:t>
      </w:r>
    </w:p>
    <w:p w14:paraId="1377C319" w14:textId="7BD0B517" w:rsidR="006220E2" w:rsidRPr="0089456A" w:rsidRDefault="006220E2" w:rsidP="006220E2">
      <w:pPr>
        <w:spacing w:line="480" w:lineRule="auto"/>
        <w:rPr>
          <w:rFonts w:ascii="Times New Roman" w:hAnsi="Times New Roman" w:cs="Times New Roman"/>
          <w:sz w:val="24"/>
          <w:szCs w:val="24"/>
          <w:shd w:val="clear" w:color="auto" w:fill="FFFFFF"/>
        </w:rPr>
      </w:pPr>
      <w:r w:rsidRPr="0089456A">
        <w:rPr>
          <w:rFonts w:ascii="Times New Roman" w:hAnsi="Times New Roman" w:cs="Times New Roman"/>
          <w:sz w:val="24"/>
          <w:szCs w:val="24"/>
          <w:shd w:val="clear" w:color="auto" w:fill="FFFFFF"/>
        </w:rPr>
        <w:t>Please rate how strongly you agree or disagree with the following statements.</w:t>
      </w:r>
    </w:p>
    <w:p w14:paraId="74844FD9" w14:textId="0EC9BD36" w:rsidR="006220E2" w:rsidRPr="0089456A" w:rsidRDefault="00D26BE9" w:rsidP="006220E2">
      <w:pPr>
        <w:pStyle w:val="ListParagraph"/>
        <w:numPr>
          <w:ilvl w:val="0"/>
          <w:numId w:val="13"/>
        </w:numPr>
        <w:spacing w:line="480" w:lineRule="auto"/>
        <w:rPr>
          <w:rFonts w:ascii="Times New Roman" w:hAnsi="Times New Roman" w:cs="Times New Roman"/>
          <w:noProof/>
          <w:sz w:val="24"/>
          <w:szCs w:val="24"/>
        </w:rPr>
      </w:pPr>
      <w:r w:rsidRPr="0089456A">
        <w:rPr>
          <w:rFonts w:ascii="Times New Roman" w:hAnsi="Times New Roman" w:cs="Times New Roman"/>
          <w:noProof/>
          <w:sz w:val="24"/>
          <w:szCs w:val="24"/>
        </w:rPr>
        <w:t xml:space="preserve">It is reasonable to expect John to put </w:t>
      </w:r>
      <w:del w:id="1631" w:author="Elizabeth Marks" w:date="2021-04-29T05:46:00Z">
        <w:r w:rsidRPr="0089456A" w:rsidDel="000C3C07">
          <w:rPr>
            <w:rFonts w:ascii="Times New Roman" w:hAnsi="Times New Roman" w:cs="Times New Roman"/>
            <w:noProof/>
            <w:sz w:val="24"/>
            <w:szCs w:val="24"/>
          </w:rPr>
          <w:delText>CCM</w:delText>
        </w:r>
        <w:r w:rsidR="00284CBD" w:rsidDel="000C3C07">
          <w:rPr>
            <w:rFonts w:ascii="Times New Roman" w:hAnsi="Times New Roman" w:cs="Times New Roman"/>
            <w:noProof/>
            <w:sz w:val="24"/>
            <w:szCs w:val="24"/>
          </w:rPr>
          <w:delText>'</w:delText>
        </w:r>
        <w:r w:rsidRPr="0089456A" w:rsidDel="000C3C07">
          <w:rPr>
            <w:rFonts w:ascii="Times New Roman" w:hAnsi="Times New Roman" w:cs="Times New Roman"/>
            <w:noProof/>
            <w:sz w:val="24"/>
            <w:szCs w:val="24"/>
          </w:rPr>
          <w:delText xml:space="preserve">s </w:delText>
        </w:r>
      </w:del>
      <w:ins w:id="1632" w:author="Elizabeth Marks" w:date="2021-04-29T05:46:00Z">
        <w:r w:rsidR="000C3C07" w:rsidRPr="0089456A">
          <w:rPr>
            <w:rFonts w:ascii="Times New Roman" w:hAnsi="Times New Roman" w:cs="Times New Roman"/>
            <w:noProof/>
            <w:sz w:val="24"/>
            <w:szCs w:val="24"/>
          </w:rPr>
          <w:t>CCM</w:t>
        </w:r>
      </w:ins>
      <w:ins w:id="1633" w:author="Elizabeth Marks" w:date="2021-04-30T05:35:00Z">
        <w:r w:rsidR="006B569A">
          <w:rPr>
            <w:rFonts w:ascii="Times New Roman" w:hAnsi="Times New Roman" w:cs="Times New Roman"/>
            <w:noProof/>
            <w:sz w:val="24"/>
            <w:szCs w:val="24"/>
          </w:rPr>
          <w:t>’</w:t>
        </w:r>
      </w:ins>
      <w:ins w:id="1634" w:author="Elizabeth Marks" w:date="2021-04-29T05:46:00Z">
        <w:r w:rsidR="000C3C07" w:rsidRPr="0089456A">
          <w:rPr>
            <w:rFonts w:ascii="Times New Roman" w:hAnsi="Times New Roman" w:cs="Times New Roman"/>
            <w:noProof/>
            <w:sz w:val="24"/>
            <w:szCs w:val="24"/>
          </w:rPr>
          <w:t xml:space="preserve">s </w:t>
        </w:r>
      </w:ins>
      <w:r w:rsidRPr="0089456A">
        <w:rPr>
          <w:rFonts w:ascii="Times New Roman" w:hAnsi="Times New Roman" w:cs="Times New Roman"/>
          <w:noProof/>
          <w:sz w:val="24"/>
          <w:szCs w:val="24"/>
        </w:rPr>
        <w:t>needs ahead of his own.</w:t>
      </w:r>
    </w:p>
    <w:p w14:paraId="2B59CB83" w14:textId="5EDA7B72" w:rsidR="00D26BE9" w:rsidRPr="0089456A" w:rsidRDefault="00D26BE9" w:rsidP="00D26BE9">
      <w:pPr>
        <w:spacing w:line="480" w:lineRule="auto"/>
        <w:rPr>
          <w:rFonts w:ascii="Times New Roman" w:hAnsi="Times New Roman" w:cs="Times New Roman"/>
          <w:b/>
          <w:bCs/>
          <w:noProof/>
          <w:sz w:val="24"/>
          <w:szCs w:val="24"/>
        </w:rPr>
      </w:pPr>
      <w:r w:rsidRPr="0089456A">
        <w:rPr>
          <w:rFonts w:ascii="Times New Roman" w:hAnsi="Times New Roman" w:cs="Times New Roman"/>
          <w:b/>
          <w:bCs/>
          <w:noProof/>
          <w:sz w:val="24"/>
          <w:szCs w:val="24"/>
        </w:rPr>
        <w:t>Expectations of Loyalty to CMM from John</w:t>
      </w:r>
    </w:p>
    <w:p w14:paraId="2EE11C29" w14:textId="77777777" w:rsidR="00D26BE9" w:rsidRPr="0089456A" w:rsidRDefault="00D26BE9" w:rsidP="00D26BE9">
      <w:pPr>
        <w:spacing w:line="480" w:lineRule="auto"/>
        <w:rPr>
          <w:rFonts w:ascii="Times New Roman" w:hAnsi="Times New Roman" w:cs="Times New Roman"/>
          <w:sz w:val="24"/>
          <w:szCs w:val="24"/>
          <w:shd w:val="clear" w:color="auto" w:fill="FFFFFF"/>
        </w:rPr>
      </w:pPr>
      <w:r w:rsidRPr="0089456A">
        <w:rPr>
          <w:rFonts w:ascii="Times New Roman" w:hAnsi="Times New Roman" w:cs="Times New Roman"/>
          <w:sz w:val="24"/>
          <w:szCs w:val="24"/>
          <w:shd w:val="clear" w:color="auto" w:fill="FFFFFF"/>
        </w:rPr>
        <w:t xml:space="preserve">(1 = </w:t>
      </w:r>
      <w:r w:rsidRPr="0089456A">
        <w:rPr>
          <w:rFonts w:ascii="Times New Roman" w:hAnsi="Times New Roman" w:cs="Times New Roman"/>
          <w:i/>
          <w:iCs/>
          <w:sz w:val="24"/>
          <w:szCs w:val="24"/>
          <w:shd w:val="clear" w:color="auto" w:fill="FFFFFF"/>
        </w:rPr>
        <w:t>Strongly Disagree</w:t>
      </w:r>
      <w:r w:rsidRPr="0089456A">
        <w:rPr>
          <w:rFonts w:ascii="Times New Roman" w:hAnsi="Times New Roman" w:cs="Times New Roman"/>
          <w:sz w:val="24"/>
          <w:szCs w:val="24"/>
          <w:shd w:val="clear" w:color="auto" w:fill="FFFFFF"/>
        </w:rPr>
        <w:t xml:space="preserve">, 7 = </w:t>
      </w:r>
      <w:r w:rsidRPr="0089456A">
        <w:rPr>
          <w:rFonts w:ascii="Times New Roman" w:hAnsi="Times New Roman" w:cs="Times New Roman"/>
          <w:i/>
          <w:iCs/>
          <w:sz w:val="24"/>
          <w:szCs w:val="24"/>
          <w:shd w:val="clear" w:color="auto" w:fill="FFFFFF"/>
        </w:rPr>
        <w:t>Strongly Agree</w:t>
      </w:r>
      <w:r w:rsidRPr="0089456A">
        <w:rPr>
          <w:rFonts w:ascii="Times New Roman" w:hAnsi="Times New Roman" w:cs="Times New Roman"/>
          <w:sz w:val="24"/>
          <w:szCs w:val="24"/>
          <w:shd w:val="clear" w:color="auto" w:fill="FFFFFF"/>
        </w:rPr>
        <w:t>)</w:t>
      </w:r>
    </w:p>
    <w:p w14:paraId="0D0213E2" w14:textId="77777777" w:rsidR="00D26BE9" w:rsidRPr="0089456A" w:rsidRDefault="00D26BE9" w:rsidP="00D26BE9">
      <w:pPr>
        <w:spacing w:line="480" w:lineRule="auto"/>
        <w:rPr>
          <w:rFonts w:ascii="Times New Roman" w:hAnsi="Times New Roman" w:cs="Times New Roman"/>
          <w:sz w:val="24"/>
          <w:szCs w:val="24"/>
          <w:shd w:val="clear" w:color="auto" w:fill="FFFFFF"/>
        </w:rPr>
      </w:pPr>
      <w:r w:rsidRPr="0089456A">
        <w:rPr>
          <w:rFonts w:ascii="Times New Roman" w:hAnsi="Times New Roman" w:cs="Times New Roman"/>
          <w:sz w:val="24"/>
          <w:szCs w:val="24"/>
          <w:shd w:val="clear" w:color="auto" w:fill="FFFFFF"/>
        </w:rPr>
        <w:t>Please rate how strongly you agree or disagree with the following statements.</w:t>
      </w:r>
    </w:p>
    <w:p w14:paraId="23C1876A" w14:textId="68BEB5FE" w:rsidR="00D26BE9" w:rsidRPr="0089456A" w:rsidRDefault="00D26BE9" w:rsidP="00D26BE9">
      <w:pPr>
        <w:pStyle w:val="ListParagraph"/>
        <w:numPr>
          <w:ilvl w:val="0"/>
          <w:numId w:val="14"/>
        </w:numPr>
        <w:spacing w:line="480" w:lineRule="auto"/>
        <w:rPr>
          <w:rFonts w:ascii="Times New Roman" w:hAnsi="Times New Roman" w:cs="Times New Roman"/>
          <w:noProof/>
          <w:sz w:val="24"/>
          <w:szCs w:val="24"/>
        </w:rPr>
      </w:pPr>
      <w:r w:rsidRPr="0089456A">
        <w:rPr>
          <w:rFonts w:ascii="Times New Roman" w:hAnsi="Times New Roman" w:cs="Times New Roman"/>
          <w:noProof/>
          <w:sz w:val="24"/>
          <w:szCs w:val="24"/>
        </w:rPr>
        <w:t>It is reasonable to expect John to be loyal to CCM and remain employed there for the next several years.</w:t>
      </w:r>
    </w:p>
    <w:p w14:paraId="771C1438" w14:textId="3A7B5B00" w:rsidR="00D26BE9" w:rsidRPr="0089456A" w:rsidRDefault="00D26BE9" w:rsidP="00D26BE9">
      <w:pPr>
        <w:spacing w:line="480" w:lineRule="auto"/>
        <w:rPr>
          <w:rFonts w:ascii="Times New Roman" w:hAnsi="Times New Roman" w:cs="Times New Roman"/>
          <w:b/>
          <w:bCs/>
          <w:noProof/>
          <w:sz w:val="24"/>
          <w:szCs w:val="24"/>
        </w:rPr>
      </w:pPr>
      <w:r w:rsidRPr="0089456A">
        <w:rPr>
          <w:rFonts w:ascii="Times New Roman" w:hAnsi="Times New Roman" w:cs="Times New Roman"/>
          <w:b/>
          <w:bCs/>
          <w:noProof/>
          <w:sz w:val="24"/>
          <w:szCs w:val="24"/>
        </w:rPr>
        <w:t>Expectations of Gratitude Towards CMM from John</w:t>
      </w:r>
    </w:p>
    <w:p w14:paraId="0B40A09B" w14:textId="77777777" w:rsidR="00D26BE9" w:rsidRPr="0089456A" w:rsidRDefault="00D26BE9" w:rsidP="00D26BE9">
      <w:pPr>
        <w:spacing w:line="480" w:lineRule="auto"/>
        <w:rPr>
          <w:rFonts w:ascii="Times New Roman" w:hAnsi="Times New Roman" w:cs="Times New Roman"/>
          <w:sz w:val="24"/>
          <w:szCs w:val="24"/>
          <w:shd w:val="clear" w:color="auto" w:fill="FFFFFF"/>
        </w:rPr>
      </w:pPr>
      <w:r w:rsidRPr="0089456A">
        <w:rPr>
          <w:rFonts w:ascii="Times New Roman" w:hAnsi="Times New Roman" w:cs="Times New Roman"/>
          <w:sz w:val="24"/>
          <w:szCs w:val="24"/>
          <w:shd w:val="clear" w:color="auto" w:fill="FFFFFF"/>
        </w:rPr>
        <w:t xml:space="preserve">(1 = </w:t>
      </w:r>
      <w:r w:rsidRPr="0089456A">
        <w:rPr>
          <w:rFonts w:ascii="Times New Roman" w:hAnsi="Times New Roman" w:cs="Times New Roman"/>
          <w:i/>
          <w:iCs/>
          <w:sz w:val="24"/>
          <w:szCs w:val="24"/>
          <w:shd w:val="clear" w:color="auto" w:fill="FFFFFF"/>
        </w:rPr>
        <w:t>Strongly Disagree</w:t>
      </w:r>
      <w:r w:rsidRPr="0089456A">
        <w:rPr>
          <w:rFonts w:ascii="Times New Roman" w:hAnsi="Times New Roman" w:cs="Times New Roman"/>
          <w:sz w:val="24"/>
          <w:szCs w:val="24"/>
          <w:shd w:val="clear" w:color="auto" w:fill="FFFFFF"/>
        </w:rPr>
        <w:t xml:space="preserve">, 7 = </w:t>
      </w:r>
      <w:r w:rsidRPr="0089456A">
        <w:rPr>
          <w:rFonts w:ascii="Times New Roman" w:hAnsi="Times New Roman" w:cs="Times New Roman"/>
          <w:i/>
          <w:iCs/>
          <w:sz w:val="24"/>
          <w:szCs w:val="24"/>
          <w:shd w:val="clear" w:color="auto" w:fill="FFFFFF"/>
        </w:rPr>
        <w:t>Strongly Agree</w:t>
      </w:r>
      <w:r w:rsidRPr="0089456A">
        <w:rPr>
          <w:rFonts w:ascii="Times New Roman" w:hAnsi="Times New Roman" w:cs="Times New Roman"/>
          <w:sz w:val="24"/>
          <w:szCs w:val="24"/>
          <w:shd w:val="clear" w:color="auto" w:fill="FFFFFF"/>
        </w:rPr>
        <w:t>)</w:t>
      </w:r>
    </w:p>
    <w:p w14:paraId="495E2250" w14:textId="77777777" w:rsidR="00D26BE9" w:rsidRPr="0089456A" w:rsidRDefault="00D26BE9" w:rsidP="00D26BE9">
      <w:pPr>
        <w:spacing w:line="480" w:lineRule="auto"/>
        <w:rPr>
          <w:rFonts w:ascii="Times New Roman" w:hAnsi="Times New Roman" w:cs="Times New Roman"/>
          <w:sz w:val="24"/>
          <w:szCs w:val="24"/>
          <w:shd w:val="clear" w:color="auto" w:fill="FFFFFF"/>
        </w:rPr>
      </w:pPr>
      <w:r w:rsidRPr="0089456A">
        <w:rPr>
          <w:rFonts w:ascii="Times New Roman" w:hAnsi="Times New Roman" w:cs="Times New Roman"/>
          <w:sz w:val="24"/>
          <w:szCs w:val="24"/>
          <w:shd w:val="clear" w:color="auto" w:fill="FFFFFF"/>
        </w:rPr>
        <w:t>Please rate how strongly you agree or disagree with the following statements.</w:t>
      </w:r>
    </w:p>
    <w:p w14:paraId="3B574642" w14:textId="7A8D01B4" w:rsidR="00D26BE9" w:rsidRDefault="00E82573" w:rsidP="00D26BE9">
      <w:pPr>
        <w:pStyle w:val="ListParagraph"/>
        <w:numPr>
          <w:ilvl w:val="0"/>
          <w:numId w:val="15"/>
        </w:numPr>
        <w:spacing w:line="480" w:lineRule="auto"/>
        <w:rPr>
          <w:rFonts w:ascii="Times New Roman" w:hAnsi="Times New Roman" w:cs="Times New Roman"/>
          <w:noProof/>
          <w:sz w:val="24"/>
          <w:szCs w:val="24"/>
        </w:rPr>
      </w:pPr>
      <w:r w:rsidRPr="0089456A">
        <w:rPr>
          <w:rFonts w:ascii="Times New Roman" w:hAnsi="Times New Roman" w:cs="Times New Roman"/>
          <w:noProof/>
          <w:sz w:val="24"/>
          <w:szCs w:val="24"/>
        </w:rPr>
        <w:t>John should be grateful to have his job at CCM.</w:t>
      </w:r>
    </w:p>
    <w:p w14:paraId="0E874224" w14:textId="00A23925" w:rsidR="00230BD8" w:rsidRDefault="00230BD8" w:rsidP="00230BD8">
      <w:pPr>
        <w:spacing w:line="480" w:lineRule="auto"/>
        <w:rPr>
          <w:rFonts w:ascii="Times New Roman" w:hAnsi="Times New Roman" w:cs="Times New Roman"/>
          <w:noProof/>
          <w:sz w:val="24"/>
          <w:szCs w:val="24"/>
        </w:rPr>
      </w:pPr>
    </w:p>
    <w:p w14:paraId="6A76F6E9" w14:textId="70EB4ADE" w:rsidR="00230BD8" w:rsidRDefault="00230BD8" w:rsidP="00230BD8">
      <w:pPr>
        <w:spacing w:line="480" w:lineRule="auto"/>
        <w:rPr>
          <w:rFonts w:ascii="Times New Roman" w:hAnsi="Times New Roman" w:cs="Times New Roman"/>
          <w:noProof/>
          <w:sz w:val="24"/>
          <w:szCs w:val="24"/>
        </w:rPr>
      </w:pPr>
    </w:p>
    <w:p w14:paraId="0DA4267B" w14:textId="6D64EBA9" w:rsidR="00230BD8" w:rsidRDefault="00230BD8" w:rsidP="00230BD8">
      <w:pPr>
        <w:spacing w:line="480" w:lineRule="auto"/>
        <w:rPr>
          <w:rFonts w:ascii="Times New Roman" w:hAnsi="Times New Roman" w:cs="Times New Roman"/>
          <w:noProof/>
          <w:sz w:val="24"/>
          <w:szCs w:val="24"/>
        </w:rPr>
      </w:pPr>
    </w:p>
    <w:p w14:paraId="53B1AE53" w14:textId="627990C6" w:rsidR="00230BD8" w:rsidRDefault="00230BD8" w:rsidP="00230BD8">
      <w:pPr>
        <w:spacing w:line="480" w:lineRule="auto"/>
        <w:rPr>
          <w:rFonts w:ascii="Times New Roman" w:hAnsi="Times New Roman" w:cs="Times New Roman"/>
          <w:noProof/>
          <w:sz w:val="24"/>
          <w:szCs w:val="24"/>
        </w:rPr>
      </w:pPr>
    </w:p>
    <w:p w14:paraId="6CB3E7F9" w14:textId="4CD738D0" w:rsidR="00230BD8" w:rsidRDefault="00230BD8" w:rsidP="00230BD8">
      <w:pPr>
        <w:spacing w:line="480" w:lineRule="auto"/>
        <w:rPr>
          <w:rFonts w:ascii="Times New Roman" w:hAnsi="Times New Roman" w:cs="Times New Roman"/>
          <w:noProof/>
          <w:sz w:val="24"/>
          <w:szCs w:val="24"/>
        </w:rPr>
      </w:pPr>
    </w:p>
    <w:p w14:paraId="77AB590D" w14:textId="03845198" w:rsidR="00230BD8" w:rsidRDefault="00230BD8" w:rsidP="00230BD8">
      <w:pPr>
        <w:spacing w:line="480" w:lineRule="auto"/>
        <w:rPr>
          <w:rFonts w:ascii="Times New Roman" w:hAnsi="Times New Roman" w:cs="Times New Roman"/>
          <w:noProof/>
          <w:sz w:val="24"/>
          <w:szCs w:val="24"/>
        </w:rPr>
      </w:pPr>
    </w:p>
    <w:p w14:paraId="3DC47251" w14:textId="77777777" w:rsidR="00230BD8" w:rsidRPr="00EB32AA" w:rsidRDefault="00230BD8" w:rsidP="00230BD8">
      <w:pPr>
        <w:jc w:val="center"/>
        <w:rPr>
          <w:rFonts w:ascii="Times New Roman" w:hAnsi="Times New Roman" w:cs="Times New Roman"/>
          <w:b/>
          <w:bCs/>
          <w:sz w:val="24"/>
          <w:szCs w:val="24"/>
        </w:rPr>
      </w:pPr>
      <w:r w:rsidRPr="00EB32AA">
        <w:rPr>
          <w:rFonts w:ascii="Times New Roman" w:hAnsi="Times New Roman" w:cs="Times New Roman"/>
          <w:b/>
          <w:bCs/>
          <w:sz w:val="24"/>
          <w:szCs w:val="24"/>
        </w:rPr>
        <w:lastRenderedPageBreak/>
        <w:t>Appendix D</w:t>
      </w:r>
    </w:p>
    <w:p w14:paraId="346259EE" w14:textId="22D0AC52" w:rsidR="00230BD8" w:rsidRDefault="00230BD8" w:rsidP="00230BD8">
      <w:pPr>
        <w:jc w:val="center"/>
        <w:rPr>
          <w:rFonts w:ascii="Times New Roman" w:hAnsi="Times New Roman" w:cs="Times New Roman"/>
          <w:b/>
          <w:bCs/>
          <w:sz w:val="24"/>
          <w:szCs w:val="24"/>
        </w:rPr>
      </w:pPr>
      <w:r w:rsidRPr="00EB32AA">
        <w:rPr>
          <w:rFonts w:ascii="Times New Roman" w:hAnsi="Times New Roman" w:cs="Times New Roman"/>
          <w:b/>
          <w:bCs/>
          <w:sz w:val="24"/>
          <w:szCs w:val="24"/>
        </w:rPr>
        <w:t>Results</w:t>
      </w:r>
      <w:r w:rsidR="0096074F">
        <w:rPr>
          <w:rFonts w:ascii="Times New Roman" w:hAnsi="Times New Roman" w:cs="Times New Roman"/>
          <w:b/>
          <w:bCs/>
          <w:sz w:val="24"/>
          <w:szCs w:val="24"/>
        </w:rPr>
        <w:t>: Figures and Tables</w:t>
      </w:r>
    </w:p>
    <w:p w14:paraId="3C20C465" w14:textId="77777777" w:rsidR="00230BD8" w:rsidRPr="0089456A" w:rsidRDefault="00230BD8" w:rsidP="00230BD8">
      <w:pPr>
        <w:spacing w:line="240" w:lineRule="auto"/>
        <w:ind w:firstLine="90"/>
        <w:rPr>
          <w:rFonts w:ascii="Times New Roman" w:hAnsi="Times New Roman" w:cs="Times New Roman"/>
          <w:sz w:val="24"/>
          <w:szCs w:val="24"/>
          <w:lang w:val="en-US"/>
        </w:rPr>
      </w:pPr>
      <w:r w:rsidRPr="0089456A">
        <w:rPr>
          <w:rFonts w:ascii="Times New Roman" w:hAnsi="Times New Roman" w:cs="Times New Roman"/>
          <w:sz w:val="24"/>
          <w:szCs w:val="24"/>
          <w:lang w:val="en-US"/>
        </w:rPr>
        <w:t xml:space="preserve">Figure </w:t>
      </w:r>
      <w:r>
        <w:rPr>
          <w:rFonts w:ascii="Times New Roman" w:hAnsi="Times New Roman" w:cs="Times New Roman"/>
          <w:sz w:val="24"/>
          <w:szCs w:val="24"/>
          <w:lang w:val="en-US"/>
        </w:rPr>
        <w:t>D</w:t>
      </w:r>
      <w:r w:rsidRPr="0089456A">
        <w:rPr>
          <w:rFonts w:ascii="Times New Roman" w:hAnsi="Times New Roman" w:cs="Times New Roman"/>
          <w:sz w:val="24"/>
          <w:szCs w:val="24"/>
          <w:lang w:val="en-US"/>
        </w:rPr>
        <w:t>1</w:t>
      </w:r>
    </w:p>
    <w:p w14:paraId="501B34BA" w14:textId="77777777" w:rsidR="00230BD8" w:rsidRPr="0089456A" w:rsidRDefault="00230BD8" w:rsidP="00230BD8">
      <w:pPr>
        <w:spacing w:line="240" w:lineRule="auto"/>
        <w:ind w:firstLine="90"/>
        <w:rPr>
          <w:rFonts w:ascii="Times New Roman" w:hAnsi="Times New Roman" w:cs="Times New Roman"/>
          <w:sz w:val="24"/>
          <w:szCs w:val="24"/>
          <w:lang w:val="en-US"/>
        </w:rPr>
      </w:pPr>
      <w:r w:rsidRPr="0089456A">
        <w:rPr>
          <w:rFonts w:ascii="Times New Roman" w:hAnsi="Times New Roman" w:cs="Times New Roman"/>
          <w:noProof/>
          <w:sz w:val="24"/>
          <w:szCs w:val="24"/>
          <w:lang w:val="en-US"/>
        </w:rPr>
        <w:drawing>
          <wp:inline distT="0" distB="0" distL="0" distR="0" wp14:anchorId="00E141F8" wp14:editId="5CAC7818">
            <wp:extent cx="2871216" cy="2377036"/>
            <wp:effectExtent l="19050" t="19050" r="24765" b="2349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71216" cy="2377036"/>
                    </a:xfrm>
                    <a:prstGeom prst="rect">
                      <a:avLst/>
                    </a:prstGeom>
                    <a:ln>
                      <a:solidFill>
                        <a:schemeClr val="tx1"/>
                      </a:solidFill>
                    </a:ln>
                  </pic:spPr>
                </pic:pic>
              </a:graphicData>
            </a:graphic>
          </wp:inline>
        </w:drawing>
      </w:r>
    </w:p>
    <w:p w14:paraId="3EC29BD6" w14:textId="77777777" w:rsidR="00230BD8" w:rsidRDefault="00230BD8" w:rsidP="00230BD8">
      <w:pPr>
        <w:spacing w:line="240" w:lineRule="auto"/>
        <w:rPr>
          <w:rFonts w:ascii="Times New Roman" w:hAnsi="Times New Roman" w:cs="Times New Roman"/>
          <w:sz w:val="24"/>
          <w:szCs w:val="24"/>
          <w:lang w:val="en-US"/>
        </w:rPr>
      </w:pPr>
      <w:r w:rsidRPr="0089456A">
        <w:rPr>
          <w:rFonts w:ascii="Times New Roman" w:hAnsi="Times New Roman" w:cs="Times New Roman"/>
          <w:i/>
          <w:iCs/>
          <w:sz w:val="24"/>
          <w:szCs w:val="24"/>
          <w:lang w:val="en-US"/>
        </w:rPr>
        <w:t>Note.</w:t>
      </w:r>
      <w:r w:rsidRPr="0089456A">
        <w:rPr>
          <w:rFonts w:ascii="Times New Roman" w:hAnsi="Times New Roman" w:cs="Times New Roman"/>
          <w:sz w:val="24"/>
          <w:szCs w:val="24"/>
          <w:lang w:val="en-US"/>
        </w:rPr>
        <w:t xml:space="preserve"> A visualization of the spread and distribution of the perceived amount of perks offered by CMM between the control and experimental condition for item 1 of the manipulation check</w:t>
      </w:r>
    </w:p>
    <w:p w14:paraId="4AE13988" w14:textId="77777777" w:rsidR="00230BD8" w:rsidRPr="0089456A" w:rsidRDefault="00230BD8" w:rsidP="00230BD8">
      <w:pPr>
        <w:spacing w:line="240" w:lineRule="auto"/>
        <w:ind w:left="720"/>
        <w:rPr>
          <w:rFonts w:ascii="Times New Roman" w:hAnsi="Times New Roman" w:cs="Times New Roman"/>
          <w:sz w:val="24"/>
          <w:szCs w:val="24"/>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230BD8" w:rsidRPr="0089456A" w14:paraId="58FA65AC" w14:textId="77777777" w:rsidTr="00D90BFA">
        <w:trPr>
          <w:jc w:val="center"/>
        </w:trPr>
        <w:tc>
          <w:tcPr>
            <w:tcW w:w="4675" w:type="dxa"/>
          </w:tcPr>
          <w:p w14:paraId="3D68F99D" w14:textId="77777777" w:rsidR="00230BD8" w:rsidRPr="0089456A" w:rsidRDefault="00230BD8" w:rsidP="00D90BFA">
            <w:pPr>
              <w:rPr>
                <w:rFonts w:ascii="Times New Roman" w:hAnsi="Times New Roman" w:cs="Times New Roman"/>
                <w:sz w:val="24"/>
                <w:szCs w:val="24"/>
                <w:highlight w:val="yellow"/>
                <w:lang w:val="en-US"/>
              </w:rPr>
            </w:pPr>
            <w:r w:rsidRPr="0089456A">
              <w:rPr>
                <w:rFonts w:ascii="Times New Roman" w:hAnsi="Times New Roman" w:cs="Times New Roman"/>
                <w:sz w:val="24"/>
                <w:szCs w:val="24"/>
                <w:lang w:val="en-US"/>
              </w:rPr>
              <w:t xml:space="preserve">Figure </w:t>
            </w:r>
            <w:r>
              <w:rPr>
                <w:rFonts w:ascii="Times New Roman" w:hAnsi="Times New Roman" w:cs="Times New Roman"/>
                <w:sz w:val="24"/>
                <w:szCs w:val="24"/>
                <w:lang w:val="en-US"/>
              </w:rPr>
              <w:t>D</w:t>
            </w:r>
            <w:r w:rsidRPr="0089456A">
              <w:rPr>
                <w:rFonts w:ascii="Times New Roman" w:hAnsi="Times New Roman" w:cs="Times New Roman"/>
                <w:sz w:val="24"/>
                <w:szCs w:val="24"/>
                <w:lang w:val="en-US"/>
              </w:rPr>
              <w:t>2</w:t>
            </w:r>
            <w:r w:rsidRPr="0089456A">
              <w:rPr>
                <w:rFonts w:ascii="Times New Roman" w:hAnsi="Times New Roman" w:cs="Times New Roman"/>
                <w:i/>
                <w:iCs/>
                <w:noProof/>
                <w:sz w:val="24"/>
                <w:szCs w:val="24"/>
                <w:lang w:val="en-US"/>
              </w:rPr>
              <w:drawing>
                <wp:inline distT="0" distB="0" distL="0" distR="0" wp14:anchorId="5F8828FA" wp14:editId="0598F895">
                  <wp:extent cx="2871216" cy="2382250"/>
                  <wp:effectExtent l="19050" t="19050" r="24765" b="1841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71216" cy="2382250"/>
                          </a:xfrm>
                          <a:prstGeom prst="rect">
                            <a:avLst/>
                          </a:prstGeom>
                          <a:ln>
                            <a:solidFill>
                              <a:schemeClr val="tx1"/>
                            </a:solidFill>
                          </a:ln>
                        </pic:spPr>
                      </pic:pic>
                    </a:graphicData>
                  </a:graphic>
                </wp:inline>
              </w:drawing>
            </w:r>
            <w:r w:rsidRPr="0089456A">
              <w:rPr>
                <w:rFonts w:ascii="Times New Roman" w:hAnsi="Times New Roman" w:cs="Times New Roman"/>
                <w:i/>
                <w:iCs/>
                <w:sz w:val="24"/>
                <w:szCs w:val="24"/>
                <w:lang w:val="en-US"/>
              </w:rPr>
              <w:t>Note</w:t>
            </w:r>
            <w:r w:rsidRPr="0089456A">
              <w:rPr>
                <w:rFonts w:ascii="Times New Roman" w:hAnsi="Times New Roman" w:cs="Times New Roman"/>
                <w:sz w:val="24"/>
                <w:szCs w:val="24"/>
                <w:lang w:val="en-US"/>
              </w:rPr>
              <w:t>. A visualization of the spread and distribution of justification of exploitation between the control and experimental condition for item 1</w:t>
            </w:r>
          </w:p>
        </w:tc>
        <w:tc>
          <w:tcPr>
            <w:tcW w:w="4675" w:type="dxa"/>
          </w:tcPr>
          <w:p w14:paraId="7F3CC264" w14:textId="77777777" w:rsidR="00230BD8" w:rsidRPr="0089456A" w:rsidRDefault="00230BD8" w:rsidP="00D90BFA">
            <w:pPr>
              <w:rPr>
                <w:rFonts w:ascii="Times New Roman" w:hAnsi="Times New Roman" w:cs="Times New Roman"/>
                <w:sz w:val="24"/>
                <w:szCs w:val="24"/>
                <w:highlight w:val="yellow"/>
                <w:lang w:val="en-US"/>
              </w:rPr>
            </w:pPr>
            <w:r w:rsidRPr="0089456A">
              <w:rPr>
                <w:rFonts w:ascii="Times New Roman" w:hAnsi="Times New Roman" w:cs="Times New Roman"/>
                <w:sz w:val="24"/>
                <w:szCs w:val="24"/>
                <w:lang w:val="en-US"/>
              </w:rPr>
              <w:t xml:space="preserve">Figure </w:t>
            </w:r>
            <w:r>
              <w:rPr>
                <w:rFonts w:ascii="Times New Roman" w:hAnsi="Times New Roman" w:cs="Times New Roman"/>
                <w:sz w:val="24"/>
                <w:szCs w:val="24"/>
                <w:lang w:val="en-US"/>
              </w:rPr>
              <w:t>D</w:t>
            </w:r>
            <w:r w:rsidRPr="0089456A">
              <w:rPr>
                <w:rFonts w:ascii="Times New Roman" w:hAnsi="Times New Roman" w:cs="Times New Roman"/>
                <w:sz w:val="24"/>
                <w:szCs w:val="24"/>
                <w:lang w:val="en-US"/>
              </w:rPr>
              <w:t>3</w:t>
            </w:r>
            <w:commentRangeStart w:id="1635"/>
            <w:r w:rsidRPr="0089456A">
              <w:rPr>
                <w:rFonts w:ascii="Times New Roman" w:hAnsi="Times New Roman" w:cs="Times New Roman"/>
                <w:i/>
                <w:iCs/>
                <w:noProof/>
                <w:sz w:val="24"/>
                <w:szCs w:val="24"/>
                <w:lang w:val="en-US"/>
              </w:rPr>
              <w:drawing>
                <wp:inline distT="0" distB="0" distL="0" distR="0" wp14:anchorId="588525F9" wp14:editId="070EA3FE">
                  <wp:extent cx="2871216" cy="2369673"/>
                  <wp:effectExtent l="19050" t="19050" r="24765" b="12065"/>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71216" cy="2369673"/>
                          </a:xfrm>
                          <a:prstGeom prst="rect">
                            <a:avLst/>
                          </a:prstGeom>
                          <a:ln>
                            <a:solidFill>
                              <a:schemeClr val="tx1"/>
                            </a:solidFill>
                          </a:ln>
                        </pic:spPr>
                      </pic:pic>
                    </a:graphicData>
                  </a:graphic>
                </wp:inline>
              </w:drawing>
            </w:r>
            <w:commentRangeEnd w:id="1635"/>
            <w:r w:rsidRPr="0089456A">
              <w:rPr>
                <w:rStyle w:val="CommentReference"/>
                <w:rFonts w:ascii="Times New Roman" w:hAnsi="Times New Roman" w:cs="Times New Roman"/>
                <w:sz w:val="24"/>
                <w:szCs w:val="24"/>
              </w:rPr>
              <w:commentReference w:id="1635"/>
            </w:r>
            <w:r w:rsidRPr="0089456A">
              <w:rPr>
                <w:rFonts w:ascii="Times New Roman" w:hAnsi="Times New Roman" w:cs="Times New Roman"/>
                <w:i/>
                <w:iCs/>
                <w:sz w:val="24"/>
                <w:szCs w:val="24"/>
                <w:lang w:val="en-US"/>
              </w:rPr>
              <w:t>Note</w:t>
            </w:r>
            <w:r w:rsidRPr="0089456A">
              <w:rPr>
                <w:rFonts w:ascii="Times New Roman" w:hAnsi="Times New Roman" w:cs="Times New Roman"/>
                <w:sz w:val="24"/>
                <w:szCs w:val="24"/>
                <w:lang w:val="en-US"/>
              </w:rPr>
              <w:t>. A visualization of the spread and distribution of justification of exploitation between the control and experimental condition for item 2</w:t>
            </w:r>
          </w:p>
        </w:tc>
      </w:tr>
    </w:tbl>
    <w:p w14:paraId="191B4E54" w14:textId="71F89A60" w:rsidR="00230BD8" w:rsidRDefault="00230BD8" w:rsidP="00230BD8">
      <w:pPr>
        <w:rPr>
          <w:rFonts w:ascii="Times New Roman" w:hAnsi="Times New Roman" w:cs="Times New Roman"/>
          <w:b/>
          <w:bCs/>
          <w:sz w:val="24"/>
          <w:szCs w:val="24"/>
        </w:rPr>
      </w:pPr>
    </w:p>
    <w:p w14:paraId="69474FAE" w14:textId="6FC8BB52" w:rsidR="00684393" w:rsidRDefault="00684393" w:rsidP="00230BD8">
      <w:pPr>
        <w:rPr>
          <w:rFonts w:ascii="Times New Roman" w:hAnsi="Times New Roman" w:cs="Times New Roman"/>
          <w:b/>
          <w:bCs/>
          <w:sz w:val="24"/>
          <w:szCs w:val="24"/>
        </w:rPr>
      </w:pPr>
    </w:p>
    <w:p w14:paraId="02C73553" w14:textId="2F55606F" w:rsidR="00684393" w:rsidRDefault="00684393" w:rsidP="00230BD8">
      <w:pPr>
        <w:rPr>
          <w:rFonts w:ascii="Times New Roman" w:hAnsi="Times New Roman" w:cs="Times New Roman"/>
          <w:b/>
          <w:bCs/>
          <w:sz w:val="24"/>
          <w:szCs w:val="24"/>
        </w:rPr>
      </w:pPr>
    </w:p>
    <w:p w14:paraId="79614D67" w14:textId="77777777" w:rsidR="00684393" w:rsidRDefault="00684393" w:rsidP="00230BD8">
      <w:pPr>
        <w:rPr>
          <w:rFonts w:ascii="Times New Roman" w:hAnsi="Times New Roman" w:cs="Times New Roman"/>
          <w:b/>
          <w:bCs/>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230BD8" w:rsidRPr="0089456A" w14:paraId="34CEBE96" w14:textId="77777777" w:rsidTr="00D90BFA">
        <w:trPr>
          <w:jc w:val="center"/>
        </w:trPr>
        <w:tc>
          <w:tcPr>
            <w:tcW w:w="4675" w:type="dxa"/>
          </w:tcPr>
          <w:p w14:paraId="4798B3FF" w14:textId="77777777" w:rsidR="00230BD8" w:rsidRPr="0089456A" w:rsidRDefault="00230BD8" w:rsidP="00D90BFA">
            <w:pPr>
              <w:rPr>
                <w:rFonts w:ascii="Times New Roman" w:hAnsi="Times New Roman" w:cs="Times New Roman"/>
                <w:sz w:val="24"/>
                <w:szCs w:val="24"/>
                <w:lang w:val="en-US"/>
              </w:rPr>
            </w:pPr>
            <w:r w:rsidRPr="0089456A">
              <w:rPr>
                <w:rFonts w:ascii="Times New Roman" w:hAnsi="Times New Roman" w:cs="Times New Roman"/>
                <w:sz w:val="24"/>
                <w:szCs w:val="24"/>
                <w:lang w:val="en-US"/>
              </w:rPr>
              <w:t xml:space="preserve">Figure </w:t>
            </w:r>
            <w:r>
              <w:rPr>
                <w:rFonts w:ascii="Times New Roman" w:hAnsi="Times New Roman" w:cs="Times New Roman"/>
                <w:sz w:val="24"/>
                <w:szCs w:val="24"/>
                <w:lang w:val="en-US"/>
              </w:rPr>
              <w:t>D</w:t>
            </w:r>
            <w:r w:rsidRPr="0089456A">
              <w:rPr>
                <w:rFonts w:ascii="Times New Roman" w:hAnsi="Times New Roman" w:cs="Times New Roman"/>
                <w:sz w:val="24"/>
                <w:szCs w:val="24"/>
                <w:lang w:val="en-US"/>
              </w:rPr>
              <w:t>4</w:t>
            </w:r>
          </w:p>
          <w:p w14:paraId="483E226A" w14:textId="77777777" w:rsidR="00230BD8" w:rsidRPr="0089456A" w:rsidRDefault="00230BD8" w:rsidP="00D90BFA">
            <w:pPr>
              <w:rPr>
                <w:rFonts w:ascii="Times New Roman" w:hAnsi="Times New Roman" w:cs="Times New Roman"/>
                <w:sz w:val="24"/>
                <w:szCs w:val="24"/>
                <w:lang w:val="en-US"/>
              </w:rPr>
            </w:pPr>
            <w:r w:rsidRPr="0089456A">
              <w:rPr>
                <w:rFonts w:ascii="Times New Roman" w:hAnsi="Times New Roman" w:cs="Times New Roman"/>
                <w:noProof/>
                <w:sz w:val="24"/>
                <w:szCs w:val="24"/>
                <w:lang w:val="en-US"/>
              </w:rPr>
              <w:drawing>
                <wp:inline distT="0" distB="0" distL="0" distR="0" wp14:anchorId="57B5F547" wp14:editId="7A8F92DC">
                  <wp:extent cx="2871216" cy="2369673"/>
                  <wp:effectExtent l="19050" t="19050" r="24765" b="1206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1216" cy="2369673"/>
                          </a:xfrm>
                          <a:prstGeom prst="rect">
                            <a:avLst/>
                          </a:prstGeom>
                          <a:ln>
                            <a:solidFill>
                              <a:schemeClr val="tx1"/>
                            </a:solidFill>
                          </a:ln>
                        </pic:spPr>
                      </pic:pic>
                    </a:graphicData>
                  </a:graphic>
                </wp:inline>
              </w:drawing>
            </w:r>
          </w:p>
          <w:p w14:paraId="12BB221D" w14:textId="77777777" w:rsidR="00230BD8" w:rsidRPr="0089456A" w:rsidRDefault="00230BD8" w:rsidP="00D90BFA">
            <w:pPr>
              <w:rPr>
                <w:rFonts w:ascii="Times New Roman" w:hAnsi="Times New Roman" w:cs="Times New Roman"/>
                <w:sz w:val="24"/>
                <w:szCs w:val="24"/>
                <w:highlight w:val="yellow"/>
                <w:lang w:val="en-US"/>
              </w:rPr>
            </w:pPr>
            <w:r w:rsidRPr="0089456A">
              <w:rPr>
                <w:rFonts w:ascii="Times New Roman" w:hAnsi="Times New Roman" w:cs="Times New Roman"/>
                <w:i/>
                <w:iCs/>
                <w:sz w:val="24"/>
                <w:szCs w:val="24"/>
                <w:lang w:val="en-US"/>
              </w:rPr>
              <w:t>Note</w:t>
            </w:r>
            <w:r w:rsidRPr="0089456A">
              <w:rPr>
                <w:rFonts w:ascii="Times New Roman" w:hAnsi="Times New Roman" w:cs="Times New Roman"/>
                <w:sz w:val="24"/>
                <w:szCs w:val="24"/>
                <w:lang w:val="en-US"/>
              </w:rPr>
              <w:t>. A visualization of the spread and distribution of expectations of perfectionism between the control and experimental condition for item 1</w:t>
            </w:r>
          </w:p>
        </w:tc>
        <w:tc>
          <w:tcPr>
            <w:tcW w:w="4675" w:type="dxa"/>
          </w:tcPr>
          <w:p w14:paraId="301871B3" w14:textId="77777777" w:rsidR="00230BD8" w:rsidRPr="0089456A" w:rsidRDefault="00230BD8" w:rsidP="00D90BFA">
            <w:pPr>
              <w:rPr>
                <w:rFonts w:ascii="Times New Roman" w:hAnsi="Times New Roman" w:cs="Times New Roman"/>
                <w:sz w:val="24"/>
                <w:szCs w:val="24"/>
                <w:highlight w:val="yellow"/>
                <w:lang w:val="en-US"/>
              </w:rPr>
            </w:pPr>
            <w:r w:rsidRPr="0089456A">
              <w:rPr>
                <w:rFonts w:ascii="Times New Roman" w:hAnsi="Times New Roman" w:cs="Times New Roman"/>
                <w:sz w:val="24"/>
                <w:szCs w:val="24"/>
                <w:lang w:val="en-US"/>
              </w:rPr>
              <w:t xml:space="preserve">Figure </w:t>
            </w:r>
            <w:r>
              <w:rPr>
                <w:rFonts w:ascii="Times New Roman" w:hAnsi="Times New Roman" w:cs="Times New Roman"/>
                <w:sz w:val="24"/>
                <w:szCs w:val="24"/>
                <w:lang w:val="en-US"/>
              </w:rPr>
              <w:t>D</w:t>
            </w:r>
            <w:r w:rsidRPr="0089456A">
              <w:rPr>
                <w:rFonts w:ascii="Times New Roman" w:hAnsi="Times New Roman" w:cs="Times New Roman"/>
                <w:sz w:val="24"/>
                <w:szCs w:val="24"/>
                <w:lang w:val="en-US"/>
              </w:rPr>
              <w:t>5</w:t>
            </w:r>
            <w:r w:rsidRPr="0089456A">
              <w:rPr>
                <w:rFonts w:ascii="Times New Roman" w:hAnsi="Times New Roman" w:cs="Times New Roman"/>
                <w:i/>
                <w:iCs/>
                <w:noProof/>
                <w:sz w:val="24"/>
                <w:szCs w:val="24"/>
                <w:lang w:val="en-US"/>
              </w:rPr>
              <w:drawing>
                <wp:inline distT="0" distB="0" distL="0" distR="0" wp14:anchorId="7101FB9A" wp14:editId="741E428C">
                  <wp:extent cx="2871216" cy="2369673"/>
                  <wp:effectExtent l="19050" t="19050" r="24765" b="1206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1216" cy="2369673"/>
                          </a:xfrm>
                          <a:prstGeom prst="rect">
                            <a:avLst/>
                          </a:prstGeom>
                          <a:ln>
                            <a:solidFill>
                              <a:schemeClr val="tx1"/>
                            </a:solidFill>
                          </a:ln>
                        </pic:spPr>
                      </pic:pic>
                    </a:graphicData>
                  </a:graphic>
                </wp:inline>
              </w:drawing>
            </w:r>
            <w:r w:rsidRPr="0089456A">
              <w:rPr>
                <w:rFonts w:ascii="Times New Roman" w:hAnsi="Times New Roman" w:cs="Times New Roman"/>
                <w:i/>
                <w:iCs/>
                <w:sz w:val="24"/>
                <w:szCs w:val="24"/>
                <w:lang w:val="en-US"/>
              </w:rPr>
              <w:t>Note</w:t>
            </w:r>
            <w:r w:rsidRPr="0089456A">
              <w:rPr>
                <w:rFonts w:ascii="Times New Roman" w:hAnsi="Times New Roman" w:cs="Times New Roman"/>
                <w:sz w:val="24"/>
                <w:szCs w:val="24"/>
                <w:lang w:val="en-US"/>
              </w:rPr>
              <w:t>. A visualization of the spread and distribution of expectations of perfectionism between the control and experimental condition for item 2</w:t>
            </w:r>
          </w:p>
        </w:tc>
      </w:tr>
    </w:tbl>
    <w:p w14:paraId="7A72632B" w14:textId="24E35969" w:rsidR="00230BD8" w:rsidRDefault="00230BD8" w:rsidP="00230BD8">
      <w:pPr>
        <w:rPr>
          <w:rFonts w:ascii="Times New Roman" w:hAnsi="Times New Roman" w:cs="Times New Roman"/>
          <w:b/>
          <w:bCs/>
          <w:sz w:val="24"/>
          <w:szCs w:val="24"/>
        </w:rPr>
      </w:pPr>
    </w:p>
    <w:p w14:paraId="40E9E7B0" w14:textId="77777777" w:rsidR="00684393" w:rsidRDefault="00684393" w:rsidP="00230BD8">
      <w:pPr>
        <w:rPr>
          <w:rFonts w:ascii="Times New Roman" w:hAnsi="Times New Roman" w:cs="Times New Roman"/>
          <w:b/>
          <w:bCs/>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230BD8" w:rsidRPr="0089456A" w14:paraId="0D78D8A9" w14:textId="77777777" w:rsidTr="00D90BFA">
        <w:trPr>
          <w:jc w:val="center"/>
        </w:trPr>
        <w:tc>
          <w:tcPr>
            <w:tcW w:w="4675" w:type="dxa"/>
          </w:tcPr>
          <w:p w14:paraId="1153714B" w14:textId="77777777" w:rsidR="00230BD8" w:rsidRPr="0089456A" w:rsidRDefault="00230BD8" w:rsidP="00D90BFA">
            <w:pPr>
              <w:rPr>
                <w:rFonts w:ascii="Times New Roman" w:hAnsi="Times New Roman" w:cs="Times New Roman"/>
                <w:sz w:val="24"/>
                <w:szCs w:val="24"/>
                <w:lang w:val="en-US"/>
              </w:rPr>
            </w:pPr>
            <w:r w:rsidRPr="0089456A">
              <w:rPr>
                <w:rFonts w:ascii="Times New Roman" w:hAnsi="Times New Roman" w:cs="Times New Roman"/>
                <w:sz w:val="24"/>
                <w:szCs w:val="24"/>
                <w:lang w:val="en-US"/>
              </w:rPr>
              <w:t xml:space="preserve">Figure </w:t>
            </w:r>
            <w:r>
              <w:rPr>
                <w:rFonts w:ascii="Times New Roman" w:hAnsi="Times New Roman" w:cs="Times New Roman"/>
                <w:sz w:val="24"/>
                <w:szCs w:val="24"/>
                <w:lang w:val="en-US"/>
              </w:rPr>
              <w:t>D</w:t>
            </w:r>
            <w:r w:rsidRPr="0089456A">
              <w:rPr>
                <w:rFonts w:ascii="Times New Roman" w:hAnsi="Times New Roman" w:cs="Times New Roman"/>
                <w:sz w:val="24"/>
                <w:szCs w:val="24"/>
                <w:lang w:val="en-US"/>
              </w:rPr>
              <w:t>6</w:t>
            </w:r>
          </w:p>
          <w:p w14:paraId="492E09B6" w14:textId="77777777" w:rsidR="00230BD8" w:rsidRPr="0089456A" w:rsidRDefault="00230BD8" w:rsidP="00D90BFA">
            <w:pPr>
              <w:rPr>
                <w:rFonts w:ascii="Times New Roman" w:hAnsi="Times New Roman" w:cs="Times New Roman"/>
                <w:sz w:val="24"/>
                <w:szCs w:val="24"/>
                <w:lang w:val="en-US"/>
              </w:rPr>
            </w:pPr>
            <w:r w:rsidRPr="0089456A">
              <w:rPr>
                <w:rFonts w:ascii="Times New Roman" w:hAnsi="Times New Roman" w:cs="Times New Roman"/>
                <w:noProof/>
                <w:sz w:val="24"/>
                <w:szCs w:val="24"/>
                <w:lang w:val="en-US"/>
              </w:rPr>
              <w:drawing>
                <wp:inline distT="0" distB="0" distL="0" distR="0" wp14:anchorId="47EBDB96" wp14:editId="3E53E488">
                  <wp:extent cx="2871216" cy="2096356"/>
                  <wp:effectExtent l="19050" t="19050" r="24765" b="18415"/>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71216" cy="2096356"/>
                          </a:xfrm>
                          <a:prstGeom prst="rect">
                            <a:avLst/>
                          </a:prstGeom>
                          <a:ln>
                            <a:solidFill>
                              <a:schemeClr val="tx1"/>
                            </a:solidFill>
                          </a:ln>
                        </pic:spPr>
                      </pic:pic>
                    </a:graphicData>
                  </a:graphic>
                </wp:inline>
              </w:drawing>
            </w:r>
          </w:p>
          <w:p w14:paraId="06375F31" w14:textId="77777777" w:rsidR="00230BD8" w:rsidRPr="0089456A" w:rsidRDefault="00230BD8" w:rsidP="00D90BFA">
            <w:pPr>
              <w:rPr>
                <w:rFonts w:ascii="Times New Roman" w:hAnsi="Times New Roman" w:cs="Times New Roman"/>
                <w:sz w:val="24"/>
                <w:szCs w:val="24"/>
                <w:highlight w:val="yellow"/>
                <w:lang w:val="en-US"/>
              </w:rPr>
            </w:pPr>
            <w:r w:rsidRPr="0089456A">
              <w:rPr>
                <w:rFonts w:ascii="Times New Roman" w:hAnsi="Times New Roman" w:cs="Times New Roman"/>
                <w:i/>
                <w:iCs/>
                <w:sz w:val="24"/>
                <w:szCs w:val="24"/>
                <w:lang w:val="en-US"/>
              </w:rPr>
              <w:t>Note</w:t>
            </w:r>
            <w:r w:rsidRPr="0089456A">
              <w:rPr>
                <w:rFonts w:ascii="Times New Roman" w:hAnsi="Times New Roman" w:cs="Times New Roman"/>
                <w:sz w:val="24"/>
                <w:szCs w:val="24"/>
                <w:lang w:val="en-US"/>
              </w:rPr>
              <w:t>. A visualization of the spread and distribution of justification of mistreatment between the control and experimental condition for item 1</w:t>
            </w:r>
          </w:p>
        </w:tc>
        <w:tc>
          <w:tcPr>
            <w:tcW w:w="4675" w:type="dxa"/>
          </w:tcPr>
          <w:p w14:paraId="154B86A3" w14:textId="77777777" w:rsidR="00230BD8" w:rsidRPr="0089456A" w:rsidRDefault="00230BD8" w:rsidP="00D90BFA">
            <w:pPr>
              <w:rPr>
                <w:rFonts w:ascii="Times New Roman" w:hAnsi="Times New Roman" w:cs="Times New Roman"/>
                <w:sz w:val="24"/>
                <w:szCs w:val="24"/>
                <w:highlight w:val="yellow"/>
                <w:lang w:val="en-US"/>
              </w:rPr>
            </w:pPr>
            <w:r w:rsidRPr="0089456A">
              <w:rPr>
                <w:rFonts w:ascii="Times New Roman" w:hAnsi="Times New Roman" w:cs="Times New Roman"/>
                <w:sz w:val="24"/>
                <w:szCs w:val="24"/>
                <w:lang w:val="en-US"/>
              </w:rPr>
              <w:t xml:space="preserve">Figure </w:t>
            </w:r>
            <w:r>
              <w:rPr>
                <w:rFonts w:ascii="Times New Roman" w:hAnsi="Times New Roman" w:cs="Times New Roman"/>
                <w:sz w:val="24"/>
                <w:szCs w:val="24"/>
                <w:lang w:val="en-US"/>
              </w:rPr>
              <w:t>D</w:t>
            </w:r>
            <w:r w:rsidRPr="0089456A">
              <w:rPr>
                <w:rFonts w:ascii="Times New Roman" w:hAnsi="Times New Roman" w:cs="Times New Roman"/>
                <w:sz w:val="24"/>
                <w:szCs w:val="24"/>
                <w:lang w:val="en-US"/>
              </w:rPr>
              <w:t>7</w:t>
            </w:r>
            <w:r w:rsidRPr="0089456A">
              <w:rPr>
                <w:rFonts w:ascii="Times New Roman" w:hAnsi="Times New Roman" w:cs="Times New Roman"/>
                <w:i/>
                <w:iCs/>
                <w:noProof/>
                <w:sz w:val="24"/>
                <w:szCs w:val="24"/>
                <w:lang w:val="en-US"/>
              </w:rPr>
              <w:drawing>
                <wp:inline distT="0" distB="0" distL="0" distR="0" wp14:anchorId="3373037C" wp14:editId="5E5969DC">
                  <wp:extent cx="2871216" cy="2096356"/>
                  <wp:effectExtent l="19050" t="19050" r="24765" b="1841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71216" cy="2096356"/>
                          </a:xfrm>
                          <a:prstGeom prst="rect">
                            <a:avLst/>
                          </a:prstGeom>
                          <a:ln>
                            <a:solidFill>
                              <a:schemeClr val="tx1"/>
                            </a:solidFill>
                          </a:ln>
                        </pic:spPr>
                      </pic:pic>
                    </a:graphicData>
                  </a:graphic>
                </wp:inline>
              </w:drawing>
            </w:r>
            <w:r w:rsidRPr="0089456A">
              <w:rPr>
                <w:rFonts w:ascii="Times New Roman" w:hAnsi="Times New Roman" w:cs="Times New Roman"/>
                <w:i/>
                <w:iCs/>
                <w:sz w:val="24"/>
                <w:szCs w:val="24"/>
                <w:lang w:val="en-US"/>
              </w:rPr>
              <w:t>Note</w:t>
            </w:r>
            <w:r w:rsidRPr="0089456A">
              <w:rPr>
                <w:rFonts w:ascii="Times New Roman" w:hAnsi="Times New Roman" w:cs="Times New Roman"/>
                <w:sz w:val="24"/>
                <w:szCs w:val="24"/>
                <w:lang w:val="en-US"/>
              </w:rPr>
              <w:t>. A visualization of the spread and distribution of justification of mistreatment between the control and experimental condition for item 2</w:t>
            </w:r>
          </w:p>
        </w:tc>
      </w:tr>
    </w:tbl>
    <w:p w14:paraId="701C7CC5" w14:textId="77777777" w:rsidR="00230BD8" w:rsidRDefault="00230BD8" w:rsidP="00230BD8">
      <w:pPr>
        <w:rPr>
          <w:rFonts w:ascii="Times New Roman" w:hAnsi="Times New Roman" w:cs="Times New Roman"/>
          <w:b/>
          <w:bCs/>
          <w:sz w:val="24"/>
          <w:szCs w:val="24"/>
        </w:rPr>
      </w:pPr>
    </w:p>
    <w:p w14:paraId="0FEB864F" w14:textId="77777777" w:rsidR="00230BD8" w:rsidRDefault="00230BD8" w:rsidP="00230BD8">
      <w:pPr>
        <w:rPr>
          <w:rFonts w:ascii="Times New Roman" w:hAnsi="Times New Roman" w:cs="Times New Roman"/>
          <w:b/>
          <w:bCs/>
          <w:sz w:val="24"/>
          <w:szCs w:val="24"/>
        </w:rPr>
      </w:pPr>
    </w:p>
    <w:p w14:paraId="598C382C" w14:textId="77777777" w:rsidR="00230BD8" w:rsidRDefault="00230BD8" w:rsidP="00230BD8">
      <w:pPr>
        <w:rPr>
          <w:rFonts w:ascii="Times New Roman" w:hAnsi="Times New Roman" w:cs="Times New Roman"/>
          <w:sz w:val="24"/>
          <w:szCs w:val="24"/>
          <w:lang w:val="en-US"/>
        </w:rPr>
      </w:pPr>
    </w:p>
    <w:p w14:paraId="7353E804" w14:textId="77777777" w:rsidR="00230BD8" w:rsidRDefault="00230BD8" w:rsidP="00230BD8">
      <w:pPr>
        <w:rPr>
          <w:rFonts w:ascii="Times New Roman" w:hAnsi="Times New Roman" w:cs="Times New Roman"/>
          <w:sz w:val="24"/>
          <w:szCs w:val="24"/>
          <w:lang w:val="en-US"/>
        </w:rPr>
      </w:pPr>
    </w:p>
    <w:p w14:paraId="74F8E134" w14:textId="77777777" w:rsidR="00230BD8" w:rsidRDefault="00230BD8" w:rsidP="00230BD8">
      <w:pPr>
        <w:rPr>
          <w:rFonts w:ascii="Times New Roman" w:hAnsi="Times New Roman" w:cs="Times New Roman"/>
          <w:sz w:val="24"/>
          <w:szCs w:val="24"/>
          <w:lang w:val="en-US"/>
        </w:rPr>
      </w:pPr>
    </w:p>
    <w:p w14:paraId="0AE47C8F" w14:textId="77777777" w:rsidR="00230BD8" w:rsidRDefault="00230BD8" w:rsidP="00230BD8">
      <w:pPr>
        <w:rPr>
          <w:rFonts w:ascii="Times New Roman" w:hAnsi="Times New Roman" w:cs="Times New Roman"/>
          <w:sz w:val="24"/>
          <w:szCs w:val="24"/>
          <w:lang w:val="en-US"/>
        </w:rPr>
      </w:pPr>
    </w:p>
    <w:p w14:paraId="7A8B2661" w14:textId="77777777" w:rsidR="00230BD8" w:rsidRPr="0089456A" w:rsidRDefault="00230BD8" w:rsidP="00230BD8">
      <w:pPr>
        <w:rPr>
          <w:rFonts w:ascii="Times New Roman" w:hAnsi="Times New Roman" w:cs="Times New Roman"/>
          <w:sz w:val="24"/>
          <w:szCs w:val="24"/>
          <w:lang w:val="en-US"/>
        </w:rPr>
      </w:pPr>
      <w:commentRangeStart w:id="1636"/>
      <w:r w:rsidRPr="0089456A">
        <w:rPr>
          <w:rFonts w:ascii="Times New Roman" w:hAnsi="Times New Roman" w:cs="Times New Roman"/>
          <w:sz w:val="24"/>
          <w:szCs w:val="24"/>
          <w:lang w:val="en-US"/>
        </w:rPr>
        <w:t xml:space="preserve">Figure </w:t>
      </w:r>
      <w:r>
        <w:rPr>
          <w:rFonts w:ascii="Times New Roman" w:hAnsi="Times New Roman" w:cs="Times New Roman"/>
          <w:sz w:val="24"/>
          <w:szCs w:val="24"/>
          <w:lang w:val="en-US"/>
        </w:rPr>
        <w:t>D8</w:t>
      </w:r>
    </w:p>
    <w:p w14:paraId="474C4C6D" w14:textId="77777777" w:rsidR="00230BD8" w:rsidRPr="0089456A" w:rsidRDefault="00230BD8" w:rsidP="00230BD8">
      <w:pPr>
        <w:rPr>
          <w:rFonts w:ascii="Times New Roman" w:hAnsi="Times New Roman" w:cs="Times New Roman"/>
          <w:sz w:val="24"/>
          <w:szCs w:val="24"/>
          <w:lang w:val="en-US"/>
        </w:rPr>
      </w:pPr>
      <w:r w:rsidRPr="0089456A">
        <w:rPr>
          <w:rFonts w:ascii="Times New Roman" w:hAnsi="Times New Roman" w:cs="Times New Roman"/>
          <w:noProof/>
          <w:sz w:val="24"/>
          <w:szCs w:val="24"/>
        </w:rPr>
        <w:drawing>
          <wp:inline distT="0" distB="0" distL="0" distR="0" wp14:anchorId="273F1782" wp14:editId="3A758FFF">
            <wp:extent cx="2651760" cy="1956816"/>
            <wp:effectExtent l="0" t="0" r="15240" b="5715"/>
            <wp:docPr id="2" name="Chart 2">
              <a:extLst xmlns:a="http://schemas.openxmlformats.org/drawingml/2006/main">
                <a:ext uri="{FF2B5EF4-FFF2-40B4-BE49-F238E27FC236}">
                  <a16:creationId xmlns:a16="http://schemas.microsoft.com/office/drawing/2014/main" id="{74408901-21DA-426B-BB28-D879D24988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51CCEBC" w14:textId="77777777" w:rsidR="00230BD8" w:rsidRDefault="00230BD8" w:rsidP="00230BD8">
      <w:pPr>
        <w:rPr>
          <w:rFonts w:ascii="Times New Roman" w:hAnsi="Times New Roman" w:cs="Times New Roman"/>
          <w:b/>
          <w:bCs/>
          <w:sz w:val="24"/>
          <w:szCs w:val="24"/>
        </w:rPr>
      </w:pPr>
      <w:r w:rsidRPr="0089456A">
        <w:rPr>
          <w:rFonts w:ascii="Times New Roman" w:hAnsi="Times New Roman" w:cs="Times New Roman"/>
          <w:i/>
          <w:iCs/>
          <w:sz w:val="24"/>
          <w:szCs w:val="24"/>
          <w:lang w:val="en-US"/>
        </w:rPr>
        <w:t>Note</w:t>
      </w:r>
      <w:r w:rsidRPr="0089456A">
        <w:rPr>
          <w:rFonts w:ascii="Times New Roman" w:hAnsi="Times New Roman" w:cs="Times New Roman"/>
          <w:sz w:val="24"/>
          <w:szCs w:val="24"/>
          <w:lang w:val="en-US"/>
        </w:rPr>
        <w:t>. A depiction of the means and standard deviations of degree to which participants agreed with the statement that CCM seemed like a fun place to work in the control condition and experimental condition.</w:t>
      </w:r>
      <w:commentRangeEnd w:id="1636"/>
      <w:r w:rsidRPr="0089456A">
        <w:rPr>
          <w:rStyle w:val="CommentReference"/>
          <w:rFonts w:ascii="Times New Roman" w:hAnsi="Times New Roman" w:cs="Times New Roman"/>
          <w:sz w:val="24"/>
          <w:szCs w:val="24"/>
        </w:rPr>
        <w:commentReference w:id="1636"/>
      </w:r>
    </w:p>
    <w:p w14:paraId="4D33D3AB" w14:textId="77777777" w:rsidR="00230BD8" w:rsidRDefault="00230BD8" w:rsidP="00230BD8">
      <w:pPr>
        <w:rPr>
          <w:rFonts w:ascii="Times New Roman" w:hAnsi="Times New Roman" w:cs="Times New Roman"/>
          <w:b/>
          <w:bCs/>
          <w:sz w:val="24"/>
          <w:szCs w:val="24"/>
        </w:rPr>
      </w:pPr>
    </w:p>
    <w:p w14:paraId="584C2B00" w14:textId="77777777" w:rsidR="00230BD8" w:rsidRPr="0089456A" w:rsidRDefault="00230BD8" w:rsidP="00230BD8">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 xml:space="preserve">Table </w:t>
      </w:r>
      <w:r>
        <w:rPr>
          <w:rFonts w:ascii="Times New Roman" w:eastAsia="Times New Roman" w:hAnsi="Times New Roman" w:cs="Times New Roman"/>
          <w:sz w:val="24"/>
          <w:szCs w:val="24"/>
          <w:lang w:eastAsia="en-CA"/>
        </w:rPr>
        <w:t>D</w:t>
      </w:r>
      <w:r w:rsidRPr="0089456A">
        <w:rPr>
          <w:rFonts w:ascii="Times New Roman" w:eastAsia="Times New Roman" w:hAnsi="Times New Roman" w:cs="Times New Roman"/>
          <w:sz w:val="24"/>
          <w:szCs w:val="24"/>
          <w:lang w:eastAsia="en-CA"/>
        </w:rPr>
        <w:t>1</w:t>
      </w:r>
    </w:p>
    <w:p w14:paraId="7D1A7DB5" w14:textId="7ECBFFCF" w:rsidR="00230BD8" w:rsidRPr="0089456A" w:rsidRDefault="00230BD8" w:rsidP="00230BD8">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i/>
          <w:iCs/>
          <w:sz w:val="24"/>
          <w:szCs w:val="24"/>
          <w:lang w:eastAsia="en-CA"/>
        </w:rPr>
        <w:t>Summary of Students t-tests, mean and standard deviation</w:t>
      </w:r>
      <w:r>
        <w:rPr>
          <w:rFonts w:ascii="Times New Roman" w:eastAsia="Times New Roman" w:hAnsi="Times New Roman" w:cs="Times New Roman"/>
          <w:i/>
          <w:iCs/>
          <w:sz w:val="24"/>
          <w:szCs w:val="24"/>
          <w:lang w:eastAsia="en-CA"/>
        </w:rPr>
        <w:t>s for each condition,</w:t>
      </w:r>
      <w:r w:rsidRPr="0089456A">
        <w:rPr>
          <w:rFonts w:ascii="Times New Roman" w:eastAsia="Times New Roman" w:hAnsi="Times New Roman" w:cs="Times New Roman"/>
          <w:i/>
          <w:iCs/>
          <w:sz w:val="24"/>
          <w:szCs w:val="24"/>
          <w:lang w:eastAsia="en-CA"/>
        </w:rPr>
        <w:t xml:space="preserve"> confidence intervals and </w:t>
      </w:r>
      <w:del w:id="1637" w:author="Elizabeth Marks" w:date="2021-04-29T05:46:00Z">
        <w:r w:rsidRPr="0089456A" w:rsidDel="000C3C07">
          <w:rPr>
            <w:rFonts w:ascii="Times New Roman" w:eastAsia="Times New Roman" w:hAnsi="Times New Roman" w:cs="Times New Roman"/>
            <w:i/>
            <w:iCs/>
            <w:sz w:val="24"/>
            <w:szCs w:val="24"/>
            <w:lang w:eastAsia="en-CA"/>
          </w:rPr>
          <w:delText>Cohen</w:delText>
        </w:r>
        <w:r w:rsidDel="000C3C07">
          <w:rPr>
            <w:rFonts w:ascii="Times New Roman" w:eastAsia="Times New Roman" w:hAnsi="Times New Roman" w:cs="Times New Roman"/>
            <w:i/>
            <w:iCs/>
            <w:sz w:val="24"/>
            <w:szCs w:val="24"/>
            <w:lang w:eastAsia="en-CA"/>
          </w:rPr>
          <w:delText>'</w:delText>
        </w:r>
        <w:r w:rsidRPr="0089456A" w:rsidDel="000C3C07">
          <w:rPr>
            <w:rFonts w:ascii="Times New Roman" w:eastAsia="Times New Roman" w:hAnsi="Times New Roman" w:cs="Times New Roman"/>
            <w:i/>
            <w:iCs/>
            <w:sz w:val="24"/>
            <w:szCs w:val="24"/>
            <w:lang w:eastAsia="en-CA"/>
          </w:rPr>
          <w:delText xml:space="preserve">s </w:delText>
        </w:r>
      </w:del>
      <w:ins w:id="1638" w:author="Elizabeth Marks" w:date="2021-04-29T05:46:00Z">
        <w:r w:rsidR="000C3C07" w:rsidRPr="0089456A">
          <w:rPr>
            <w:rFonts w:ascii="Times New Roman" w:eastAsia="Times New Roman" w:hAnsi="Times New Roman" w:cs="Times New Roman"/>
            <w:i/>
            <w:iCs/>
            <w:sz w:val="24"/>
            <w:szCs w:val="24"/>
            <w:lang w:eastAsia="en-CA"/>
          </w:rPr>
          <w:t>Cohen</w:t>
        </w:r>
      </w:ins>
      <w:ins w:id="1639" w:author="Elizabeth Marks" w:date="2021-04-30T05:35:00Z">
        <w:r w:rsidR="006B569A">
          <w:rPr>
            <w:rFonts w:ascii="Times New Roman" w:eastAsia="Times New Roman" w:hAnsi="Times New Roman" w:cs="Times New Roman"/>
            <w:i/>
            <w:iCs/>
            <w:sz w:val="24"/>
            <w:szCs w:val="24"/>
            <w:lang w:eastAsia="en-CA"/>
          </w:rPr>
          <w:t>’</w:t>
        </w:r>
      </w:ins>
      <w:ins w:id="1640" w:author="Elizabeth Marks" w:date="2021-04-29T05:46:00Z">
        <w:r w:rsidR="000C3C07" w:rsidRPr="0089456A">
          <w:rPr>
            <w:rFonts w:ascii="Times New Roman" w:eastAsia="Times New Roman" w:hAnsi="Times New Roman" w:cs="Times New Roman"/>
            <w:i/>
            <w:iCs/>
            <w:sz w:val="24"/>
            <w:szCs w:val="24"/>
            <w:lang w:eastAsia="en-CA"/>
          </w:rPr>
          <w:t xml:space="preserve">s </w:t>
        </w:r>
      </w:ins>
      <w:r w:rsidRPr="0089456A">
        <w:rPr>
          <w:rFonts w:ascii="Times New Roman" w:eastAsia="Times New Roman" w:hAnsi="Times New Roman" w:cs="Times New Roman"/>
          <w:i/>
          <w:iCs/>
          <w:sz w:val="24"/>
          <w:szCs w:val="24"/>
          <w:lang w:eastAsia="en-CA"/>
        </w:rPr>
        <w:t xml:space="preserve">d measures of effect size for differences of expectations for negative outcomes: extra work, expected number of hours worked, belief that work is </w:t>
      </w:r>
      <w:del w:id="1641" w:author="Elizabeth Marks" w:date="2021-04-29T05:46:00Z">
        <w:r w:rsidRPr="0089456A" w:rsidDel="000C3C07">
          <w:rPr>
            <w:rFonts w:ascii="Times New Roman" w:eastAsia="Times New Roman" w:hAnsi="Times New Roman" w:cs="Times New Roman"/>
            <w:i/>
            <w:iCs/>
            <w:sz w:val="24"/>
            <w:szCs w:val="24"/>
            <w:lang w:eastAsia="en-CA"/>
          </w:rPr>
          <w:delText>it</w:delText>
        </w:r>
        <w:r w:rsidDel="000C3C07">
          <w:rPr>
            <w:rFonts w:ascii="Times New Roman" w:eastAsia="Times New Roman" w:hAnsi="Times New Roman" w:cs="Times New Roman"/>
            <w:i/>
            <w:iCs/>
            <w:sz w:val="24"/>
            <w:szCs w:val="24"/>
            <w:lang w:eastAsia="en-CA"/>
          </w:rPr>
          <w:delText>'</w:delText>
        </w:r>
        <w:r w:rsidRPr="0089456A" w:rsidDel="000C3C07">
          <w:rPr>
            <w:rFonts w:ascii="Times New Roman" w:eastAsia="Times New Roman" w:hAnsi="Times New Roman" w:cs="Times New Roman"/>
            <w:i/>
            <w:iCs/>
            <w:sz w:val="24"/>
            <w:szCs w:val="24"/>
            <w:lang w:eastAsia="en-CA"/>
          </w:rPr>
          <w:delText xml:space="preserve">s </w:delText>
        </w:r>
      </w:del>
      <w:ins w:id="1642" w:author="Elizabeth Marks" w:date="2021-04-29T05:46:00Z">
        <w:r w:rsidR="000C3C07" w:rsidRPr="0089456A">
          <w:rPr>
            <w:rFonts w:ascii="Times New Roman" w:eastAsia="Times New Roman" w:hAnsi="Times New Roman" w:cs="Times New Roman"/>
            <w:i/>
            <w:iCs/>
            <w:sz w:val="24"/>
            <w:szCs w:val="24"/>
            <w:lang w:eastAsia="en-CA"/>
          </w:rPr>
          <w:t>it</w:t>
        </w:r>
      </w:ins>
      <w:ins w:id="1643" w:author="Elizabeth Marks" w:date="2021-04-30T05:35:00Z">
        <w:r w:rsidR="006B569A">
          <w:rPr>
            <w:rFonts w:ascii="Times New Roman" w:eastAsia="Times New Roman" w:hAnsi="Times New Roman" w:cs="Times New Roman"/>
            <w:i/>
            <w:iCs/>
            <w:sz w:val="24"/>
            <w:szCs w:val="24"/>
            <w:lang w:eastAsia="en-CA"/>
          </w:rPr>
          <w:t>’</w:t>
        </w:r>
      </w:ins>
      <w:ins w:id="1644" w:author="Elizabeth Marks" w:date="2021-04-29T05:46:00Z">
        <w:r w:rsidR="000C3C07" w:rsidRPr="0089456A">
          <w:rPr>
            <w:rFonts w:ascii="Times New Roman" w:eastAsia="Times New Roman" w:hAnsi="Times New Roman" w:cs="Times New Roman"/>
            <w:i/>
            <w:iCs/>
            <w:sz w:val="24"/>
            <w:szCs w:val="24"/>
            <w:lang w:eastAsia="en-CA"/>
          </w:rPr>
          <w:t xml:space="preserve">s </w:t>
        </w:r>
      </w:ins>
      <w:r w:rsidRPr="0089456A">
        <w:rPr>
          <w:rFonts w:ascii="Times New Roman" w:eastAsia="Times New Roman" w:hAnsi="Times New Roman" w:cs="Times New Roman"/>
          <w:i/>
          <w:iCs/>
          <w:sz w:val="24"/>
          <w:szCs w:val="24"/>
          <w:lang w:eastAsia="en-CA"/>
        </w:rPr>
        <w:t xml:space="preserve">own reward, expectations of company-first attitude, loyalty and gratitude, and perception that CCM is a competitive employer in the industry between control and experimental conditions. </w:t>
      </w:r>
    </w:p>
    <w:tbl>
      <w:tblPr>
        <w:tblW w:w="9450" w:type="dxa"/>
        <w:tblLayout w:type="fixed"/>
        <w:tblCellMar>
          <w:top w:w="15" w:type="dxa"/>
          <w:left w:w="15" w:type="dxa"/>
          <w:bottom w:w="15" w:type="dxa"/>
          <w:right w:w="15" w:type="dxa"/>
        </w:tblCellMar>
        <w:tblLook w:val="04A0" w:firstRow="1" w:lastRow="0" w:firstColumn="1" w:lastColumn="0" w:noHBand="0" w:noVBand="1"/>
      </w:tblPr>
      <w:tblGrid>
        <w:gridCol w:w="2250"/>
        <w:gridCol w:w="630"/>
        <w:gridCol w:w="1440"/>
        <w:gridCol w:w="1350"/>
        <w:gridCol w:w="1530"/>
        <w:gridCol w:w="720"/>
        <w:gridCol w:w="720"/>
        <w:gridCol w:w="810"/>
      </w:tblGrid>
      <w:tr w:rsidR="00230BD8" w:rsidRPr="0089456A" w14:paraId="7A63AF21" w14:textId="77777777" w:rsidTr="00D90BFA">
        <w:tc>
          <w:tcPr>
            <w:tcW w:w="2250" w:type="dxa"/>
            <w:tcBorders>
              <w:top w:val="single" w:sz="12" w:space="0" w:color="000000"/>
            </w:tcBorders>
            <w:tcMar>
              <w:top w:w="0" w:type="dxa"/>
              <w:left w:w="108" w:type="dxa"/>
              <w:bottom w:w="0" w:type="dxa"/>
              <w:right w:w="108" w:type="dxa"/>
            </w:tcMar>
          </w:tcPr>
          <w:p w14:paraId="7C55795E" w14:textId="77777777" w:rsidR="00230BD8" w:rsidRPr="0089456A" w:rsidRDefault="00230BD8" w:rsidP="00D90BFA">
            <w:pPr>
              <w:spacing w:after="0" w:line="240" w:lineRule="auto"/>
              <w:rPr>
                <w:rFonts w:ascii="Times New Roman" w:eastAsia="Times New Roman" w:hAnsi="Times New Roman" w:cs="Times New Roman"/>
                <w:sz w:val="24"/>
                <w:szCs w:val="24"/>
                <w:lang w:eastAsia="en-CA"/>
              </w:rPr>
            </w:pPr>
          </w:p>
        </w:tc>
        <w:tc>
          <w:tcPr>
            <w:tcW w:w="630" w:type="dxa"/>
            <w:tcBorders>
              <w:top w:val="single" w:sz="12" w:space="0" w:color="000000"/>
            </w:tcBorders>
            <w:tcMar>
              <w:top w:w="0" w:type="dxa"/>
              <w:left w:w="108" w:type="dxa"/>
              <w:bottom w:w="0" w:type="dxa"/>
              <w:right w:w="108" w:type="dxa"/>
            </w:tcMar>
          </w:tcPr>
          <w:p w14:paraId="761E0BA6"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p>
        </w:tc>
        <w:tc>
          <w:tcPr>
            <w:tcW w:w="1440" w:type="dxa"/>
            <w:tcBorders>
              <w:top w:val="single" w:sz="12" w:space="0" w:color="000000"/>
            </w:tcBorders>
            <w:tcMar>
              <w:top w:w="0" w:type="dxa"/>
              <w:left w:w="108" w:type="dxa"/>
              <w:bottom w:w="0" w:type="dxa"/>
              <w:right w:w="108" w:type="dxa"/>
            </w:tcMar>
          </w:tcPr>
          <w:p w14:paraId="79B1CCEC"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p>
        </w:tc>
        <w:tc>
          <w:tcPr>
            <w:tcW w:w="1350" w:type="dxa"/>
            <w:tcBorders>
              <w:top w:val="single" w:sz="12" w:space="0" w:color="000000"/>
            </w:tcBorders>
            <w:tcMar>
              <w:top w:w="0" w:type="dxa"/>
              <w:left w:w="108" w:type="dxa"/>
              <w:bottom w:w="0" w:type="dxa"/>
              <w:right w:w="108" w:type="dxa"/>
            </w:tcMar>
          </w:tcPr>
          <w:p w14:paraId="350F700C"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p>
        </w:tc>
        <w:tc>
          <w:tcPr>
            <w:tcW w:w="1530" w:type="dxa"/>
            <w:tcBorders>
              <w:top w:val="single" w:sz="12" w:space="0" w:color="000000"/>
            </w:tcBorders>
            <w:tcMar>
              <w:top w:w="0" w:type="dxa"/>
              <w:left w:w="108" w:type="dxa"/>
              <w:bottom w:w="0" w:type="dxa"/>
              <w:right w:w="108" w:type="dxa"/>
            </w:tcMar>
          </w:tcPr>
          <w:p w14:paraId="2C4A4F02"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p>
        </w:tc>
        <w:tc>
          <w:tcPr>
            <w:tcW w:w="1440" w:type="dxa"/>
            <w:gridSpan w:val="2"/>
            <w:tcBorders>
              <w:top w:val="single" w:sz="12" w:space="0" w:color="000000"/>
              <w:bottom w:val="single" w:sz="6" w:space="0" w:color="auto"/>
            </w:tcBorders>
          </w:tcPr>
          <w:p w14:paraId="39C5C09D"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95% CI</w:t>
            </w:r>
          </w:p>
        </w:tc>
        <w:tc>
          <w:tcPr>
            <w:tcW w:w="810" w:type="dxa"/>
            <w:tcBorders>
              <w:top w:val="single" w:sz="12" w:space="0" w:color="000000"/>
            </w:tcBorders>
          </w:tcPr>
          <w:p w14:paraId="727B2C69"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p>
        </w:tc>
      </w:tr>
      <w:tr w:rsidR="00230BD8" w:rsidRPr="0089456A" w14:paraId="364B9E95" w14:textId="77777777" w:rsidTr="00D90BFA">
        <w:tc>
          <w:tcPr>
            <w:tcW w:w="2250" w:type="dxa"/>
            <w:tcBorders>
              <w:bottom w:val="single" w:sz="12" w:space="0" w:color="auto"/>
            </w:tcBorders>
            <w:tcMar>
              <w:top w:w="0" w:type="dxa"/>
              <w:left w:w="108" w:type="dxa"/>
              <w:bottom w:w="0" w:type="dxa"/>
              <w:right w:w="108" w:type="dxa"/>
            </w:tcMar>
            <w:hideMark/>
          </w:tcPr>
          <w:p w14:paraId="5D426FE9" w14:textId="77777777" w:rsidR="00230BD8" w:rsidRPr="0089456A" w:rsidRDefault="00230BD8" w:rsidP="00D90BFA">
            <w:pPr>
              <w:spacing w:after="0" w:line="240" w:lineRule="auto"/>
              <w:rPr>
                <w:rFonts w:ascii="Times New Roman" w:eastAsia="Times New Roman" w:hAnsi="Times New Roman" w:cs="Times New Roman"/>
                <w:sz w:val="24"/>
                <w:szCs w:val="24"/>
                <w:lang w:eastAsia="en-CA"/>
              </w:rPr>
            </w:pPr>
          </w:p>
        </w:tc>
        <w:tc>
          <w:tcPr>
            <w:tcW w:w="630" w:type="dxa"/>
            <w:tcBorders>
              <w:bottom w:val="single" w:sz="12" w:space="0" w:color="auto"/>
            </w:tcBorders>
            <w:tcMar>
              <w:top w:w="0" w:type="dxa"/>
              <w:left w:w="108" w:type="dxa"/>
              <w:bottom w:w="0" w:type="dxa"/>
              <w:right w:w="108" w:type="dxa"/>
            </w:tcMar>
            <w:hideMark/>
          </w:tcPr>
          <w:p w14:paraId="58CC1F46"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df</w:t>
            </w:r>
          </w:p>
        </w:tc>
        <w:tc>
          <w:tcPr>
            <w:tcW w:w="1440" w:type="dxa"/>
            <w:tcBorders>
              <w:bottom w:val="single" w:sz="12" w:space="0" w:color="auto"/>
            </w:tcBorders>
            <w:tcMar>
              <w:top w:w="0" w:type="dxa"/>
              <w:left w:w="108" w:type="dxa"/>
              <w:bottom w:w="0" w:type="dxa"/>
              <w:right w:w="108" w:type="dxa"/>
            </w:tcMar>
            <w:hideMark/>
          </w:tcPr>
          <w:p w14:paraId="29D8B445"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T-Statistic (p)</w:t>
            </w:r>
          </w:p>
        </w:tc>
        <w:tc>
          <w:tcPr>
            <w:tcW w:w="1350" w:type="dxa"/>
            <w:tcBorders>
              <w:bottom w:val="single" w:sz="12" w:space="0" w:color="auto"/>
            </w:tcBorders>
            <w:tcMar>
              <w:top w:w="0" w:type="dxa"/>
              <w:left w:w="108" w:type="dxa"/>
              <w:bottom w:w="0" w:type="dxa"/>
              <w:right w:w="108" w:type="dxa"/>
            </w:tcMar>
            <w:hideMark/>
          </w:tcPr>
          <w:p w14:paraId="79888DDC"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Ctrl</w:t>
            </w:r>
            <w:r w:rsidRPr="0089456A">
              <w:rPr>
                <w:rFonts w:ascii="Times New Roman" w:eastAsia="Times New Roman" w:hAnsi="Times New Roman" w:cs="Times New Roman"/>
                <w:sz w:val="24"/>
                <w:szCs w:val="24"/>
                <w:lang w:eastAsia="en-CA"/>
              </w:rPr>
              <w:t xml:space="preserve"> </w:t>
            </w:r>
            <w:r>
              <w:rPr>
                <w:rFonts w:ascii="Times New Roman" w:eastAsia="Times New Roman" w:hAnsi="Times New Roman" w:cs="Times New Roman"/>
                <w:sz w:val="24"/>
                <w:szCs w:val="24"/>
                <w:lang w:eastAsia="en-CA"/>
              </w:rPr>
              <w:t>M(SD)</w:t>
            </w:r>
          </w:p>
        </w:tc>
        <w:tc>
          <w:tcPr>
            <w:tcW w:w="1530" w:type="dxa"/>
            <w:tcBorders>
              <w:bottom w:val="single" w:sz="12" w:space="0" w:color="auto"/>
            </w:tcBorders>
            <w:tcMar>
              <w:top w:w="0" w:type="dxa"/>
              <w:left w:w="108" w:type="dxa"/>
              <w:bottom w:w="0" w:type="dxa"/>
              <w:right w:w="108" w:type="dxa"/>
            </w:tcMar>
            <w:hideMark/>
          </w:tcPr>
          <w:p w14:paraId="06B7261D"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Exp M(SD)</w:t>
            </w:r>
          </w:p>
        </w:tc>
        <w:tc>
          <w:tcPr>
            <w:tcW w:w="720" w:type="dxa"/>
            <w:tcBorders>
              <w:top w:val="single" w:sz="12" w:space="0" w:color="auto"/>
              <w:bottom w:val="single" w:sz="12" w:space="0" w:color="auto"/>
            </w:tcBorders>
          </w:tcPr>
          <w:p w14:paraId="3B3DDD4F"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Lower</w:t>
            </w:r>
          </w:p>
        </w:tc>
        <w:tc>
          <w:tcPr>
            <w:tcW w:w="720" w:type="dxa"/>
            <w:tcBorders>
              <w:top w:val="single" w:sz="12" w:space="0" w:color="auto"/>
              <w:bottom w:val="single" w:sz="12" w:space="0" w:color="auto"/>
            </w:tcBorders>
          </w:tcPr>
          <w:p w14:paraId="4F5FF112"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Upper</w:t>
            </w:r>
          </w:p>
        </w:tc>
        <w:tc>
          <w:tcPr>
            <w:tcW w:w="810" w:type="dxa"/>
            <w:tcBorders>
              <w:bottom w:val="single" w:sz="12" w:space="0" w:color="auto"/>
            </w:tcBorders>
          </w:tcPr>
          <w:p w14:paraId="2EB0236B" w14:textId="234EAD24"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del w:id="1645" w:author="Elizabeth Marks" w:date="2021-04-29T05:46:00Z">
              <w:r w:rsidRPr="0089456A" w:rsidDel="000C3C07">
                <w:rPr>
                  <w:rFonts w:ascii="Times New Roman" w:eastAsia="Times New Roman" w:hAnsi="Times New Roman" w:cs="Times New Roman"/>
                  <w:sz w:val="24"/>
                  <w:szCs w:val="24"/>
                  <w:lang w:eastAsia="en-CA"/>
                </w:rPr>
                <w:delText>Cohen</w:delText>
              </w:r>
              <w:r w:rsidDel="000C3C07">
                <w:rPr>
                  <w:rFonts w:ascii="Times New Roman" w:eastAsia="Times New Roman" w:hAnsi="Times New Roman" w:cs="Times New Roman"/>
                  <w:sz w:val="24"/>
                  <w:szCs w:val="24"/>
                  <w:lang w:eastAsia="en-CA"/>
                </w:rPr>
                <w:delText>'</w:delText>
              </w:r>
              <w:r w:rsidRPr="0089456A" w:rsidDel="000C3C07">
                <w:rPr>
                  <w:rFonts w:ascii="Times New Roman" w:eastAsia="Times New Roman" w:hAnsi="Times New Roman" w:cs="Times New Roman"/>
                  <w:sz w:val="24"/>
                  <w:szCs w:val="24"/>
                  <w:lang w:eastAsia="en-CA"/>
                </w:rPr>
                <w:delText xml:space="preserve">s </w:delText>
              </w:r>
            </w:del>
            <w:ins w:id="1646" w:author="Elizabeth Marks" w:date="2021-04-29T05:46:00Z">
              <w:r w:rsidR="000C3C07" w:rsidRPr="0089456A">
                <w:rPr>
                  <w:rFonts w:ascii="Times New Roman" w:eastAsia="Times New Roman" w:hAnsi="Times New Roman" w:cs="Times New Roman"/>
                  <w:sz w:val="24"/>
                  <w:szCs w:val="24"/>
                  <w:lang w:eastAsia="en-CA"/>
                </w:rPr>
                <w:t>Cohen</w:t>
              </w:r>
              <w:r w:rsidR="000C3C07">
                <w:rPr>
                  <w:rFonts w:ascii="Times New Roman" w:eastAsia="Times New Roman" w:hAnsi="Times New Roman" w:cs="Times New Roman"/>
                  <w:sz w:val="24"/>
                  <w:szCs w:val="24"/>
                  <w:lang w:eastAsia="en-CA"/>
                </w:rPr>
                <w:t>’</w:t>
              </w:r>
              <w:r w:rsidR="000C3C07" w:rsidRPr="0089456A">
                <w:rPr>
                  <w:rFonts w:ascii="Times New Roman" w:eastAsia="Times New Roman" w:hAnsi="Times New Roman" w:cs="Times New Roman"/>
                  <w:sz w:val="24"/>
                  <w:szCs w:val="24"/>
                  <w:lang w:eastAsia="en-CA"/>
                </w:rPr>
                <w:t xml:space="preserve">s </w:t>
              </w:r>
            </w:ins>
            <w:r w:rsidRPr="0089456A">
              <w:rPr>
                <w:rFonts w:ascii="Times New Roman" w:eastAsia="Times New Roman" w:hAnsi="Times New Roman" w:cs="Times New Roman"/>
                <w:sz w:val="24"/>
                <w:szCs w:val="24"/>
                <w:lang w:eastAsia="en-CA"/>
              </w:rPr>
              <w:t>d</w:t>
            </w:r>
          </w:p>
        </w:tc>
      </w:tr>
      <w:tr w:rsidR="00230BD8" w:rsidRPr="0089456A" w14:paraId="186D5D73" w14:textId="77777777" w:rsidTr="00D90BFA">
        <w:trPr>
          <w:trHeight w:val="272"/>
        </w:trPr>
        <w:tc>
          <w:tcPr>
            <w:tcW w:w="2250" w:type="dxa"/>
            <w:tcBorders>
              <w:top w:val="single" w:sz="12" w:space="0" w:color="auto"/>
            </w:tcBorders>
            <w:tcMar>
              <w:top w:w="0" w:type="dxa"/>
              <w:left w:w="108" w:type="dxa"/>
              <w:bottom w:w="0" w:type="dxa"/>
              <w:right w:w="108" w:type="dxa"/>
            </w:tcMar>
            <w:hideMark/>
          </w:tcPr>
          <w:p w14:paraId="0E0F8463" w14:textId="77777777" w:rsidR="00230BD8" w:rsidRPr="0089456A" w:rsidRDefault="00230BD8" w:rsidP="00D90BFA">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Extra Work 1</w:t>
            </w:r>
          </w:p>
        </w:tc>
        <w:tc>
          <w:tcPr>
            <w:tcW w:w="630" w:type="dxa"/>
            <w:tcBorders>
              <w:top w:val="single" w:sz="12" w:space="0" w:color="auto"/>
            </w:tcBorders>
            <w:tcMar>
              <w:top w:w="0" w:type="dxa"/>
              <w:left w:w="108" w:type="dxa"/>
              <w:bottom w:w="0" w:type="dxa"/>
              <w:right w:w="108" w:type="dxa"/>
            </w:tcMar>
            <w:hideMark/>
          </w:tcPr>
          <w:p w14:paraId="04567DAB"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289</w:t>
            </w:r>
          </w:p>
        </w:tc>
        <w:tc>
          <w:tcPr>
            <w:tcW w:w="1440" w:type="dxa"/>
            <w:tcBorders>
              <w:top w:val="single" w:sz="12" w:space="0" w:color="auto"/>
            </w:tcBorders>
            <w:tcMar>
              <w:top w:w="0" w:type="dxa"/>
              <w:left w:w="108" w:type="dxa"/>
              <w:bottom w:w="0" w:type="dxa"/>
              <w:right w:w="108" w:type="dxa"/>
            </w:tcMar>
            <w:hideMark/>
          </w:tcPr>
          <w:p w14:paraId="051FC957"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.74 (.459)</w:t>
            </w:r>
          </w:p>
        </w:tc>
        <w:tc>
          <w:tcPr>
            <w:tcW w:w="1350" w:type="dxa"/>
            <w:tcBorders>
              <w:top w:val="single" w:sz="12" w:space="0" w:color="auto"/>
            </w:tcBorders>
            <w:tcMar>
              <w:top w:w="0" w:type="dxa"/>
              <w:left w:w="108" w:type="dxa"/>
              <w:bottom w:w="0" w:type="dxa"/>
              <w:right w:w="108" w:type="dxa"/>
            </w:tcMar>
            <w:hideMark/>
          </w:tcPr>
          <w:p w14:paraId="2F7BB545"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3.35(1.67)</w:t>
            </w:r>
          </w:p>
        </w:tc>
        <w:tc>
          <w:tcPr>
            <w:tcW w:w="1530" w:type="dxa"/>
            <w:tcBorders>
              <w:top w:val="single" w:sz="12" w:space="0" w:color="auto"/>
            </w:tcBorders>
            <w:tcMar>
              <w:top w:w="0" w:type="dxa"/>
              <w:left w:w="108" w:type="dxa"/>
              <w:bottom w:w="0" w:type="dxa"/>
              <w:right w:w="108" w:type="dxa"/>
            </w:tcMar>
            <w:hideMark/>
          </w:tcPr>
          <w:p w14:paraId="37E5E76B"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3.21(1.7)</w:t>
            </w:r>
          </w:p>
        </w:tc>
        <w:tc>
          <w:tcPr>
            <w:tcW w:w="720" w:type="dxa"/>
            <w:tcBorders>
              <w:top w:val="single" w:sz="12" w:space="0" w:color="auto"/>
            </w:tcBorders>
          </w:tcPr>
          <w:p w14:paraId="09EBB510"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-0.242</w:t>
            </w:r>
          </w:p>
        </w:tc>
        <w:tc>
          <w:tcPr>
            <w:tcW w:w="720" w:type="dxa"/>
            <w:tcBorders>
              <w:top w:val="single" w:sz="12" w:space="0" w:color="auto"/>
            </w:tcBorders>
          </w:tcPr>
          <w:p w14:paraId="328DDB57"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0.535</w:t>
            </w:r>
          </w:p>
        </w:tc>
        <w:tc>
          <w:tcPr>
            <w:tcW w:w="810" w:type="dxa"/>
            <w:tcBorders>
              <w:top w:val="single" w:sz="12" w:space="0" w:color="auto"/>
            </w:tcBorders>
          </w:tcPr>
          <w:p w14:paraId="072458BF"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w:t>
            </w:r>
            <w:commentRangeStart w:id="1647"/>
            <w:r w:rsidRPr="0089456A">
              <w:rPr>
                <w:rFonts w:ascii="Times New Roman" w:eastAsia="Times New Roman" w:hAnsi="Times New Roman" w:cs="Times New Roman"/>
                <w:sz w:val="24"/>
                <w:szCs w:val="24"/>
                <w:lang w:eastAsia="en-CA"/>
              </w:rPr>
              <w:t>09</w:t>
            </w:r>
            <w:commentRangeEnd w:id="1647"/>
            <w:r w:rsidRPr="0089456A">
              <w:rPr>
                <w:rStyle w:val="CommentReference"/>
                <w:rFonts w:ascii="Times New Roman" w:hAnsi="Times New Roman" w:cs="Times New Roman"/>
                <w:sz w:val="24"/>
                <w:szCs w:val="24"/>
              </w:rPr>
              <w:commentReference w:id="1647"/>
            </w:r>
          </w:p>
        </w:tc>
      </w:tr>
      <w:tr w:rsidR="00230BD8" w:rsidRPr="0089456A" w14:paraId="5909580F" w14:textId="77777777" w:rsidTr="00D90BFA">
        <w:trPr>
          <w:trHeight w:val="272"/>
        </w:trPr>
        <w:tc>
          <w:tcPr>
            <w:tcW w:w="2250" w:type="dxa"/>
            <w:tcMar>
              <w:top w:w="0" w:type="dxa"/>
              <w:left w:w="108" w:type="dxa"/>
              <w:bottom w:w="0" w:type="dxa"/>
              <w:right w:w="108" w:type="dxa"/>
            </w:tcMar>
          </w:tcPr>
          <w:p w14:paraId="36A6B1E3" w14:textId="77777777" w:rsidR="00230BD8" w:rsidRPr="0089456A" w:rsidRDefault="00230BD8" w:rsidP="00D90BFA">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Extra Work 2</w:t>
            </w:r>
          </w:p>
        </w:tc>
        <w:tc>
          <w:tcPr>
            <w:tcW w:w="630" w:type="dxa"/>
            <w:tcMar>
              <w:top w:w="0" w:type="dxa"/>
              <w:left w:w="108" w:type="dxa"/>
              <w:bottom w:w="0" w:type="dxa"/>
              <w:right w:w="108" w:type="dxa"/>
            </w:tcMar>
          </w:tcPr>
          <w:p w14:paraId="34031247"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289</w:t>
            </w:r>
          </w:p>
        </w:tc>
        <w:tc>
          <w:tcPr>
            <w:tcW w:w="1440" w:type="dxa"/>
            <w:tcMar>
              <w:top w:w="0" w:type="dxa"/>
              <w:left w:w="108" w:type="dxa"/>
              <w:bottom w:w="0" w:type="dxa"/>
              <w:right w:w="108" w:type="dxa"/>
            </w:tcMar>
          </w:tcPr>
          <w:p w14:paraId="74E10C33"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.28 (.781)</w:t>
            </w:r>
          </w:p>
        </w:tc>
        <w:tc>
          <w:tcPr>
            <w:tcW w:w="1350" w:type="dxa"/>
            <w:tcMar>
              <w:top w:w="0" w:type="dxa"/>
              <w:left w:w="108" w:type="dxa"/>
              <w:bottom w:w="0" w:type="dxa"/>
              <w:right w:w="108" w:type="dxa"/>
            </w:tcMar>
          </w:tcPr>
          <w:p w14:paraId="789DFBA2"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3.32(1.53)</w:t>
            </w:r>
          </w:p>
        </w:tc>
        <w:tc>
          <w:tcPr>
            <w:tcW w:w="1530" w:type="dxa"/>
            <w:tcMar>
              <w:top w:w="0" w:type="dxa"/>
              <w:left w:w="108" w:type="dxa"/>
              <w:bottom w:w="0" w:type="dxa"/>
              <w:right w:w="108" w:type="dxa"/>
            </w:tcMar>
          </w:tcPr>
          <w:p w14:paraId="5FCB6079"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3.27(1.54)</w:t>
            </w:r>
          </w:p>
        </w:tc>
        <w:tc>
          <w:tcPr>
            <w:tcW w:w="720" w:type="dxa"/>
          </w:tcPr>
          <w:p w14:paraId="1840EE15"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-0.304</w:t>
            </w:r>
          </w:p>
        </w:tc>
        <w:tc>
          <w:tcPr>
            <w:tcW w:w="720" w:type="dxa"/>
          </w:tcPr>
          <w:p w14:paraId="0DFA533B"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0.404</w:t>
            </w:r>
          </w:p>
        </w:tc>
        <w:tc>
          <w:tcPr>
            <w:tcW w:w="810" w:type="dxa"/>
          </w:tcPr>
          <w:p w14:paraId="5757A95E"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0.03</w:t>
            </w:r>
          </w:p>
        </w:tc>
      </w:tr>
      <w:tr w:rsidR="00230BD8" w:rsidRPr="0089456A" w14:paraId="2D47DBA6" w14:textId="77777777" w:rsidTr="00D90BFA">
        <w:tc>
          <w:tcPr>
            <w:tcW w:w="2250" w:type="dxa"/>
            <w:tcMar>
              <w:top w:w="0" w:type="dxa"/>
              <w:left w:w="108" w:type="dxa"/>
              <w:bottom w:w="0" w:type="dxa"/>
              <w:right w:w="108" w:type="dxa"/>
            </w:tcMar>
            <w:hideMark/>
          </w:tcPr>
          <w:p w14:paraId="56841A47" w14:textId="77777777" w:rsidR="00230BD8" w:rsidRPr="0089456A" w:rsidRDefault="00230BD8" w:rsidP="00D90BFA">
            <w:pPr>
              <w:spacing w:after="0" w:line="240" w:lineRule="auto"/>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Work Hours 1</w:t>
            </w:r>
          </w:p>
        </w:tc>
        <w:tc>
          <w:tcPr>
            <w:tcW w:w="630" w:type="dxa"/>
            <w:tcMar>
              <w:top w:w="0" w:type="dxa"/>
              <w:left w:w="108" w:type="dxa"/>
              <w:bottom w:w="0" w:type="dxa"/>
              <w:right w:w="108" w:type="dxa"/>
            </w:tcMar>
            <w:hideMark/>
          </w:tcPr>
          <w:p w14:paraId="24F1060A" w14:textId="77777777" w:rsidR="00230BD8" w:rsidRPr="0089456A" w:rsidRDefault="00230BD8" w:rsidP="00D90BFA">
            <w:pPr>
              <w:spacing w:after="0" w:line="240" w:lineRule="auto"/>
              <w:jc w:val="center"/>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288</w:t>
            </w:r>
          </w:p>
        </w:tc>
        <w:tc>
          <w:tcPr>
            <w:tcW w:w="1440" w:type="dxa"/>
            <w:tcMar>
              <w:top w:w="0" w:type="dxa"/>
              <w:left w:w="108" w:type="dxa"/>
              <w:bottom w:w="0" w:type="dxa"/>
              <w:right w:w="108" w:type="dxa"/>
            </w:tcMar>
            <w:hideMark/>
          </w:tcPr>
          <w:p w14:paraId="4D8164DB" w14:textId="77777777" w:rsidR="00230BD8" w:rsidRPr="0089456A" w:rsidRDefault="00230BD8" w:rsidP="00D90BFA">
            <w:pPr>
              <w:spacing w:after="0" w:line="240" w:lineRule="auto"/>
              <w:jc w:val="center"/>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2.07 (.039)*</w:t>
            </w:r>
          </w:p>
        </w:tc>
        <w:tc>
          <w:tcPr>
            <w:tcW w:w="1350" w:type="dxa"/>
            <w:tcMar>
              <w:top w:w="0" w:type="dxa"/>
              <w:left w:w="108" w:type="dxa"/>
              <w:bottom w:w="0" w:type="dxa"/>
              <w:right w:w="108" w:type="dxa"/>
            </w:tcMar>
            <w:hideMark/>
          </w:tcPr>
          <w:p w14:paraId="7806FA60" w14:textId="77777777" w:rsidR="00230BD8" w:rsidRPr="0089456A" w:rsidRDefault="00230BD8" w:rsidP="00D90BFA">
            <w:pPr>
              <w:spacing w:after="0" w:line="240" w:lineRule="auto"/>
              <w:jc w:val="center"/>
              <w:rPr>
                <w:rFonts w:ascii="Times New Roman" w:eastAsia="Times New Roman" w:hAnsi="Times New Roman" w:cs="Times New Roman"/>
                <w:b/>
                <w:bCs/>
                <w:sz w:val="24"/>
                <w:szCs w:val="24"/>
                <w:lang w:eastAsia="en-CA"/>
              </w:rPr>
            </w:pPr>
            <w:r>
              <w:rPr>
                <w:rFonts w:ascii="Times New Roman" w:eastAsia="Times New Roman" w:hAnsi="Times New Roman" w:cs="Times New Roman"/>
                <w:b/>
                <w:bCs/>
                <w:sz w:val="24"/>
                <w:szCs w:val="24"/>
                <w:lang w:eastAsia="en-CA"/>
              </w:rPr>
              <w:t>39.73(5.39)</w:t>
            </w:r>
          </w:p>
        </w:tc>
        <w:tc>
          <w:tcPr>
            <w:tcW w:w="1530" w:type="dxa"/>
            <w:tcMar>
              <w:top w:w="0" w:type="dxa"/>
              <w:left w:w="108" w:type="dxa"/>
              <w:bottom w:w="0" w:type="dxa"/>
              <w:right w:w="108" w:type="dxa"/>
            </w:tcMar>
            <w:hideMark/>
          </w:tcPr>
          <w:p w14:paraId="3EC02664" w14:textId="77777777" w:rsidR="00230BD8" w:rsidRPr="0089456A" w:rsidRDefault="00230BD8" w:rsidP="00D90BFA">
            <w:pPr>
              <w:spacing w:after="0" w:line="240" w:lineRule="auto"/>
              <w:jc w:val="center"/>
              <w:rPr>
                <w:rFonts w:ascii="Times New Roman" w:eastAsia="Times New Roman" w:hAnsi="Times New Roman" w:cs="Times New Roman"/>
                <w:b/>
                <w:bCs/>
                <w:sz w:val="24"/>
                <w:szCs w:val="24"/>
                <w:lang w:eastAsia="en-CA"/>
              </w:rPr>
            </w:pPr>
            <w:r>
              <w:rPr>
                <w:rFonts w:ascii="Times New Roman" w:eastAsia="Times New Roman" w:hAnsi="Times New Roman" w:cs="Times New Roman"/>
                <w:b/>
                <w:bCs/>
                <w:sz w:val="24"/>
                <w:szCs w:val="24"/>
                <w:lang w:eastAsia="en-CA"/>
              </w:rPr>
              <w:t>38.37(5.81)</w:t>
            </w:r>
          </w:p>
        </w:tc>
        <w:tc>
          <w:tcPr>
            <w:tcW w:w="720" w:type="dxa"/>
          </w:tcPr>
          <w:p w14:paraId="6C8DAB5C" w14:textId="77777777" w:rsidR="00230BD8" w:rsidRPr="0089456A" w:rsidRDefault="00230BD8" w:rsidP="00D90BFA">
            <w:pPr>
              <w:spacing w:after="0" w:line="240" w:lineRule="auto"/>
              <w:jc w:val="center"/>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-0.323</w:t>
            </w:r>
          </w:p>
        </w:tc>
        <w:tc>
          <w:tcPr>
            <w:tcW w:w="720" w:type="dxa"/>
          </w:tcPr>
          <w:p w14:paraId="11F3CAE1" w14:textId="77777777" w:rsidR="00230BD8" w:rsidRPr="0089456A" w:rsidRDefault="00230BD8" w:rsidP="00D90BFA">
            <w:pPr>
              <w:spacing w:after="0" w:line="240" w:lineRule="auto"/>
              <w:jc w:val="center"/>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2.935</w:t>
            </w:r>
          </w:p>
        </w:tc>
        <w:tc>
          <w:tcPr>
            <w:tcW w:w="810" w:type="dxa"/>
          </w:tcPr>
          <w:p w14:paraId="50BAE74A" w14:textId="77777777" w:rsidR="00230BD8" w:rsidRPr="0089456A" w:rsidRDefault="00230BD8" w:rsidP="00D90BFA">
            <w:pPr>
              <w:spacing w:after="0" w:line="240" w:lineRule="auto"/>
              <w:jc w:val="center"/>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0.24</w:t>
            </w:r>
          </w:p>
        </w:tc>
      </w:tr>
      <w:tr w:rsidR="00230BD8" w:rsidRPr="0089456A" w14:paraId="3D81A9AF" w14:textId="77777777" w:rsidTr="00D90BFA">
        <w:tc>
          <w:tcPr>
            <w:tcW w:w="2250" w:type="dxa"/>
            <w:tcMar>
              <w:top w:w="0" w:type="dxa"/>
              <w:left w:w="108" w:type="dxa"/>
              <w:bottom w:w="0" w:type="dxa"/>
              <w:right w:w="108" w:type="dxa"/>
            </w:tcMar>
          </w:tcPr>
          <w:p w14:paraId="38C23A02" w14:textId="77777777" w:rsidR="00230BD8" w:rsidRPr="0089456A" w:rsidRDefault="00230BD8" w:rsidP="00D90BFA">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Work Hours 2</w:t>
            </w:r>
          </w:p>
        </w:tc>
        <w:tc>
          <w:tcPr>
            <w:tcW w:w="630" w:type="dxa"/>
            <w:tcMar>
              <w:top w:w="0" w:type="dxa"/>
              <w:left w:w="108" w:type="dxa"/>
              <w:bottom w:w="0" w:type="dxa"/>
              <w:right w:w="108" w:type="dxa"/>
            </w:tcMar>
          </w:tcPr>
          <w:p w14:paraId="0E383C3E"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289</w:t>
            </w:r>
          </w:p>
        </w:tc>
        <w:tc>
          <w:tcPr>
            <w:tcW w:w="1440" w:type="dxa"/>
            <w:tcMar>
              <w:top w:w="0" w:type="dxa"/>
              <w:left w:w="108" w:type="dxa"/>
              <w:bottom w:w="0" w:type="dxa"/>
              <w:right w:w="108" w:type="dxa"/>
            </w:tcMar>
          </w:tcPr>
          <w:p w14:paraId="1E6BBE03"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0.07 (.941)</w:t>
            </w:r>
          </w:p>
        </w:tc>
        <w:tc>
          <w:tcPr>
            <w:tcW w:w="1350" w:type="dxa"/>
            <w:tcMar>
              <w:top w:w="0" w:type="dxa"/>
              <w:left w:w="108" w:type="dxa"/>
              <w:bottom w:w="0" w:type="dxa"/>
              <w:right w:w="108" w:type="dxa"/>
            </w:tcMar>
          </w:tcPr>
          <w:p w14:paraId="2665485E"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43.87(11.7)</w:t>
            </w:r>
          </w:p>
        </w:tc>
        <w:tc>
          <w:tcPr>
            <w:tcW w:w="1530" w:type="dxa"/>
            <w:tcMar>
              <w:top w:w="0" w:type="dxa"/>
              <w:left w:w="108" w:type="dxa"/>
              <w:bottom w:w="0" w:type="dxa"/>
              <w:right w:w="108" w:type="dxa"/>
            </w:tcMar>
          </w:tcPr>
          <w:p w14:paraId="1695F85F"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43.77(11.63)</w:t>
            </w:r>
          </w:p>
        </w:tc>
        <w:tc>
          <w:tcPr>
            <w:tcW w:w="720" w:type="dxa"/>
          </w:tcPr>
          <w:p w14:paraId="12660D29"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-2.590</w:t>
            </w:r>
          </w:p>
        </w:tc>
        <w:tc>
          <w:tcPr>
            <w:tcW w:w="720" w:type="dxa"/>
          </w:tcPr>
          <w:p w14:paraId="70139DA8"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2.793</w:t>
            </w:r>
          </w:p>
        </w:tc>
        <w:tc>
          <w:tcPr>
            <w:tcW w:w="810" w:type="dxa"/>
          </w:tcPr>
          <w:p w14:paraId="3B9425FA"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0.01</w:t>
            </w:r>
          </w:p>
        </w:tc>
      </w:tr>
      <w:tr w:rsidR="00230BD8" w:rsidRPr="0089456A" w14:paraId="20B9A412" w14:textId="77777777" w:rsidTr="00D90BFA">
        <w:tc>
          <w:tcPr>
            <w:tcW w:w="2250" w:type="dxa"/>
            <w:tcMar>
              <w:top w:w="0" w:type="dxa"/>
              <w:left w:w="108" w:type="dxa"/>
              <w:bottom w:w="0" w:type="dxa"/>
              <w:right w:w="108" w:type="dxa"/>
            </w:tcMar>
            <w:hideMark/>
          </w:tcPr>
          <w:p w14:paraId="32576B74" w14:textId="77777777" w:rsidR="00230BD8" w:rsidRPr="0089456A" w:rsidRDefault="00230BD8" w:rsidP="00D90BFA">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Work as a Reward 1</w:t>
            </w:r>
          </w:p>
        </w:tc>
        <w:tc>
          <w:tcPr>
            <w:tcW w:w="630" w:type="dxa"/>
            <w:tcMar>
              <w:top w:w="0" w:type="dxa"/>
              <w:left w:w="108" w:type="dxa"/>
              <w:bottom w:w="0" w:type="dxa"/>
              <w:right w:w="108" w:type="dxa"/>
            </w:tcMar>
            <w:hideMark/>
          </w:tcPr>
          <w:p w14:paraId="5EC2028D"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289</w:t>
            </w:r>
          </w:p>
        </w:tc>
        <w:tc>
          <w:tcPr>
            <w:tcW w:w="1440" w:type="dxa"/>
            <w:tcMar>
              <w:top w:w="0" w:type="dxa"/>
              <w:left w:w="108" w:type="dxa"/>
              <w:bottom w:w="0" w:type="dxa"/>
              <w:right w:w="108" w:type="dxa"/>
            </w:tcMar>
            <w:hideMark/>
          </w:tcPr>
          <w:p w14:paraId="53E8CB04"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-0.08 (.939)</w:t>
            </w:r>
          </w:p>
        </w:tc>
        <w:tc>
          <w:tcPr>
            <w:tcW w:w="1350" w:type="dxa"/>
            <w:tcMar>
              <w:top w:w="0" w:type="dxa"/>
              <w:left w:w="108" w:type="dxa"/>
              <w:bottom w:w="0" w:type="dxa"/>
              <w:right w:w="108" w:type="dxa"/>
            </w:tcMar>
            <w:hideMark/>
          </w:tcPr>
          <w:p w14:paraId="24C13298"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3.33(1.3)</w:t>
            </w:r>
          </w:p>
        </w:tc>
        <w:tc>
          <w:tcPr>
            <w:tcW w:w="1530" w:type="dxa"/>
            <w:tcMar>
              <w:top w:w="0" w:type="dxa"/>
              <w:left w:w="108" w:type="dxa"/>
              <w:bottom w:w="0" w:type="dxa"/>
              <w:right w:w="108" w:type="dxa"/>
            </w:tcMar>
            <w:hideMark/>
          </w:tcPr>
          <w:p w14:paraId="22BEB867"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3.34(1.27)</w:t>
            </w:r>
          </w:p>
        </w:tc>
        <w:tc>
          <w:tcPr>
            <w:tcW w:w="720" w:type="dxa"/>
          </w:tcPr>
          <w:p w14:paraId="09B51054"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-0.307</w:t>
            </w:r>
          </w:p>
        </w:tc>
        <w:tc>
          <w:tcPr>
            <w:tcW w:w="720" w:type="dxa"/>
          </w:tcPr>
          <w:p w14:paraId="02400FE1"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0.284</w:t>
            </w:r>
          </w:p>
        </w:tc>
        <w:tc>
          <w:tcPr>
            <w:tcW w:w="810" w:type="dxa"/>
          </w:tcPr>
          <w:p w14:paraId="6EADE867"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0.01</w:t>
            </w:r>
          </w:p>
        </w:tc>
      </w:tr>
      <w:tr w:rsidR="00230BD8" w:rsidRPr="0089456A" w14:paraId="33E1B72A" w14:textId="77777777" w:rsidTr="00D90BFA">
        <w:tc>
          <w:tcPr>
            <w:tcW w:w="2250" w:type="dxa"/>
            <w:tcMar>
              <w:top w:w="0" w:type="dxa"/>
              <w:left w:w="108" w:type="dxa"/>
              <w:bottom w:w="0" w:type="dxa"/>
              <w:right w:w="108" w:type="dxa"/>
            </w:tcMar>
          </w:tcPr>
          <w:p w14:paraId="0CD7F945" w14:textId="77777777" w:rsidR="00230BD8" w:rsidRPr="0089456A" w:rsidRDefault="00230BD8" w:rsidP="00D90BFA">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Work as a Reward 2</w:t>
            </w:r>
          </w:p>
        </w:tc>
        <w:tc>
          <w:tcPr>
            <w:tcW w:w="630" w:type="dxa"/>
            <w:tcMar>
              <w:top w:w="0" w:type="dxa"/>
              <w:left w:w="108" w:type="dxa"/>
              <w:bottom w:w="0" w:type="dxa"/>
              <w:right w:w="108" w:type="dxa"/>
            </w:tcMar>
          </w:tcPr>
          <w:p w14:paraId="54827E6B"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288</w:t>
            </w:r>
          </w:p>
        </w:tc>
        <w:tc>
          <w:tcPr>
            <w:tcW w:w="1440" w:type="dxa"/>
            <w:tcMar>
              <w:top w:w="0" w:type="dxa"/>
              <w:left w:w="108" w:type="dxa"/>
              <w:bottom w:w="0" w:type="dxa"/>
              <w:right w:w="108" w:type="dxa"/>
            </w:tcMar>
          </w:tcPr>
          <w:p w14:paraId="2D38AB1C"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-1.09 (.275)</w:t>
            </w:r>
          </w:p>
        </w:tc>
        <w:tc>
          <w:tcPr>
            <w:tcW w:w="1350" w:type="dxa"/>
            <w:tcMar>
              <w:top w:w="0" w:type="dxa"/>
              <w:left w:w="108" w:type="dxa"/>
              <w:bottom w:w="0" w:type="dxa"/>
              <w:right w:w="108" w:type="dxa"/>
            </w:tcMar>
          </w:tcPr>
          <w:p w14:paraId="72091BA6"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3.11(1.4)</w:t>
            </w:r>
          </w:p>
        </w:tc>
        <w:tc>
          <w:tcPr>
            <w:tcW w:w="1530" w:type="dxa"/>
            <w:tcMar>
              <w:top w:w="0" w:type="dxa"/>
              <w:left w:w="108" w:type="dxa"/>
              <w:bottom w:w="0" w:type="dxa"/>
              <w:right w:w="108" w:type="dxa"/>
            </w:tcMar>
          </w:tcPr>
          <w:p w14:paraId="62769E46"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3.29(1.48)</w:t>
            </w:r>
          </w:p>
        </w:tc>
        <w:tc>
          <w:tcPr>
            <w:tcW w:w="720" w:type="dxa"/>
          </w:tcPr>
          <w:p w14:paraId="7BA2BDB7"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-0.516</w:t>
            </w:r>
          </w:p>
        </w:tc>
        <w:tc>
          <w:tcPr>
            <w:tcW w:w="720" w:type="dxa"/>
          </w:tcPr>
          <w:p w14:paraId="2D5510F7"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0.147</w:t>
            </w:r>
          </w:p>
        </w:tc>
        <w:tc>
          <w:tcPr>
            <w:tcW w:w="810" w:type="dxa"/>
          </w:tcPr>
          <w:p w14:paraId="33789465"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-0.13</w:t>
            </w:r>
          </w:p>
        </w:tc>
      </w:tr>
      <w:tr w:rsidR="00230BD8" w:rsidRPr="0089456A" w14:paraId="7F321F86" w14:textId="77777777" w:rsidTr="00D90BFA">
        <w:tc>
          <w:tcPr>
            <w:tcW w:w="2250" w:type="dxa"/>
            <w:tcMar>
              <w:top w:w="0" w:type="dxa"/>
              <w:left w:w="108" w:type="dxa"/>
              <w:bottom w:w="0" w:type="dxa"/>
              <w:right w:w="108" w:type="dxa"/>
            </w:tcMar>
          </w:tcPr>
          <w:p w14:paraId="753CA33E" w14:textId="77777777" w:rsidR="00230BD8" w:rsidRPr="0089456A" w:rsidRDefault="00230BD8" w:rsidP="00D90BFA">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Company First</w:t>
            </w:r>
          </w:p>
        </w:tc>
        <w:tc>
          <w:tcPr>
            <w:tcW w:w="630" w:type="dxa"/>
            <w:tcMar>
              <w:top w:w="0" w:type="dxa"/>
              <w:left w:w="108" w:type="dxa"/>
              <w:bottom w:w="0" w:type="dxa"/>
              <w:right w:w="108" w:type="dxa"/>
            </w:tcMar>
          </w:tcPr>
          <w:p w14:paraId="324F6B53"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284</w:t>
            </w:r>
          </w:p>
        </w:tc>
        <w:tc>
          <w:tcPr>
            <w:tcW w:w="1440" w:type="dxa"/>
            <w:tcMar>
              <w:top w:w="0" w:type="dxa"/>
              <w:left w:w="108" w:type="dxa"/>
              <w:bottom w:w="0" w:type="dxa"/>
              <w:right w:w="108" w:type="dxa"/>
            </w:tcMar>
          </w:tcPr>
          <w:p w14:paraId="2BD514EA"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-.95 (.340)</w:t>
            </w:r>
          </w:p>
        </w:tc>
        <w:tc>
          <w:tcPr>
            <w:tcW w:w="1350" w:type="dxa"/>
            <w:tcMar>
              <w:top w:w="0" w:type="dxa"/>
              <w:left w:w="108" w:type="dxa"/>
              <w:bottom w:w="0" w:type="dxa"/>
              <w:right w:w="108" w:type="dxa"/>
            </w:tcMar>
          </w:tcPr>
          <w:p w14:paraId="28900C9B"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2.25(1.18)</w:t>
            </w:r>
          </w:p>
        </w:tc>
        <w:tc>
          <w:tcPr>
            <w:tcW w:w="1530" w:type="dxa"/>
            <w:tcMar>
              <w:top w:w="0" w:type="dxa"/>
              <w:left w:w="108" w:type="dxa"/>
              <w:bottom w:w="0" w:type="dxa"/>
              <w:right w:w="108" w:type="dxa"/>
            </w:tcMar>
          </w:tcPr>
          <w:p w14:paraId="3940679B"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2.39(1.36)</w:t>
            </w:r>
          </w:p>
        </w:tc>
        <w:tc>
          <w:tcPr>
            <w:tcW w:w="720" w:type="dxa"/>
          </w:tcPr>
          <w:p w14:paraId="76D38237"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-0.435</w:t>
            </w:r>
          </w:p>
        </w:tc>
        <w:tc>
          <w:tcPr>
            <w:tcW w:w="720" w:type="dxa"/>
          </w:tcPr>
          <w:p w14:paraId="2B37812D"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0.151</w:t>
            </w:r>
          </w:p>
        </w:tc>
        <w:tc>
          <w:tcPr>
            <w:tcW w:w="810" w:type="dxa"/>
          </w:tcPr>
          <w:p w14:paraId="0B63654E"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-0.11</w:t>
            </w:r>
          </w:p>
        </w:tc>
      </w:tr>
      <w:tr w:rsidR="00230BD8" w:rsidRPr="0089456A" w14:paraId="29B4E326" w14:textId="77777777" w:rsidTr="00D90BFA">
        <w:tc>
          <w:tcPr>
            <w:tcW w:w="2250" w:type="dxa"/>
            <w:tcMar>
              <w:top w:w="0" w:type="dxa"/>
              <w:left w:w="108" w:type="dxa"/>
              <w:bottom w:w="0" w:type="dxa"/>
              <w:right w:w="108" w:type="dxa"/>
            </w:tcMar>
            <w:hideMark/>
          </w:tcPr>
          <w:p w14:paraId="40F04EBE" w14:textId="77777777" w:rsidR="00230BD8" w:rsidRPr="0089456A" w:rsidRDefault="00230BD8" w:rsidP="00D90BFA">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Loyalty</w:t>
            </w:r>
          </w:p>
        </w:tc>
        <w:tc>
          <w:tcPr>
            <w:tcW w:w="630" w:type="dxa"/>
            <w:tcMar>
              <w:top w:w="0" w:type="dxa"/>
              <w:left w:w="108" w:type="dxa"/>
              <w:bottom w:w="0" w:type="dxa"/>
              <w:right w:w="108" w:type="dxa"/>
            </w:tcMar>
            <w:hideMark/>
          </w:tcPr>
          <w:p w14:paraId="5E099AA0"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289</w:t>
            </w:r>
          </w:p>
        </w:tc>
        <w:tc>
          <w:tcPr>
            <w:tcW w:w="1440" w:type="dxa"/>
            <w:tcMar>
              <w:top w:w="0" w:type="dxa"/>
              <w:left w:w="108" w:type="dxa"/>
              <w:bottom w:w="0" w:type="dxa"/>
              <w:right w:w="108" w:type="dxa"/>
            </w:tcMar>
            <w:hideMark/>
          </w:tcPr>
          <w:p w14:paraId="317DD088"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0.27 (.789)</w:t>
            </w:r>
          </w:p>
        </w:tc>
        <w:tc>
          <w:tcPr>
            <w:tcW w:w="1350" w:type="dxa"/>
            <w:tcMar>
              <w:top w:w="0" w:type="dxa"/>
              <w:left w:w="108" w:type="dxa"/>
              <w:bottom w:w="0" w:type="dxa"/>
              <w:right w:w="108" w:type="dxa"/>
            </w:tcMar>
            <w:hideMark/>
          </w:tcPr>
          <w:p w14:paraId="42B5B42B"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3.14(1.46)</w:t>
            </w:r>
          </w:p>
        </w:tc>
        <w:tc>
          <w:tcPr>
            <w:tcW w:w="1530" w:type="dxa"/>
            <w:tcMar>
              <w:top w:w="0" w:type="dxa"/>
              <w:left w:w="108" w:type="dxa"/>
              <w:bottom w:w="0" w:type="dxa"/>
              <w:right w:w="108" w:type="dxa"/>
            </w:tcMar>
            <w:hideMark/>
          </w:tcPr>
          <w:p w14:paraId="4FCDA964"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3.19(1.52)</w:t>
            </w:r>
          </w:p>
        </w:tc>
        <w:tc>
          <w:tcPr>
            <w:tcW w:w="720" w:type="dxa"/>
          </w:tcPr>
          <w:p w14:paraId="1FE83E04"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-0.391</w:t>
            </w:r>
          </w:p>
        </w:tc>
        <w:tc>
          <w:tcPr>
            <w:tcW w:w="720" w:type="dxa"/>
          </w:tcPr>
          <w:p w14:paraId="2B9FED61"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0.298</w:t>
            </w:r>
          </w:p>
        </w:tc>
        <w:tc>
          <w:tcPr>
            <w:tcW w:w="810" w:type="dxa"/>
          </w:tcPr>
          <w:p w14:paraId="3162787B"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-0.03</w:t>
            </w:r>
          </w:p>
        </w:tc>
      </w:tr>
      <w:tr w:rsidR="00230BD8" w:rsidRPr="0089456A" w14:paraId="38115A9E" w14:textId="77777777" w:rsidTr="00D90BFA">
        <w:tc>
          <w:tcPr>
            <w:tcW w:w="2250" w:type="dxa"/>
            <w:tcMar>
              <w:top w:w="0" w:type="dxa"/>
              <w:left w:w="108" w:type="dxa"/>
              <w:bottom w:w="0" w:type="dxa"/>
              <w:right w:w="108" w:type="dxa"/>
            </w:tcMar>
            <w:hideMark/>
          </w:tcPr>
          <w:p w14:paraId="1B7AE1D4" w14:textId="77777777" w:rsidR="00230BD8" w:rsidRPr="0089456A" w:rsidRDefault="00230BD8" w:rsidP="00D90BFA">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Gratitude</w:t>
            </w:r>
          </w:p>
        </w:tc>
        <w:tc>
          <w:tcPr>
            <w:tcW w:w="630" w:type="dxa"/>
            <w:tcMar>
              <w:top w:w="0" w:type="dxa"/>
              <w:left w:w="108" w:type="dxa"/>
              <w:bottom w:w="0" w:type="dxa"/>
              <w:right w:w="108" w:type="dxa"/>
            </w:tcMar>
            <w:hideMark/>
          </w:tcPr>
          <w:p w14:paraId="54363E42" w14:textId="77777777" w:rsidR="00230BD8" w:rsidRPr="0089456A" w:rsidRDefault="00230BD8" w:rsidP="00D90BFA">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287</w:t>
            </w:r>
          </w:p>
        </w:tc>
        <w:tc>
          <w:tcPr>
            <w:tcW w:w="1440" w:type="dxa"/>
            <w:tcMar>
              <w:top w:w="0" w:type="dxa"/>
              <w:left w:w="108" w:type="dxa"/>
              <w:bottom w:w="0" w:type="dxa"/>
              <w:right w:w="108" w:type="dxa"/>
            </w:tcMar>
            <w:hideMark/>
          </w:tcPr>
          <w:p w14:paraId="3FFF4551"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-.75 (.454)</w:t>
            </w:r>
          </w:p>
        </w:tc>
        <w:tc>
          <w:tcPr>
            <w:tcW w:w="1350" w:type="dxa"/>
            <w:tcMar>
              <w:top w:w="0" w:type="dxa"/>
              <w:left w:w="108" w:type="dxa"/>
              <w:bottom w:w="0" w:type="dxa"/>
              <w:right w:w="108" w:type="dxa"/>
            </w:tcMar>
            <w:hideMark/>
          </w:tcPr>
          <w:p w14:paraId="3F12F803"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3.79(1.21)</w:t>
            </w:r>
          </w:p>
        </w:tc>
        <w:tc>
          <w:tcPr>
            <w:tcW w:w="1530" w:type="dxa"/>
            <w:tcMar>
              <w:top w:w="0" w:type="dxa"/>
              <w:left w:w="108" w:type="dxa"/>
              <w:bottom w:w="0" w:type="dxa"/>
              <w:right w:w="108" w:type="dxa"/>
            </w:tcMar>
            <w:hideMark/>
          </w:tcPr>
          <w:p w14:paraId="55C15EC9"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3.90(1.31)</w:t>
            </w:r>
          </w:p>
        </w:tc>
        <w:tc>
          <w:tcPr>
            <w:tcW w:w="720" w:type="dxa"/>
          </w:tcPr>
          <w:p w14:paraId="765E1ABC"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-0.402</w:t>
            </w:r>
          </w:p>
        </w:tc>
        <w:tc>
          <w:tcPr>
            <w:tcW w:w="720" w:type="dxa"/>
          </w:tcPr>
          <w:p w14:paraId="133496B6"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0.180</w:t>
            </w:r>
          </w:p>
        </w:tc>
        <w:tc>
          <w:tcPr>
            <w:tcW w:w="810" w:type="dxa"/>
          </w:tcPr>
          <w:p w14:paraId="638673B2"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-0.09</w:t>
            </w:r>
          </w:p>
        </w:tc>
      </w:tr>
      <w:tr w:rsidR="00230BD8" w:rsidRPr="0089456A" w14:paraId="096DDC11" w14:textId="77777777" w:rsidTr="00D90BFA">
        <w:tc>
          <w:tcPr>
            <w:tcW w:w="2250" w:type="dxa"/>
            <w:tcBorders>
              <w:bottom w:val="single" w:sz="12" w:space="0" w:color="auto"/>
            </w:tcBorders>
            <w:tcMar>
              <w:top w:w="0" w:type="dxa"/>
              <w:left w:w="108" w:type="dxa"/>
              <w:bottom w:w="0" w:type="dxa"/>
              <w:right w:w="108" w:type="dxa"/>
            </w:tcMar>
            <w:hideMark/>
          </w:tcPr>
          <w:p w14:paraId="0CCE28E8" w14:textId="77777777" w:rsidR="00230BD8" w:rsidRPr="0089456A" w:rsidRDefault="00230BD8" w:rsidP="00D90BFA">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Competitive 2</w:t>
            </w:r>
          </w:p>
        </w:tc>
        <w:tc>
          <w:tcPr>
            <w:tcW w:w="630" w:type="dxa"/>
            <w:tcBorders>
              <w:bottom w:val="single" w:sz="12" w:space="0" w:color="auto"/>
            </w:tcBorders>
            <w:tcMar>
              <w:top w:w="0" w:type="dxa"/>
              <w:left w:w="108" w:type="dxa"/>
              <w:bottom w:w="0" w:type="dxa"/>
              <w:right w:w="108" w:type="dxa"/>
            </w:tcMar>
            <w:hideMark/>
          </w:tcPr>
          <w:p w14:paraId="5C040706" w14:textId="77777777" w:rsidR="00230BD8" w:rsidRPr="0089456A" w:rsidRDefault="00230BD8" w:rsidP="00D90BFA">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284</w:t>
            </w:r>
          </w:p>
        </w:tc>
        <w:tc>
          <w:tcPr>
            <w:tcW w:w="1440" w:type="dxa"/>
            <w:tcBorders>
              <w:bottom w:val="single" w:sz="12" w:space="0" w:color="auto"/>
            </w:tcBorders>
            <w:tcMar>
              <w:top w:w="0" w:type="dxa"/>
              <w:left w:w="108" w:type="dxa"/>
              <w:bottom w:w="0" w:type="dxa"/>
              <w:right w:w="108" w:type="dxa"/>
            </w:tcMar>
            <w:hideMark/>
          </w:tcPr>
          <w:p w14:paraId="218E5A9B"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-.55 (.582)</w:t>
            </w:r>
          </w:p>
        </w:tc>
        <w:tc>
          <w:tcPr>
            <w:tcW w:w="1350" w:type="dxa"/>
            <w:tcBorders>
              <w:bottom w:val="single" w:sz="12" w:space="0" w:color="auto"/>
            </w:tcBorders>
            <w:tcMar>
              <w:top w:w="0" w:type="dxa"/>
              <w:left w:w="108" w:type="dxa"/>
              <w:bottom w:w="0" w:type="dxa"/>
              <w:right w:w="108" w:type="dxa"/>
            </w:tcMar>
            <w:hideMark/>
          </w:tcPr>
          <w:p w14:paraId="6D36B596"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5.55(1.41)</w:t>
            </w:r>
          </w:p>
        </w:tc>
        <w:tc>
          <w:tcPr>
            <w:tcW w:w="1530" w:type="dxa"/>
            <w:tcBorders>
              <w:bottom w:val="single" w:sz="12" w:space="0" w:color="auto"/>
            </w:tcBorders>
            <w:tcMar>
              <w:top w:w="0" w:type="dxa"/>
              <w:left w:w="108" w:type="dxa"/>
              <w:bottom w:w="0" w:type="dxa"/>
              <w:right w:w="108" w:type="dxa"/>
            </w:tcMar>
            <w:hideMark/>
          </w:tcPr>
          <w:p w14:paraId="66E12E0E"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5.63(1.23)</w:t>
            </w:r>
          </w:p>
        </w:tc>
        <w:tc>
          <w:tcPr>
            <w:tcW w:w="720" w:type="dxa"/>
            <w:tcBorders>
              <w:bottom w:val="single" w:sz="12" w:space="0" w:color="auto"/>
            </w:tcBorders>
          </w:tcPr>
          <w:p w14:paraId="67B0C4F2"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-0.390</w:t>
            </w:r>
          </w:p>
        </w:tc>
        <w:tc>
          <w:tcPr>
            <w:tcW w:w="720" w:type="dxa"/>
            <w:tcBorders>
              <w:bottom w:val="single" w:sz="12" w:space="0" w:color="auto"/>
            </w:tcBorders>
          </w:tcPr>
          <w:p w14:paraId="03806D68"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0.220</w:t>
            </w:r>
          </w:p>
        </w:tc>
        <w:tc>
          <w:tcPr>
            <w:tcW w:w="810" w:type="dxa"/>
            <w:tcBorders>
              <w:bottom w:val="single" w:sz="12" w:space="0" w:color="auto"/>
            </w:tcBorders>
          </w:tcPr>
          <w:p w14:paraId="70F1DB10"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-0.06</w:t>
            </w:r>
          </w:p>
        </w:tc>
      </w:tr>
    </w:tbl>
    <w:p w14:paraId="56A03757" w14:textId="0BB92A01" w:rsidR="00230BD8" w:rsidRPr="00692718" w:rsidRDefault="00230BD8" w:rsidP="00230BD8">
      <w:pPr>
        <w:spacing w:after="0" w:line="240" w:lineRule="auto"/>
        <w:ind w:left="144"/>
        <w:rPr>
          <w:rFonts w:ascii="Times New Roman" w:eastAsia="Times New Roman" w:hAnsi="Times New Roman" w:cs="Times New Roman"/>
          <w:lang w:eastAsia="en-CA"/>
        </w:rPr>
      </w:pPr>
      <w:r w:rsidRPr="00692718">
        <w:rPr>
          <w:rFonts w:ascii="Times New Roman" w:eastAsia="Times New Roman" w:hAnsi="Times New Roman" w:cs="Times New Roman"/>
          <w:i/>
          <w:iCs/>
          <w:lang w:eastAsia="en-CA"/>
        </w:rPr>
        <w:t xml:space="preserve">Note. </w:t>
      </w:r>
      <w:r w:rsidRPr="00692718">
        <w:rPr>
          <w:rFonts w:ascii="Times New Roman" w:eastAsia="Times New Roman" w:hAnsi="Times New Roman" w:cs="Times New Roman"/>
          <w:lang w:eastAsia="en-CA"/>
        </w:rPr>
        <w:t xml:space="preserve">** p &lt; .01 level. *  p &lt; .05 level. </w:t>
      </w:r>
      <w:del w:id="1648" w:author="Elizabeth Marks" w:date="2021-04-30T05:36:00Z">
        <w:r w:rsidRPr="00692718" w:rsidDel="006B569A">
          <w:rPr>
            <w:rFonts w:ascii="Times New Roman" w:eastAsia="Times New Roman" w:hAnsi="Times New Roman" w:cs="Times New Roman"/>
            <w:lang w:eastAsia="en-CA"/>
          </w:rPr>
          <w:delText>Negative Mean Difference or S.D. Difference means a higher respective mean or S.D. in the experimental condition.</w:delText>
        </w:r>
      </w:del>
    </w:p>
    <w:p w14:paraId="5B77E32A" w14:textId="77777777" w:rsidR="00230BD8" w:rsidRPr="0089456A" w:rsidRDefault="00230BD8" w:rsidP="00230BD8">
      <w:pPr>
        <w:spacing w:after="0" w:line="240" w:lineRule="auto"/>
        <w:rPr>
          <w:rFonts w:ascii="Times New Roman" w:eastAsia="Times New Roman" w:hAnsi="Times New Roman" w:cs="Times New Roman"/>
          <w:sz w:val="24"/>
          <w:szCs w:val="24"/>
          <w:lang w:eastAsia="en-CA"/>
        </w:rPr>
      </w:pPr>
    </w:p>
    <w:p w14:paraId="2152A4F1" w14:textId="77777777" w:rsidR="00230BD8" w:rsidRPr="0089456A" w:rsidRDefault="00230BD8" w:rsidP="00230BD8">
      <w:pPr>
        <w:spacing w:after="0" w:line="240" w:lineRule="auto"/>
        <w:rPr>
          <w:rFonts w:ascii="Times New Roman" w:eastAsia="Times New Roman" w:hAnsi="Times New Roman" w:cs="Times New Roman"/>
          <w:sz w:val="24"/>
          <w:szCs w:val="24"/>
          <w:lang w:eastAsia="en-CA"/>
        </w:rPr>
      </w:pPr>
    </w:p>
    <w:p w14:paraId="7A8E6D7D" w14:textId="77777777" w:rsidR="00230BD8" w:rsidRPr="0089456A" w:rsidRDefault="00230BD8" w:rsidP="00230BD8">
      <w:pPr>
        <w:spacing w:after="0" w:line="240" w:lineRule="auto"/>
        <w:rPr>
          <w:rFonts w:ascii="Times New Roman" w:eastAsia="Times New Roman" w:hAnsi="Times New Roman" w:cs="Times New Roman"/>
          <w:sz w:val="24"/>
          <w:szCs w:val="24"/>
          <w:lang w:eastAsia="en-CA"/>
        </w:rPr>
      </w:pPr>
      <w:commentRangeStart w:id="1649"/>
      <w:commentRangeStart w:id="1650"/>
      <w:r w:rsidRPr="0089456A">
        <w:rPr>
          <w:rFonts w:ascii="Times New Roman" w:eastAsia="Times New Roman" w:hAnsi="Times New Roman" w:cs="Times New Roman"/>
          <w:sz w:val="24"/>
          <w:szCs w:val="24"/>
          <w:lang w:eastAsia="en-CA"/>
        </w:rPr>
        <w:lastRenderedPageBreak/>
        <w:t xml:space="preserve">Table </w:t>
      </w:r>
      <w:r>
        <w:rPr>
          <w:rFonts w:ascii="Times New Roman" w:eastAsia="Times New Roman" w:hAnsi="Times New Roman" w:cs="Times New Roman"/>
          <w:sz w:val="24"/>
          <w:szCs w:val="24"/>
          <w:lang w:eastAsia="en-CA"/>
        </w:rPr>
        <w:t>D</w:t>
      </w:r>
      <w:r w:rsidRPr="0089456A">
        <w:rPr>
          <w:rFonts w:ascii="Times New Roman" w:eastAsia="Times New Roman" w:hAnsi="Times New Roman" w:cs="Times New Roman"/>
          <w:sz w:val="24"/>
          <w:szCs w:val="24"/>
          <w:lang w:eastAsia="en-CA"/>
        </w:rPr>
        <w:t>2</w:t>
      </w:r>
      <w:commentRangeEnd w:id="1649"/>
      <w:r w:rsidRPr="0089456A">
        <w:rPr>
          <w:rStyle w:val="CommentReference"/>
          <w:rFonts w:ascii="Times New Roman" w:hAnsi="Times New Roman" w:cs="Times New Roman"/>
          <w:sz w:val="24"/>
          <w:szCs w:val="24"/>
        </w:rPr>
        <w:commentReference w:id="1649"/>
      </w:r>
      <w:commentRangeEnd w:id="1650"/>
      <w:r w:rsidRPr="0089456A">
        <w:rPr>
          <w:rStyle w:val="CommentReference"/>
          <w:rFonts w:ascii="Times New Roman" w:hAnsi="Times New Roman" w:cs="Times New Roman"/>
          <w:sz w:val="24"/>
          <w:szCs w:val="24"/>
        </w:rPr>
        <w:commentReference w:id="1650"/>
      </w:r>
    </w:p>
    <w:p w14:paraId="450B609A" w14:textId="69EDAFB4" w:rsidR="00230BD8" w:rsidRPr="0089456A" w:rsidRDefault="00230BD8" w:rsidP="00230BD8">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i/>
          <w:iCs/>
          <w:sz w:val="24"/>
          <w:szCs w:val="24"/>
          <w:lang w:eastAsia="en-CA"/>
        </w:rPr>
        <w:t>Summary of Students t-tests, mean and standard deviation</w:t>
      </w:r>
      <w:r>
        <w:rPr>
          <w:rFonts w:ascii="Times New Roman" w:eastAsia="Times New Roman" w:hAnsi="Times New Roman" w:cs="Times New Roman"/>
          <w:i/>
          <w:iCs/>
          <w:sz w:val="24"/>
          <w:szCs w:val="24"/>
          <w:lang w:eastAsia="en-CA"/>
        </w:rPr>
        <w:t>s for each condition</w:t>
      </w:r>
      <w:r w:rsidRPr="0089456A">
        <w:rPr>
          <w:rFonts w:ascii="Times New Roman" w:eastAsia="Times New Roman" w:hAnsi="Times New Roman" w:cs="Times New Roman"/>
          <w:i/>
          <w:iCs/>
          <w:sz w:val="24"/>
          <w:szCs w:val="24"/>
          <w:lang w:eastAsia="en-CA"/>
        </w:rPr>
        <w:t xml:space="preserve">, confidence intervals and </w:t>
      </w:r>
      <w:del w:id="1651" w:author="Elizabeth Marks" w:date="2021-04-29T05:46:00Z">
        <w:r w:rsidRPr="0089456A" w:rsidDel="000C3C07">
          <w:rPr>
            <w:rFonts w:ascii="Times New Roman" w:eastAsia="Times New Roman" w:hAnsi="Times New Roman" w:cs="Times New Roman"/>
            <w:i/>
            <w:iCs/>
            <w:sz w:val="24"/>
            <w:szCs w:val="24"/>
            <w:lang w:eastAsia="en-CA"/>
          </w:rPr>
          <w:delText>Cohen</w:delText>
        </w:r>
        <w:r w:rsidDel="000C3C07">
          <w:rPr>
            <w:rFonts w:ascii="Times New Roman" w:eastAsia="Times New Roman" w:hAnsi="Times New Roman" w:cs="Times New Roman"/>
            <w:i/>
            <w:iCs/>
            <w:sz w:val="24"/>
            <w:szCs w:val="24"/>
            <w:lang w:eastAsia="en-CA"/>
          </w:rPr>
          <w:delText>'</w:delText>
        </w:r>
        <w:r w:rsidRPr="0089456A" w:rsidDel="000C3C07">
          <w:rPr>
            <w:rFonts w:ascii="Times New Roman" w:eastAsia="Times New Roman" w:hAnsi="Times New Roman" w:cs="Times New Roman"/>
            <w:i/>
            <w:iCs/>
            <w:sz w:val="24"/>
            <w:szCs w:val="24"/>
            <w:lang w:eastAsia="en-CA"/>
          </w:rPr>
          <w:delText xml:space="preserve">s </w:delText>
        </w:r>
      </w:del>
      <w:ins w:id="1652" w:author="Elizabeth Marks" w:date="2021-04-29T05:46:00Z">
        <w:r w:rsidR="000C3C07" w:rsidRPr="0089456A">
          <w:rPr>
            <w:rFonts w:ascii="Times New Roman" w:eastAsia="Times New Roman" w:hAnsi="Times New Roman" w:cs="Times New Roman"/>
            <w:i/>
            <w:iCs/>
            <w:sz w:val="24"/>
            <w:szCs w:val="24"/>
            <w:lang w:eastAsia="en-CA"/>
          </w:rPr>
          <w:t>Cohen</w:t>
        </w:r>
      </w:ins>
      <w:ins w:id="1653" w:author="Elizabeth Marks" w:date="2021-04-30T05:35:00Z">
        <w:r w:rsidR="006B569A">
          <w:rPr>
            <w:rFonts w:ascii="Times New Roman" w:eastAsia="Times New Roman" w:hAnsi="Times New Roman" w:cs="Times New Roman"/>
            <w:i/>
            <w:iCs/>
            <w:sz w:val="24"/>
            <w:szCs w:val="24"/>
            <w:lang w:eastAsia="en-CA"/>
          </w:rPr>
          <w:t>’</w:t>
        </w:r>
      </w:ins>
      <w:ins w:id="1654" w:author="Elizabeth Marks" w:date="2021-04-29T05:46:00Z">
        <w:r w:rsidR="000C3C07" w:rsidRPr="0089456A">
          <w:rPr>
            <w:rFonts w:ascii="Times New Roman" w:eastAsia="Times New Roman" w:hAnsi="Times New Roman" w:cs="Times New Roman"/>
            <w:i/>
            <w:iCs/>
            <w:sz w:val="24"/>
            <w:szCs w:val="24"/>
            <w:lang w:eastAsia="en-CA"/>
          </w:rPr>
          <w:t xml:space="preserve">s </w:t>
        </w:r>
      </w:ins>
      <w:r w:rsidRPr="0089456A">
        <w:rPr>
          <w:rFonts w:ascii="Times New Roman" w:eastAsia="Times New Roman" w:hAnsi="Times New Roman" w:cs="Times New Roman"/>
          <w:i/>
          <w:iCs/>
          <w:sz w:val="24"/>
          <w:szCs w:val="24"/>
          <w:lang w:eastAsia="en-CA"/>
        </w:rPr>
        <w:t xml:space="preserve">d measures of effect size for differences of expectations for perceptions of clan culture: between control and experimental conditions. </w:t>
      </w:r>
    </w:p>
    <w:tbl>
      <w:tblPr>
        <w:tblW w:w="9450" w:type="dxa"/>
        <w:tblLayout w:type="fixed"/>
        <w:tblCellMar>
          <w:top w:w="15" w:type="dxa"/>
          <w:left w:w="15" w:type="dxa"/>
          <w:bottom w:w="15" w:type="dxa"/>
          <w:right w:w="15" w:type="dxa"/>
        </w:tblCellMar>
        <w:tblLook w:val="04A0" w:firstRow="1" w:lastRow="0" w:firstColumn="1" w:lastColumn="0" w:noHBand="0" w:noVBand="1"/>
      </w:tblPr>
      <w:tblGrid>
        <w:gridCol w:w="2070"/>
        <w:gridCol w:w="810"/>
        <w:gridCol w:w="1530"/>
        <w:gridCol w:w="1260"/>
        <w:gridCol w:w="180"/>
        <w:gridCol w:w="1350"/>
        <w:gridCol w:w="720"/>
        <w:gridCol w:w="720"/>
        <w:gridCol w:w="810"/>
      </w:tblGrid>
      <w:tr w:rsidR="00230BD8" w:rsidRPr="0089456A" w14:paraId="5C43BFBD" w14:textId="77777777" w:rsidTr="00D90BFA">
        <w:tc>
          <w:tcPr>
            <w:tcW w:w="2070" w:type="dxa"/>
            <w:tcBorders>
              <w:top w:val="single" w:sz="12" w:space="0" w:color="000000"/>
            </w:tcBorders>
            <w:tcMar>
              <w:top w:w="0" w:type="dxa"/>
              <w:left w:w="108" w:type="dxa"/>
              <w:bottom w:w="0" w:type="dxa"/>
              <w:right w:w="108" w:type="dxa"/>
            </w:tcMar>
          </w:tcPr>
          <w:p w14:paraId="6085C817" w14:textId="77777777" w:rsidR="00230BD8" w:rsidRPr="0089456A" w:rsidRDefault="00230BD8" w:rsidP="00D90BFA">
            <w:pPr>
              <w:spacing w:after="0" w:line="240" w:lineRule="auto"/>
              <w:rPr>
                <w:rFonts w:ascii="Times New Roman" w:eastAsia="Times New Roman" w:hAnsi="Times New Roman" w:cs="Times New Roman"/>
                <w:sz w:val="24"/>
                <w:szCs w:val="24"/>
                <w:lang w:eastAsia="en-CA"/>
              </w:rPr>
            </w:pPr>
          </w:p>
        </w:tc>
        <w:tc>
          <w:tcPr>
            <w:tcW w:w="810" w:type="dxa"/>
            <w:tcBorders>
              <w:top w:val="single" w:sz="12" w:space="0" w:color="000000"/>
            </w:tcBorders>
            <w:tcMar>
              <w:top w:w="0" w:type="dxa"/>
              <w:left w:w="108" w:type="dxa"/>
              <w:bottom w:w="0" w:type="dxa"/>
              <w:right w:w="108" w:type="dxa"/>
            </w:tcMar>
          </w:tcPr>
          <w:p w14:paraId="0759F386"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p>
        </w:tc>
        <w:tc>
          <w:tcPr>
            <w:tcW w:w="1530" w:type="dxa"/>
            <w:tcBorders>
              <w:top w:val="single" w:sz="12" w:space="0" w:color="000000"/>
            </w:tcBorders>
            <w:tcMar>
              <w:top w:w="0" w:type="dxa"/>
              <w:left w:w="108" w:type="dxa"/>
              <w:bottom w:w="0" w:type="dxa"/>
              <w:right w:w="108" w:type="dxa"/>
            </w:tcMar>
          </w:tcPr>
          <w:p w14:paraId="20E01501"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p>
        </w:tc>
        <w:tc>
          <w:tcPr>
            <w:tcW w:w="1440" w:type="dxa"/>
            <w:gridSpan w:val="2"/>
            <w:tcBorders>
              <w:top w:val="single" w:sz="12" w:space="0" w:color="000000"/>
            </w:tcBorders>
            <w:tcMar>
              <w:top w:w="0" w:type="dxa"/>
              <w:left w:w="108" w:type="dxa"/>
              <w:bottom w:w="0" w:type="dxa"/>
              <w:right w:w="108" w:type="dxa"/>
            </w:tcMar>
          </w:tcPr>
          <w:p w14:paraId="4F92791D"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p>
        </w:tc>
        <w:tc>
          <w:tcPr>
            <w:tcW w:w="1350" w:type="dxa"/>
            <w:tcBorders>
              <w:top w:val="single" w:sz="12" w:space="0" w:color="000000"/>
            </w:tcBorders>
            <w:tcMar>
              <w:top w:w="0" w:type="dxa"/>
              <w:left w:w="108" w:type="dxa"/>
              <w:bottom w:w="0" w:type="dxa"/>
              <w:right w:w="108" w:type="dxa"/>
            </w:tcMar>
          </w:tcPr>
          <w:p w14:paraId="413D3EC1"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p>
        </w:tc>
        <w:tc>
          <w:tcPr>
            <w:tcW w:w="1440" w:type="dxa"/>
            <w:gridSpan w:val="2"/>
            <w:tcBorders>
              <w:top w:val="single" w:sz="12" w:space="0" w:color="000000"/>
              <w:bottom w:val="single" w:sz="6" w:space="0" w:color="auto"/>
            </w:tcBorders>
          </w:tcPr>
          <w:p w14:paraId="659D3732"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95% CI</w:t>
            </w:r>
          </w:p>
        </w:tc>
        <w:tc>
          <w:tcPr>
            <w:tcW w:w="810" w:type="dxa"/>
            <w:tcBorders>
              <w:top w:val="single" w:sz="12" w:space="0" w:color="000000"/>
            </w:tcBorders>
          </w:tcPr>
          <w:p w14:paraId="5B5B6522"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p>
        </w:tc>
      </w:tr>
      <w:tr w:rsidR="00230BD8" w:rsidRPr="0089456A" w14:paraId="13046CBC" w14:textId="77777777" w:rsidTr="00D90BFA">
        <w:tc>
          <w:tcPr>
            <w:tcW w:w="2070" w:type="dxa"/>
            <w:tcBorders>
              <w:bottom w:val="single" w:sz="12" w:space="0" w:color="auto"/>
            </w:tcBorders>
            <w:tcMar>
              <w:top w:w="0" w:type="dxa"/>
              <w:left w:w="108" w:type="dxa"/>
              <w:bottom w:w="0" w:type="dxa"/>
              <w:right w:w="108" w:type="dxa"/>
            </w:tcMar>
            <w:hideMark/>
          </w:tcPr>
          <w:p w14:paraId="2E1F8F33" w14:textId="77777777" w:rsidR="00230BD8" w:rsidRPr="0089456A" w:rsidRDefault="00230BD8" w:rsidP="00D90BFA">
            <w:pPr>
              <w:spacing w:after="0" w:line="240" w:lineRule="auto"/>
              <w:rPr>
                <w:rFonts w:ascii="Times New Roman" w:eastAsia="Times New Roman" w:hAnsi="Times New Roman" w:cs="Times New Roman"/>
                <w:sz w:val="24"/>
                <w:szCs w:val="24"/>
                <w:lang w:eastAsia="en-CA"/>
              </w:rPr>
            </w:pPr>
          </w:p>
        </w:tc>
        <w:tc>
          <w:tcPr>
            <w:tcW w:w="810" w:type="dxa"/>
            <w:tcBorders>
              <w:bottom w:val="single" w:sz="12" w:space="0" w:color="auto"/>
            </w:tcBorders>
            <w:tcMar>
              <w:top w:w="0" w:type="dxa"/>
              <w:left w:w="108" w:type="dxa"/>
              <w:bottom w:w="0" w:type="dxa"/>
              <w:right w:w="108" w:type="dxa"/>
            </w:tcMar>
            <w:hideMark/>
          </w:tcPr>
          <w:p w14:paraId="0BC573B1"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df</w:t>
            </w:r>
          </w:p>
        </w:tc>
        <w:tc>
          <w:tcPr>
            <w:tcW w:w="1530" w:type="dxa"/>
            <w:tcBorders>
              <w:bottom w:val="single" w:sz="12" w:space="0" w:color="auto"/>
            </w:tcBorders>
            <w:tcMar>
              <w:top w:w="0" w:type="dxa"/>
              <w:left w:w="108" w:type="dxa"/>
              <w:bottom w:w="0" w:type="dxa"/>
              <w:right w:w="108" w:type="dxa"/>
            </w:tcMar>
            <w:hideMark/>
          </w:tcPr>
          <w:p w14:paraId="30F410D0"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T-Statistic (p)</w:t>
            </w:r>
          </w:p>
        </w:tc>
        <w:tc>
          <w:tcPr>
            <w:tcW w:w="1260" w:type="dxa"/>
            <w:tcBorders>
              <w:bottom w:val="single" w:sz="12" w:space="0" w:color="auto"/>
            </w:tcBorders>
            <w:tcMar>
              <w:top w:w="0" w:type="dxa"/>
              <w:left w:w="108" w:type="dxa"/>
              <w:bottom w:w="0" w:type="dxa"/>
              <w:right w:w="108" w:type="dxa"/>
            </w:tcMar>
            <w:hideMark/>
          </w:tcPr>
          <w:p w14:paraId="1E35C84B"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Ctrl M(SD)</w:t>
            </w:r>
          </w:p>
        </w:tc>
        <w:tc>
          <w:tcPr>
            <w:tcW w:w="1530" w:type="dxa"/>
            <w:gridSpan w:val="2"/>
            <w:tcBorders>
              <w:bottom w:val="single" w:sz="12" w:space="0" w:color="auto"/>
            </w:tcBorders>
            <w:tcMar>
              <w:top w:w="0" w:type="dxa"/>
              <w:left w:w="108" w:type="dxa"/>
              <w:bottom w:w="0" w:type="dxa"/>
              <w:right w:w="108" w:type="dxa"/>
            </w:tcMar>
            <w:hideMark/>
          </w:tcPr>
          <w:p w14:paraId="105198BA"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Exp M(SD)</w:t>
            </w:r>
          </w:p>
        </w:tc>
        <w:tc>
          <w:tcPr>
            <w:tcW w:w="720" w:type="dxa"/>
            <w:tcBorders>
              <w:top w:val="single" w:sz="6" w:space="0" w:color="auto"/>
              <w:bottom w:val="single" w:sz="12" w:space="0" w:color="auto"/>
            </w:tcBorders>
          </w:tcPr>
          <w:p w14:paraId="255CC2E1"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Lower</w:t>
            </w:r>
          </w:p>
        </w:tc>
        <w:tc>
          <w:tcPr>
            <w:tcW w:w="720" w:type="dxa"/>
            <w:tcBorders>
              <w:top w:val="single" w:sz="6" w:space="0" w:color="auto"/>
              <w:bottom w:val="single" w:sz="12" w:space="0" w:color="auto"/>
            </w:tcBorders>
          </w:tcPr>
          <w:p w14:paraId="72AD0B20"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Upper</w:t>
            </w:r>
          </w:p>
        </w:tc>
        <w:tc>
          <w:tcPr>
            <w:tcW w:w="810" w:type="dxa"/>
            <w:tcBorders>
              <w:bottom w:val="single" w:sz="12" w:space="0" w:color="auto"/>
            </w:tcBorders>
          </w:tcPr>
          <w:p w14:paraId="7390BF36" w14:textId="6EE2AA2E"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del w:id="1655" w:author="Elizabeth Marks" w:date="2021-04-29T05:46:00Z">
              <w:r w:rsidRPr="0089456A" w:rsidDel="000C3C07">
                <w:rPr>
                  <w:rFonts w:ascii="Times New Roman" w:eastAsia="Times New Roman" w:hAnsi="Times New Roman" w:cs="Times New Roman"/>
                  <w:sz w:val="24"/>
                  <w:szCs w:val="24"/>
                  <w:lang w:eastAsia="en-CA"/>
                </w:rPr>
                <w:delText>Cohen</w:delText>
              </w:r>
              <w:r w:rsidDel="000C3C07">
                <w:rPr>
                  <w:rFonts w:ascii="Times New Roman" w:eastAsia="Times New Roman" w:hAnsi="Times New Roman" w:cs="Times New Roman"/>
                  <w:sz w:val="24"/>
                  <w:szCs w:val="24"/>
                  <w:lang w:eastAsia="en-CA"/>
                </w:rPr>
                <w:delText>'</w:delText>
              </w:r>
              <w:r w:rsidRPr="0089456A" w:rsidDel="000C3C07">
                <w:rPr>
                  <w:rFonts w:ascii="Times New Roman" w:eastAsia="Times New Roman" w:hAnsi="Times New Roman" w:cs="Times New Roman"/>
                  <w:sz w:val="24"/>
                  <w:szCs w:val="24"/>
                  <w:lang w:eastAsia="en-CA"/>
                </w:rPr>
                <w:delText xml:space="preserve">s </w:delText>
              </w:r>
            </w:del>
            <w:ins w:id="1656" w:author="Elizabeth Marks" w:date="2021-04-29T05:46:00Z">
              <w:r w:rsidR="000C3C07" w:rsidRPr="0089456A">
                <w:rPr>
                  <w:rFonts w:ascii="Times New Roman" w:eastAsia="Times New Roman" w:hAnsi="Times New Roman" w:cs="Times New Roman"/>
                  <w:sz w:val="24"/>
                  <w:szCs w:val="24"/>
                  <w:lang w:eastAsia="en-CA"/>
                </w:rPr>
                <w:t>Cohen</w:t>
              </w:r>
              <w:r w:rsidR="000C3C07">
                <w:rPr>
                  <w:rFonts w:ascii="Times New Roman" w:eastAsia="Times New Roman" w:hAnsi="Times New Roman" w:cs="Times New Roman"/>
                  <w:sz w:val="24"/>
                  <w:szCs w:val="24"/>
                  <w:lang w:eastAsia="en-CA"/>
                </w:rPr>
                <w:t>’</w:t>
              </w:r>
              <w:r w:rsidR="000C3C07" w:rsidRPr="0089456A">
                <w:rPr>
                  <w:rFonts w:ascii="Times New Roman" w:eastAsia="Times New Roman" w:hAnsi="Times New Roman" w:cs="Times New Roman"/>
                  <w:sz w:val="24"/>
                  <w:szCs w:val="24"/>
                  <w:lang w:eastAsia="en-CA"/>
                </w:rPr>
                <w:t xml:space="preserve">s </w:t>
              </w:r>
            </w:ins>
            <w:r w:rsidRPr="0089456A">
              <w:rPr>
                <w:rFonts w:ascii="Times New Roman" w:eastAsia="Times New Roman" w:hAnsi="Times New Roman" w:cs="Times New Roman"/>
                <w:sz w:val="24"/>
                <w:szCs w:val="24"/>
                <w:lang w:eastAsia="en-CA"/>
              </w:rPr>
              <w:t>d</w:t>
            </w:r>
          </w:p>
        </w:tc>
      </w:tr>
      <w:tr w:rsidR="00230BD8" w:rsidRPr="0089456A" w14:paraId="66408D6A" w14:textId="77777777" w:rsidTr="00D90BFA">
        <w:trPr>
          <w:trHeight w:val="272"/>
        </w:trPr>
        <w:tc>
          <w:tcPr>
            <w:tcW w:w="2070" w:type="dxa"/>
            <w:tcBorders>
              <w:top w:val="single" w:sz="12" w:space="0" w:color="auto"/>
            </w:tcBorders>
            <w:tcMar>
              <w:top w:w="0" w:type="dxa"/>
              <w:left w:w="108" w:type="dxa"/>
              <w:bottom w:w="0" w:type="dxa"/>
              <w:right w:w="108" w:type="dxa"/>
            </w:tcMar>
            <w:hideMark/>
          </w:tcPr>
          <w:p w14:paraId="2BCC345A" w14:textId="77777777" w:rsidR="00230BD8" w:rsidRPr="0089456A" w:rsidRDefault="00230BD8" w:rsidP="00D90BFA">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Well-Being</w:t>
            </w:r>
          </w:p>
        </w:tc>
        <w:tc>
          <w:tcPr>
            <w:tcW w:w="810" w:type="dxa"/>
            <w:tcBorders>
              <w:top w:val="single" w:sz="12" w:space="0" w:color="auto"/>
            </w:tcBorders>
            <w:tcMar>
              <w:top w:w="0" w:type="dxa"/>
              <w:left w:w="108" w:type="dxa"/>
              <w:bottom w:w="0" w:type="dxa"/>
              <w:right w:w="108" w:type="dxa"/>
            </w:tcMar>
            <w:hideMark/>
          </w:tcPr>
          <w:p w14:paraId="5401222F"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289</w:t>
            </w:r>
          </w:p>
        </w:tc>
        <w:tc>
          <w:tcPr>
            <w:tcW w:w="1530" w:type="dxa"/>
            <w:tcBorders>
              <w:top w:val="single" w:sz="12" w:space="0" w:color="auto"/>
            </w:tcBorders>
            <w:tcMar>
              <w:top w:w="0" w:type="dxa"/>
              <w:left w:w="108" w:type="dxa"/>
              <w:bottom w:w="0" w:type="dxa"/>
              <w:right w:w="108" w:type="dxa"/>
            </w:tcMar>
            <w:hideMark/>
          </w:tcPr>
          <w:p w14:paraId="4A893579"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-.16 (.873)</w:t>
            </w:r>
          </w:p>
        </w:tc>
        <w:tc>
          <w:tcPr>
            <w:tcW w:w="1440" w:type="dxa"/>
            <w:gridSpan w:val="2"/>
            <w:tcBorders>
              <w:top w:val="single" w:sz="12" w:space="0" w:color="auto"/>
            </w:tcBorders>
            <w:tcMar>
              <w:top w:w="0" w:type="dxa"/>
              <w:left w:w="108" w:type="dxa"/>
              <w:bottom w:w="0" w:type="dxa"/>
              <w:right w:w="108" w:type="dxa"/>
            </w:tcMar>
            <w:hideMark/>
          </w:tcPr>
          <w:p w14:paraId="0CD538FA"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2.39(1.32)</w:t>
            </w:r>
          </w:p>
        </w:tc>
        <w:tc>
          <w:tcPr>
            <w:tcW w:w="1350" w:type="dxa"/>
            <w:tcBorders>
              <w:top w:val="single" w:sz="12" w:space="0" w:color="auto"/>
            </w:tcBorders>
            <w:tcMar>
              <w:top w:w="0" w:type="dxa"/>
              <w:left w:w="108" w:type="dxa"/>
              <w:bottom w:w="0" w:type="dxa"/>
              <w:right w:w="108" w:type="dxa"/>
            </w:tcMar>
            <w:hideMark/>
          </w:tcPr>
          <w:p w14:paraId="6AF79660"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2.42(1.31)</w:t>
            </w:r>
          </w:p>
        </w:tc>
        <w:tc>
          <w:tcPr>
            <w:tcW w:w="720" w:type="dxa"/>
            <w:tcBorders>
              <w:top w:val="single" w:sz="12" w:space="0" w:color="auto"/>
            </w:tcBorders>
          </w:tcPr>
          <w:p w14:paraId="3750CC9F"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-0.328</w:t>
            </w:r>
          </w:p>
        </w:tc>
        <w:tc>
          <w:tcPr>
            <w:tcW w:w="720" w:type="dxa"/>
            <w:tcBorders>
              <w:top w:val="single" w:sz="12" w:space="0" w:color="auto"/>
            </w:tcBorders>
          </w:tcPr>
          <w:p w14:paraId="31C6D165"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0.279</w:t>
            </w:r>
          </w:p>
        </w:tc>
        <w:tc>
          <w:tcPr>
            <w:tcW w:w="810" w:type="dxa"/>
            <w:tcBorders>
              <w:top w:val="single" w:sz="12" w:space="0" w:color="auto"/>
            </w:tcBorders>
          </w:tcPr>
          <w:p w14:paraId="335BDD2B"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-0.02</w:t>
            </w:r>
          </w:p>
        </w:tc>
      </w:tr>
      <w:tr w:rsidR="00230BD8" w:rsidRPr="0089456A" w14:paraId="375FEE3F" w14:textId="77777777" w:rsidTr="00D90BFA">
        <w:trPr>
          <w:trHeight w:val="272"/>
        </w:trPr>
        <w:tc>
          <w:tcPr>
            <w:tcW w:w="2070" w:type="dxa"/>
            <w:tcMar>
              <w:top w:w="0" w:type="dxa"/>
              <w:left w:w="108" w:type="dxa"/>
              <w:bottom w:w="0" w:type="dxa"/>
              <w:right w:w="108" w:type="dxa"/>
            </w:tcMar>
          </w:tcPr>
          <w:p w14:paraId="557E10B2" w14:textId="77777777" w:rsidR="00230BD8" w:rsidRPr="0089456A" w:rsidRDefault="00230BD8" w:rsidP="00D90BFA">
            <w:pPr>
              <w:spacing w:after="0" w:line="240" w:lineRule="auto"/>
              <w:rPr>
                <w:rFonts w:ascii="Times New Roman" w:eastAsia="Times New Roman" w:hAnsi="Times New Roman" w:cs="Times New Roman"/>
                <w:b/>
                <w:bCs/>
                <w:sz w:val="24"/>
                <w:szCs w:val="24"/>
                <w:lang w:eastAsia="en-CA"/>
              </w:rPr>
            </w:pPr>
            <w:commentRangeStart w:id="1657"/>
            <w:r w:rsidRPr="0089456A">
              <w:rPr>
                <w:rFonts w:ascii="Times New Roman" w:eastAsia="Times New Roman" w:hAnsi="Times New Roman" w:cs="Times New Roman"/>
                <w:b/>
                <w:bCs/>
                <w:sz w:val="24"/>
                <w:szCs w:val="24"/>
                <w:lang w:eastAsia="en-CA"/>
              </w:rPr>
              <w:t>Fun</w:t>
            </w:r>
          </w:p>
        </w:tc>
        <w:tc>
          <w:tcPr>
            <w:tcW w:w="810" w:type="dxa"/>
            <w:tcMar>
              <w:top w:w="0" w:type="dxa"/>
              <w:left w:w="108" w:type="dxa"/>
              <w:bottom w:w="0" w:type="dxa"/>
              <w:right w:w="108" w:type="dxa"/>
            </w:tcMar>
          </w:tcPr>
          <w:p w14:paraId="605359CC" w14:textId="77777777" w:rsidR="00230BD8" w:rsidRPr="0089456A" w:rsidRDefault="00230BD8" w:rsidP="00D90BFA">
            <w:pPr>
              <w:spacing w:after="0" w:line="240" w:lineRule="auto"/>
              <w:jc w:val="center"/>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280</w:t>
            </w:r>
          </w:p>
        </w:tc>
        <w:tc>
          <w:tcPr>
            <w:tcW w:w="1530" w:type="dxa"/>
            <w:tcMar>
              <w:top w:w="0" w:type="dxa"/>
              <w:left w:w="108" w:type="dxa"/>
              <w:bottom w:w="0" w:type="dxa"/>
              <w:right w:w="108" w:type="dxa"/>
            </w:tcMar>
          </w:tcPr>
          <w:p w14:paraId="78A8DED7" w14:textId="77777777" w:rsidR="00230BD8" w:rsidRPr="0089456A" w:rsidRDefault="00230BD8" w:rsidP="00D90BFA">
            <w:pPr>
              <w:spacing w:after="0" w:line="240" w:lineRule="auto"/>
              <w:jc w:val="center"/>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-2.49 (.013)*</w:t>
            </w:r>
          </w:p>
        </w:tc>
        <w:tc>
          <w:tcPr>
            <w:tcW w:w="1440" w:type="dxa"/>
            <w:gridSpan w:val="2"/>
            <w:tcMar>
              <w:top w:w="0" w:type="dxa"/>
              <w:left w:w="108" w:type="dxa"/>
              <w:bottom w:w="0" w:type="dxa"/>
              <w:right w:w="108" w:type="dxa"/>
            </w:tcMar>
          </w:tcPr>
          <w:p w14:paraId="0179E85A" w14:textId="77777777" w:rsidR="00230BD8" w:rsidRPr="0089456A" w:rsidRDefault="00230BD8" w:rsidP="00D90BFA">
            <w:pPr>
              <w:spacing w:after="0" w:line="240" w:lineRule="auto"/>
              <w:jc w:val="center"/>
              <w:rPr>
                <w:rFonts w:ascii="Times New Roman" w:eastAsia="Times New Roman" w:hAnsi="Times New Roman" w:cs="Times New Roman"/>
                <w:b/>
                <w:bCs/>
                <w:sz w:val="24"/>
                <w:szCs w:val="24"/>
                <w:lang w:eastAsia="en-CA"/>
              </w:rPr>
            </w:pPr>
            <w:r>
              <w:rPr>
                <w:rFonts w:ascii="Times New Roman" w:eastAsia="Times New Roman" w:hAnsi="Times New Roman" w:cs="Times New Roman"/>
                <w:b/>
                <w:bCs/>
                <w:sz w:val="24"/>
                <w:szCs w:val="24"/>
                <w:lang w:eastAsia="en-CA"/>
              </w:rPr>
              <w:t>2.29(1.24)</w:t>
            </w:r>
          </w:p>
        </w:tc>
        <w:tc>
          <w:tcPr>
            <w:tcW w:w="1350" w:type="dxa"/>
            <w:tcMar>
              <w:top w:w="0" w:type="dxa"/>
              <w:left w:w="108" w:type="dxa"/>
              <w:bottom w:w="0" w:type="dxa"/>
              <w:right w:w="108" w:type="dxa"/>
            </w:tcMar>
          </w:tcPr>
          <w:p w14:paraId="3CD37D1E" w14:textId="77777777" w:rsidR="00230BD8" w:rsidRPr="0089456A" w:rsidRDefault="00230BD8" w:rsidP="00D90BFA">
            <w:pPr>
              <w:spacing w:after="0" w:line="240" w:lineRule="auto"/>
              <w:jc w:val="center"/>
              <w:rPr>
                <w:rFonts w:ascii="Times New Roman" w:eastAsia="Times New Roman" w:hAnsi="Times New Roman" w:cs="Times New Roman"/>
                <w:b/>
                <w:bCs/>
                <w:sz w:val="24"/>
                <w:szCs w:val="24"/>
                <w:lang w:eastAsia="en-CA"/>
              </w:rPr>
            </w:pPr>
            <w:r>
              <w:rPr>
                <w:rFonts w:ascii="Times New Roman" w:eastAsia="Times New Roman" w:hAnsi="Times New Roman" w:cs="Times New Roman"/>
                <w:b/>
                <w:bCs/>
                <w:sz w:val="24"/>
                <w:szCs w:val="24"/>
                <w:lang w:eastAsia="en-CA"/>
              </w:rPr>
              <w:t>2.69(1.50)</w:t>
            </w:r>
          </w:p>
        </w:tc>
        <w:tc>
          <w:tcPr>
            <w:tcW w:w="720" w:type="dxa"/>
          </w:tcPr>
          <w:p w14:paraId="1873B920" w14:textId="77777777" w:rsidR="00230BD8" w:rsidRPr="0089456A" w:rsidRDefault="00230BD8" w:rsidP="00D90BFA">
            <w:pPr>
              <w:spacing w:after="0" w:line="240" w:lineRule="auto"/>
              <w:jc w:val="center"/>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-0.720</w:t>
            </w:r>
          </w:p>
        </w:tc>
        <w:tc>
          <w:tcPr>
            <w:tcW w:w="720" w:type="dxa"/>
          </w:tcPr>
          <w:p w14:paraId="2A91BBAC" w14:textId="77777777" w:rsidR="00230BD8" w:rsidRPr="0089456A" w:rsidRDefault="00230BD8" w:rsidP="00D90BFA">
            <w:pPr>
              <w:spacing w:after="0" w:line="240" w:lineRule="auto"/>
              <w:jc w:val="center"/>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-0.084</w:t>
            </w:r>
          </w:p>
        </w:tc>
        <w:tc>
          <w:tcPr>
            <w:tcW w:w="810" w:type="dxa"/>
          </w:tcPr>
          <w:p w14:paraId="33D96E0E" w14:textId="77777777" w:rsidR="00230BD8" w:rsidRPr="0089456A" w:rsidRDefault="00230BD8" w:rsidP="00D90BFA">
            <w:pPr>
              <w:spacing w:after="0" w:line="240" w:lineRule="auto"/>
              <w:jc w:val="center"/>
              <w:rPr>
                <w:rFonts w:ascii="Times New Roman" w:eastAsia="Times New Roman" w:hAnsi="Times New Roman" w:cs="Times New Roman"/>
                <w:b/>
                <w:bCs/>
                <w:sz w:val="24"/>
                <w:szCs w:val="24"/>
                <w:lang w:eastAsia="en-CA"/>
              </w:rPr>
            </w:pPr>
            <w:r w:rsidRPr="0089456A">
              <w:rPr>
                <w:rFonts w:ascii="Times New Roman" w:eastAsia="Times New Roman" w:hAnsi="Times New Roman" w:cs="Times New Roman"/>
                <w:b/>
                <w:bCs/>
                <w:sz w:val="24"/>
                <w:szCs w:val="24"/>
                <w:lang w:eastAsia="en-CA"/>
              </w:rPr>
              <w:t>-0.29</w:t>
            </w:r>
            <w:commentRangeEnd w:id="1657"/>
            <w:r w:rsidRPr="0089456A">
              <w:rPr>
                <w:rStyle w:val="CommentReference"/>
                <w:rFonts w:ascii="Times New Roman" w:hAnsi="Times New Roman" w:cs="Times New Roman"/>
                <w:sz w:val="24"/>
                <w:szCs w:val="24"/>
              </w:rPr>
              <w:commentReference w:id="1657"/>
            </w:r>
          </w:p>
        </w:tc>
      </w:tr>
      <w:tr w:rsidR="00230BD8" w:rsidRPr="0089456A" w14:paraId="15249529" w14:textId="77777777" w:rsidTr="00D90BFA">
        <w:tc>
          <w:tcPr>
            <w:tcW w:w="2070" w:type="dxa"/>
            <w:tcBorders>
              <w:bottom w:val="single" w:sz="12" w:space="0" w:color="auto"/>
            </w:tcBorders>
            <w:tcMar>
              <w:top w:w="0" w:type="dxa"/>
              <w:left w:w="108" w:type="dxa"/>
              <w:bottom w:w="0" w:type="dxa"/>
              <w:right w:w="108" w:type="dxa"/>
            </w:tcMar>
            <w:hideMark/>
          </w:tcPr>
          <w:p w14:paraId="7643B496" w14:textId="77777777" w:rsidR="00230BD8" w:rsidRPr="0089456A" w:rsidRDefault="00230BD8" w:rsidP="00D90BFA">
            <w:pPr>
              <w:spacing w:after="0" w:line="240" w:lineRule="auto"/>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Competitive 1</w:t>
            </w:r>
          </w:p>
        </w:tc>
        <w:tc>
          <w:tcPr>
            <w:tcW w:w="810" w:type="dxa"/>
            <w:tcBorders>
              <w:bottom w:val="single" w:sz="12" w:space="0" w:color="auto"/>
            </w:tcBorders>
            <w:tcMar>
              <w:top w:w="0" w:type="dxa"/>
              <w:left w:w="108" w:type="dxa"/>
              <w:bottom w:w="0" w:type="dxa"/>
              <w:right w:w="108" w:type="dxa"/>
            </w:tcMar>
            <w:hideMark/>
          </w:tcPr>
          <w:p w14:paraId="1E73C632"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289</w:t>
            </w:r>
          </w:p>
        </w:tc>
        <w:tc>
          <w:tcPr>
            <w:tcW w:w="1530" w:type="dxa"/>
            <w:tcBorders>
              <w:bottom w:val="single" w:sz="12" w:space="0" w:color="auto"/>
            </w:tcBorders>
            <w:tcMar>
              <w:top w:w="0" w:type="dxa"/>
              <w:left w:w="108" w:type="dxa"/>
              <w:bottom w:w="0" w:type="dxa"/>
              <w:right w:w="108" w:type="dxa"/>
            </w:tcMar>
            <w:hideMark/>
          </w:tcPr>
          <w:p w14:paraId="5A872EA0"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0.21 (.837)</w:t>
            </w:r>
          </w:p>
        </w:tc>
        <w:tc>
          <w:tcPr>
            <w:tcW w:w="1440" w:type="dxa"/>
            <w:gridSpan w:val="2"/>
            <w:tcBorders>
              <w:bottom w:val="single" w:sz="12" w:space="0" w:color="auto"/>
            </w:tcBorders>
            <w:tcMar>
              <w:top w:w="0" w:type="dxa"/>
              <w:left w:w="108" w:type="dxa"/>
              <w:bottom w:w="0" w:type="dxa"/>
              <w:right w:w="108" w:type="dxa"/>
            </w:tcMar>
            <w:hideMark/>
          </w:tcPr>
          <w:p w14:paraId="0F148E63"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3.72(1.61)</w:t>
            </w:r>
          </w:p>
        </w:tc>
        <w:tc>
          <w:tcPr>
            <w:tcW w:w="1350" w:type="dxa"/>
            <w:tcBorders>
              <w:bottom w:val="single" w:sz="12" w:space="0" w:color="auto"/>
            </w:tcBorders>
            <w:tcMar>
              <w:top w:w="0" w:type="dxa"/>
              <w:left w:w="108" w:type="dxa"/>
              <w:bottom w:w="0" w:type="dxa"/>
              <w:right w:w="108" w:type="dxa"/>
            </w:tcMar>
            <w:hideMark/>
          </w:tcPr>
          <w:p w14:paraId="22A732C6"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3.68(1.62)</w:t>
            </w:r>
          </w:p>
        </w:tc>
        <w:tc>
          <w:tcPr>
            <w:tcW w:w="720" w:type="dxa"/>
            <w:tcBorders>
              <w:bottom w:val="single" w:sz="12" w:space="0" w:color="auto"/>
            </w:tcBorders>
          </w:tcPr>
          <w:p w14:paraId="0353A25C"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-0.334</w:t>
            </w:r>
          </w:p>
        </w:tc>
        <w:tc>
          <w:tcPr>
            <w:tcW w:w="720" w:type="dxa"/>
            <w:tcBorders>
              <w:bottom w:val="single" w:sz="12" w:space="0" w:color="auto"/>
            </w:tcBorders>
          </w:tcPr>
          <w:p w14:paraId="3A886163"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sidRPr="0089456A">
              <w:rPr>
                <w:rFonts w:ascii="Times New Roman" w:eastAsia="Times New Roman" w:hAnsi="Times New Roman" w:cs="Times New Roman"/>
                <w:sz w:val="24"/>
                <w:szCs w:val="24"/>
                <w:lang w:eastAsia="en-CA"/>
              </w:rPr>
              <w:t>0.412</w:t>
            </w:r>
          </w:p>
        </w:tc>
        <w:tc>
          <w:tcPr>
            <w:tcW w:w="810" w:type="dxa"/>
            <w:tcBorders>
              <w:bottom w:val="single" w:sz="12" w:space="0" w:color="auto"/>
            </w:tcBorders>
          </w:tcPr>
          <w:p w14:paraId="1D0CF520" w14:textId="77777777" w:rsidR="00230BD8" w:rsidRPr="0089456A" w:rsidRDefault="00230BD8" w:rsidP="00D90BFA">
            <w:pPr>
              <w:spacing w:after="0" w:line="240" w:lineRule="auto"/>
              <w:jc w:val="cente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 </w:t>
            </w:r>
            <w:r w:rsidRPr="0089456A">
              <w:rPr>
                <w:rFonts w:ascii="Times New Roman" w:eastAsia="Times New Roman" w:hAnsi="Times New Roman" w:cs="Times New Roman"/>
                <w:sz w:val="24"/>
                <w:szCs w:val="24"/>
                <w:lang w:eastAsia="en-CA"/>
              </w:rPr>
              <w:t>0.02</w:t>
            </w:r>
          </w:p>
        </w:tc>
      </w:tr>
    </w:tbl>
    <w:p w14:paraId="24FB8D60" w14:textId="2FCF1CBC" w:rsidR="00684393" w:rsidRPr="00692718" w:rsidRDefault="00230BD8" w:rsidP="00692718">
      <w:pPr>
        <w:spacing w:after="0" w:line="240" w:lineRule="auto"/>
        <w:ind w:left="144"/>
        <w:rPr>
          <w:rFonts w:ascii="Times New Roman" w:eastAsia="Times New Roman" w:hAnsi="Times New Roman" w:cs="Times New Roman"/>
          <w:lang w:eastAsia="en-CA"/>
        </w:rPr>
      </w:pPr>
      <w:r w:rsidRPr="00692718">
        <w:rPr>
          <w:rFonts w:ascii="Times New Roman" w:eastAsia="Times New Roman" w:hAnsi="Times New Roman" w:cs="Times New Roman"/>
          <w:i/>
          <w:iCs/>
          <w:lang w:eastAsia="en-CA"/>
        </w:rPr>
        <w:t xml:space="preserve">   Note. ** p </w:t>
      </w:r>
      <w:r w:rsidRPr="00692718">
        <w:rPr>
          <w:rFonts w:ascii="Times New Roman" w:eastAsia="Times New Roman" w:hAnsi="Times New Roman" w:cs="Times New Roman"/>
          <w:lang w:eastAsia="en-CA"/>
        </w:rPr>
        <w:t xml:space="preserve">&lt; .01 level. *  p &lt; .05 level. </w:t>
      </w:r>
      <w:commentRangeStart w:id="1658"/>
      <w:commentRangeStart w:id="1659"/>
      <w:del w:id="1660" w:author="Elizabeth Marks" w:date="2021-04-30T05:36:00Z">
        <w:r w:rsidRPr="00692718" w:rsidDel="006B569A">
          <w:rPr>
            <w:rFonts w:ascii="Times New Roman" w:eastAsia="Times New Roman" w:hAnsi="Times New Roman" w:cs="Times New Roman"/>
            <w:lang w:eastAsia="en-CA"/>
          </w:rPr>
          <w:delText>Negative Mean Difference or S.D. Difference means a higher respective mean or S.D. in the experimental condition</w:delText>
        </w:r>
        <w:commentRangeEnd w:id="1658"/>
        <w:r w:rsidRPr="00692718" w:rsidDel="006B569A">
          <w:rPr>
            <w:rStyle w:val="CommentReference"/>
            <w:rFonts w:ascii="Times New Roman" w:hAnsi="Times New Roman" w:cs="Times New Roman"/>
            <w:sz w:val="22"/>
            <w:szCs w:val="22"/>
          </w:rPr>
          <w:commentReference w:id="1658"/>
        </w:r>
        <w:commentRangeEnd w:id="1659"/>
        <w:r w:rsidRPr="00692718" w:rsidDel="006B569A">
          <w:rPr>
            <w:rStyle w:val="CommentReference"/>
            <w:rFonts w:ascii="Times New Roman" w:hAnsi="Times New Roman" w:cs="Times New Roman"/>
            <w:sz w:val="22"/>
            <w:szCs w:val="22"/>
          </w:rPr>
          <w:commentReference w:id="1659"/>
        </w:r>
        <w:r w:rsidRPr="00692718" w:rsidDel="006B569A">
          <w:rPr>
            <w:rFonts w:ascii="Times New Roman" w:eastAsia="Times New Roman" w:hAnsi="Times New Roman" w:cs="Times New Roman"/>
            <w:lang w:eastAsia="en-CA"/>
          </w:rPr>
          <w:delText>.</w:delText>
        </w:r>
      </w:del>
    </w:p>
    <w:p w14:paraId="302A1516" w14:textId="77777777" w:rsidR="00230BD8" w:rsidRPr="0089456A" w:rsidRDefault="00230BD8" w:rsidP="00230BD8">
      <w:pPr>
        <w:spacing w:after="0" w:line="240" w:lineRule="auto"/>
        <w:rPr>
          <w:rFonts w:ascii="Times New Roman" w:eastAsia="Times New Roman" w:hAnsi="Times New Roman" w:cs="Times New Roman"/>
          <w:sz w:val="24"/>
          <w:szCs w:val="24"/>
          <w:lang w:eastAsia="en-CA"/>
        </w:rPr>
      </w:pPr>
    </w:p>
    <w:p w14:paraId="5977C09D" w14:textId="38EF6DFA" w:rsidR="00230BD8" w:rsidRPr="0089456A" w:rsidDel="00AB7021" w:rsidRDefault="00230BD8" w:rsidP="00230BD8">
      <w:pPr>
        <w:spacing w:after="0" w:line="240" w:lineRule="auto"/>
        <w:rPr>
          <w:del w:id="1661" w:author="Elizabeth Marks" w:date="2021-04-29T05:30:00Z"/>
          <w:rFonts w:ascii="Times New Roman" w:eastAsia="Times New Roman" w:hAnsi="Times New Roman" w:cs="Times New Roman"/>
          <w:sz w:val="24"/>
          <w:szCs w:val="24"/>
          <w:lang w:eastAsia="en-CA"/>
        </w:rPr>
      </w:pPr>
      <w:del w:id="1662" w:author="Elizabeth Marks" w:date="2021-04-29T05:30:00Z">
        <w:r w:rsidRPr="0089456A" w:rsidDel="00AB7021">
          <w:rPr>
            <w:rFonts w:ascii="Times New Roman" w:eastAsia="Times New Roman" w:hAnsi="Times New Roman" w:cs="Times New Roman"/>
            <w:sz w:val="24"/>
            <w:szCs w:val="24"/>
            <w:lang w:eastAsia="en-CA"/>
          </w:rPr>
          <w:delText xml:space="preserve">Table </w:delText>
        </w:r>
        <w:r w:rsidDel="00AB7021">
          <w:rPr>
            <w:rFonts w:ascii="Times New Roman" w:eastAsia="Times New Roman" w:hAnsi="Times New Roman" w:cs="Times New Roman"/>
            <w:sz w:val="24"/>
            <w:szCs w:val="24"/>
            <w:lang w:eastAsia="en-CA"/>
          </w:rPr>
          <w:delText>D</w:delText>
        </w:r>
        <w:r w:rsidRPr="0089456A" w:rsidDel="00AB7021">
          <w:rPr>
            <w:rFonts w:ascii="Times New Roman" w:eastAsia="Times New Roman" w:hAnsi="Times New Roman" w:cs="Times New Roman"/>
            <w:sz w:val="24"/>
            <w:szCs w:val="24"/>
            <w:lang w:eastAsia="en-CA"/>
          </w:rPr>
          <w:delText>3</w:delText>
        </w:r>
      </w:del>
    </w:p>
    <w:p w14:paraId="62252CC9" w14:textId="3C952328" w:rsidR="00230BD8" w:rsidRPr="0089456A" w:rsidDel="00AB7021" w:rsidRDefault="00230BD8" w:rsidP="00230BD8">
      <w:pPr>
        <w:spacing w:after="0" w:line="240" w:lineRule="auto"/>
        <w:rPr>
          <w:del w:id="1663" w:author="Elizabeth Marks" w:date="2021-04-29T05:30:00Z"/>
          <w:rFonts w:ascii="Times New Roman" w:eastAsia="Times New Roman" w:hAnsi="Times New Roman" w:cs="Times New Roman"/>
          <w:sz w:val="24"/>
          <w:szCs w:val="24"/>
          <w:lang w:eastAsia="en-CA"/>
        </w:rPr>
      </w:pPr>
      <w:del w:id="1664" w:author="Elizabeth Marks" w:date="2021-04-29T05:30:00Z">
        <w:r w:rsidRPr="0089456A" w:rsidDel="00AB7021">
          <w:rPr>
            <w:rFonts w:ascii="Times New Roman" w:eastAsia="Times New Roman" w:hAnsi="Times New Roman" w:cs="Times New Roman"/>
            <w:i/>
            <w:iCs/>
            <w:sz w:val="24"/>
            <w:szCs w:val="24"/>
            <w:lang w:eastAsia="en-CA"/>
          </w:rPr>
          <w:delText>Summary of correlations (significance) across manipulation check and all outcomes, part 1.</w:delText>
        </w:r>
      </w:del>
    </w:p>
    <w:tbl>
      <w:tblPr>
        <w:tblW w:w="9070" w:type="dxa"/>
        <w:tblLayout w:type="fixed"/>
        <w:tblCellMar>
          <w:top w:w="15" w:type="dxa"/>
          <w:left w:w="15" w:type="dxa"/>
          <w:bottom w:w="15" w:type="dxa"/>
          <w:right w:w="15" w:type="dxa"/>
        </w:tblCellMar>
        <w:tblLook w:val="04A0" w:firstRow="1" w:lastRow="0" w:firstColumn="1" w:lastColumn="0" w:noHBand="0" w:noVBand="1"/>
      </w:tblPr>
      <w:tblGrid>
        <w:gridCol w:w="2160"/>
        <w:gridCol w:w="389"/>
        <w:gridCol w:w="302"/>
        <w:gridCol w:w="389"/>
        <w:gridCol w:w="302"/>
        <w:gridCol w:w="389"/>
        <w:gridCol w:w="302"/>
        <w:gridCol w:w="389"/>
        <w:gridCol w:w="302"/>
        <w:gridCol w:w="389"/>
        <w:gridCol w:w="302"/>
        <w:gridCol w:w="389"/>
        <w:gridCol w:w="302"/>
        <w:gridCol w:w="389"/>
        <w:gridCol w:w="302"/>
        <w:gridCol w:w="389"/>
        <w:gridCol w:w="302"/>
        <w:gridCol w:w="389"/>
        <w:gridCol w:w="302"/>
        <w:gridCol w:w="389"/>
        <w:gridCol w:w="302"/>
      </w:tblGrid>
      <w:tr w:rsidR="00230BD8" w:rsidRPr="0089456A" w:rsidDel="00AB7021" w14:paraId="6574C505" w14:textId="1680B0FE" w:rsidTr="00D90BFA">
        <w:trPr>
          <w:trHeight w:val="255"/>
          <w:del w:id="1665" w:author="Elizabeth Marks" w:date="2021-04-29T05:30:00Z"/>
        </w:trPr>
        <w:tc>
          <w:tcPr>
            <w:tcW w:w="2160" w:type="dxa"/>
            <w:tcBorders>
              <w:top w:val="single" w:sz="8" w:space="0" w:color="auto"/>
            </w:tcBorders>
            <w:tcMar>
              <w:top w:w="0" w:type="dxa"/>
              <w:left w:w="0" w:type="dxa"/>
              <w:bottom w:w="0" w:type="dxa"/>
              <w:right w:w="0" w:type="dxa"/>
            </w:tcMar>
            <w:hideMark/>
          </w:tcPr>
          <w:p w14:paraId="47340E7C" w14:textId="407288C7" w:rsidR="00230BD8" w:rsidRPr="0089456A" w:rsidDel="00AB7021" w:rsidRDefault="00230BD8" w:rsidP="00D90BFA">
            <w:pPr>
              <w:spacing w:after="0" w:line="240" w:lineRule="auto"/>
              <w:rPr>
                <w:del w:id="1666" w:author="Elizabeth Marks" w:date="2021-04-29T05:30:00Z"/>
                <w:rFonts w:ascii="Times New Roman" w:eastAsia="Times New Roman" w:hAnsi="Times New Roman" w:cs="Times New Roman"/>
                <w:sz w:val="24"/>
                <w:szCs w:val="24"/>
                <w:lang w:eastAsia="en-CA"/>
              </w:rPr>
            </w:pPr>
          </w:p>
        </w:tc>
        <w:tc>
          <w:tcPr>
            <w:tcW w:w="691" w:type="dxa"/>
            <w:gridSpan w:val="2"/>
            <w:tcBorders>
              <w:top w:val="single" w:sz="8" w:space="0" w:color="auto"/>
              <w:bottom w:val="single" w:sz="8" w:space="0" w:color="auto"/>
            </w:tcBorders>
            <w:tcMar>
              <w:top w:w="0" w:type="dxa"/>
              <w:left w:w="108" w:type="dxa"/>
              <w:bottom w:w="0" w:type="dxa"/>
              <w:right w:w="108" w:type="dxa"/>
            </w:tcMar>
            <w:hideMark/>
          </w:tcPr>
          <w:p w14:paraId="331C815E" w14:textId="6E4CDB15" w:rsidR="00230BD8" w:rsidRPr="0089456A" w:rsidDel="00AB7021" w:rsidRDefault="00230BD8" w:rsidP="00D90BFA">
            <w:pPr>
              <w:spacing w:after="0" w:line="240" w:lineRule="auto"/>
              <w:jc w:val="center"/>
              <w:rPr>
                <w:del w:id="1667" w:author="Elizabeth Marks" w:date="2021-04-29T05:30:00Z"/>
                <w:rFonts w:ascii="Times New Roman" w:eastAsia="Times New Roman" w:hAnsi="Times New Roman" w:cs="Times New Roman"/>
                <w:sz w:val="24"/>
                <w:szCs w:val="24"/>
                <w:lang w:eastAsia="en-CA"/>
              </w:rPr>
            </w:pPr>
            <w:del w:id="1668" w:author="Elizabeth Marks" w:date="2021-04-29T05:30:00Z">
              <w:r w:rsidRPr="0089456A" w:rsidDel="00AB7021">
                <w:rPr>
                  <w:rFonts w:ascii="Times New Roman" w:eastAsia="Times New Roman" w:hAnsi="Times New Roman" w:cs="Times New Roman"/>
                  <w:sz w:val="24"/>
                  <w:szCs w:val="24"/>
                  <w:lang w:eastAsia="en-CA"/>
                </w:rPr>
                <w:delText>1</w:delText>
              </w:r>
            </w:del>
          </w:p>
        </w:tc>
        <w:tc>
          <w:tcPr>
            <w:tcW w:w="691" w:type="dxa"/>
            <w:gridSpan w:val="2"/>
            <w:tcBorders>
              <w:top w:val="single" w:sz="8" w:space="0" w:color="auto"/>
              <w:bottom w:val="single" w:sz="8" w:space="0" w:color="auto"/>
            </w:tcBorders>
            <w:tcMar>
              <w:top w:w="0" w:type="dxa"/>
              <w:left w:w="108" w:type="dxa"/>
              <w:bottom w:w="0" w:type="dxa"/>
              <w:right w:w="108" w:type="dxa"/>
            </w:tcMar>
            <w:hideMark/>
          </w:tcPr>
          <w:p w14:paraId="679BB037" w14:textId="11A08BCA" w:rsidR="00230BD8" w:rsidRPr="0089456A" w:rsidDel="00AB7021" w:rsidRDefault="00230BD8" w:rsidP="00D90BFA">
            <w:pPr>
              <w:spacing w:after="0" w:line="240" w:lineRule="auto"/>
              <w:jc w:val="center"/>
              <w:rPr>
                <w:del w:id="1669" w:author="Elizabeth Marks" w:date="2021-04-29T05:30:00Z"/>
                <w:rFonts w:ascii="Times New Roman" w:eastAsia="Times New Roman" w:hAnsi="Times New Roman" w:cs="Times New Roman"/>
                <w:sz w:val="24"/>
                <w:szCs w:val="24"/>
                <w:lang w:eastAsia="en-CA"/>
              </w:rPr>
            </w:pPr>
            <w:del w:id="1670" w:author="Elizabeth Marks" w:date="2021-04-29T05:30:00Z">
              <w:r w:rsidRPr="0089456A" w:rsidDel="00AB7021">
                <w:rPr>
                  <w:rFonts w:ascii="Times New Roman" w:eastAsia="Times New Roman" w:hAnsi="Times New Roman" w:cs="Times New Roman"/>
                  <w:sz w:val="24"/>
                  <w:szCs w:val="24"/>
                  <w:lang w:eastAsia="en-CA"/>
                </w:rPr>
                <w:delText>2</w:delText>
              </w:r>
            </w:del>
          </w:p>
        </w:tc>
        <w:tc>
          <w:tcPr>
            <w:tcW w:w="691" w:type="dxa"/>
            <w:gridSpan w:val="2"/>
            <w:tcBorders>
              <w:top w:val="single" w:sz="8" w:space="0" w:color="auto"/>
              <w:bottom w:val="single" w:sz="8" w:space="0" w:color="auto"/>
            </w:tcBorders>
            <w:tcMar>
              <w:top w:w="0" w:type="dxa"/>
              <w:left w:w="108" w:type="dxa"/>
              <w:bottom w:w="0" w:type="dxa"/>
              <w:right w:w="108" w:type="dxa"/>
            </w:tcMar>
            <w:hideMark/>
          </w:tcPr>
          <w:p w14:paraId="5AC4093E" w14:textId="6CB92AEE" w:rsidR="00230BD8" w:rsidRPr="0089456A" w:rsidDel="00AB7021" w:rsidRDefault="00230BD8" w:rsidP="00D90BFA">
            <w:pPr>
              <w:spacing w:after="0" w:line="240" w:lineRule="auto"/>
              <w:jc w:val="center"/>
              <w:rPr>
                <w:del w:id="1671" w:author="Elizabeth Marks" w:date="2021-04-29T05:30:00Z"/>
                <w:rFonts w:ascii="Times New Roman" w:eastAsia="Times New Roman" w:hAnsi="Times New Roman" w:cs="Times New Roman"/>
                <w:sz w:val="24"/>
                <w:szCs w:val="24"/>
                <w:lang w:eastAsia="en-CA"/>
              </w:rPr>
            </w:pPr>
            <w:del w:id="1672" w:author="Elizabeth Marks" w:date="2021-04-29T05:30:00Z">
              <w:r w:rsidRPr="0089456A" w:rsidDel="00AB7021">
                <w:rPr>
                  <w:rFonts w:ascii="Times New Roman" w:eastAsia="Times New Roman" w:hAnsi="Times New Roman" w:cs="Times New Roman"/>
                  <w:sz w:val="24"/>
                  <w:szCs w:val="24"/>
                  <w:lang w:eastAsia="en-CA"/>
                </w:rPr>
                <w:delText>3</w:delText>
              </w:r>
            </w:del>
          </w:p>
        </w:tc>
        <w:tc>
          <w:tcPr>
            <w:tcW w:w="691" w:type="dxa"/>
            <w:gridSpan w:val="2"/>
            <w:tcBorders>
              <w:top w:val="single" w:sz="8" w:space="0" w:color="auto"/>
              <w:bottom w:val="single" w:sz="8" w:space="0" w:color="auto"/>
            </w:tcBorders>
            <w:tcMar>
              <w:top w:w="0" w:type="dxa"/>
              <w:left w:w="108" w:type="dxa"/>
              <w:bottom w:w="0" w:type="dxa"/>
              <w:right w:w="108" w:type="dxa"/>
            </w:tcMar>
            <w:hideMark/>
          </w:tcPr>
          <w:p w14:paraId="2DA37281" w14:textId="182718F7" w:rsidR="00230BD8" w:rsidRPr="0089456A" w:rsidDel="00AB7021" w:rsidRDefault="00230BD8" w:rsidP="00D90BFA">
            <w:pPr>
              <w:spacing w:after="0" w:line="240" w:lineRule="auto"/>
              <w:jc w:val="center"/>
              <w:rPr>
                <w:del w:id="1673" w:author="Elizabeth Marks" w:date="2021-04-29T05:30:00Z"/>
                <w:rFonts w:ascii="Times New Roman" w:eastAsia="Times New Roman" w:hAnsi="Times New Roman" w:cs="Times New Roman"/>
                <w:sz w:val="24"/>
                <w:szCs w:val="24"/>
                <w:lang w:eastAsia="en-CA"/>
              </w:rPr>
            </w:pPr>
            <w:del w:id="1674" w:author="Elizabeth Marks" w:date="2021-04-29T05:30:00Z">
              <w:r w:rsidRPr="0089456A" w:rsidDel="00AB7021">
                <w:rPr>
                  <w:rFonts w:ascii="Times New Roman" w:eastAsia="Times New Roman" w:hAnsi="Times New Roman" w:cs="Times New Roman"/>
                  <w:sz w:val="24"/>
                  <w:szCs w:val="24"/>
                  <w:lang w:eastAsia="en-CA"/>
                </w:rPr>
                <w:delText>4</w:delText>
              </w:r>
            </w:del>
          </w:p>
        </w:tc>
        <w:tc>
          <w:tcPr>
            <w:tcW w:w="691" w:type="dxa"/>
            <w:gridSpan w:val="2"/>
            <w:tcBorders>
              <w:top w:val="single" w:sz="8" w:space="0" w:color="auto"/>
              <w:bottom w:val="single" w:sz="8" w:space="0" w:color="auto"/>
            </w:tcBorders>
            <w:tcMar>
              <w:top w:w="0" w:type="dxa"/>
              <w:left w:w="108" w:type="dxa"/>
              <w:bottom w:w="0" w:type="dxa"/>
              <w:right w:w="108" w:type="dxa"/>
            </w:tcMar>
            <w:hideMark/>
          </w:tcPr>
          <w:p w14:paraId="726C96AD" w14:textId="1978AD43" w:rsidR="00230BD8" w:rsidRPr="0089456A" w:rsidDel="00AB7021" w:rsidRDefault="00230BD8" w:rsidP="00D90BFA">
            <w:pPr>
              <w:spacing w:after="0" w:line="240" w:lineRule="auto"/>
              <w:jc w:val="center"/>
              <w:rPr>
                <w:del w:id="1675" w:author="Elizabeth Marks" w:date="2021-04-29T05:30:00Z"/>
                <w:rFonts w:ascii="Times New Roman" w:eastAsia="Times New Roman" w:hAnsi="Times New Roman" w:cs="Times New Roman"/>
                <w:sz w:val="24"/>
                <w:szCs w:val="24"/>
                <w:lang w:eastAsia="en-CA"/>
              </w:rPr>
            </w:pPr>
            <w:del w:id="1676" w:author="Elizabeth Marks" w:date="2021-04-29T05:30:00Z">
              <w:r w:rsidRPr="0089456A" w:rsidDel="00AB7021">
                <w:rPr>
                  <w:rFonts w:ascii="Times New Roman" w:eastAsia="Times New Roman" w:hAnsi="Times New Roman" w:cs="Times New Roman"/>
                  <w:sz w:val="24"/>
                  <w:szCs w:val="24"/>
                  <w:lang w:eastAsia="en-CA"/>
                </w:rPr>
                <w:delText>5</w:delText>
              </w:r>
            </w:del>
          </w:p>
        </w:tc>
        <w:tc>
          <w:tcPr>
            <w:tcW w:w="691" w:type="dxa"/>
            <w:gridSpan w:val="2"/>
            <w:tcBorders>
              <w:top w:val="single" w:sz="8" w:space="0" w:color="auto"/>
              <w:bottom w:val="single" w:sz="8" w:space="0" w:color="auto"/>
            </w:tcBorders>
            <w:tcMar>
              <w:top w:w="0" w:type="dxa"/>
              <w:left w:w="108" w:type="dxa"/>
              <w:bottom w:w="0" w:type="dxa"/>
              <w:right w:w="108" w:type="dxa"/>
            </w:tcMar>
            <w:hideMark/>
          </w:tcPr>
          <w:p w14:paraId="4ADD668E" w14:textId="0181CD3A" w:rsidR="00230BD8" w:rsidRPr="0089456A" w:rsidDel="00AB7021" w:rsidRDefault="00230BD8" w:rsidP="00D90BFA">
            <w:pPr>
              <w:spacing w:after="0" w:line="240" w:lineRule="auto"/>
              <w:jc w:val="center"/>
              <w:rPr>
                <w:del w:id="1677" w:author="Elizabeth Marks" w:date="2021-04-29T05:30:00Z"/>
                <w:rFonts w:ascii="Times New Roman" w:eastAsia="Times New Roman" w:hAnsi="Times New Roman" w:cs="Times New Roman"/>
                <w:sz w:val="24"/>
                <w:szCs w:val="24"/>
                <w:lang w:eastAsia="en-CA"/>
              </w:rPr>
            </w:pPr>
            <w:del w:id="1678" w:author="Elizabeth Marks" w:date="2021-04-29T05:30:00Z">
              <w:r w:rsidRPr="0089456A" w:rsidDel="00AB7021">
                <w:rPr>
                  <w:rFonts w:ascii="Times New Roman" w:eastAsia="Times New Roman" w:hAnsi="Times New Roman" w:cs="Times New Roman"/>
                  <w:sz w:val="24"/>
                  <w:szCs w:val="24"/>
                  <w:lang w:eastAsia="en-CA"/>
                </w:rPr>
                <w:delText>6</w:delText>
              </w:r>
            </w:del>
          </w:p>
        </w:tc>
        <w:tc>
          <w:tcPr>
            <w:tcW w:w="691" w:type="dxa"/>
            <w:gridSpan w:val="2"/>
            <w:tcBorders>
              <w:top w:val="single" w:sz="8" w:space="0" w:color="auto"/>
              <w:bottom w:val="single" w:sz="8" w:space="0" w:color="auto"/>
            </w:tcBorders>
          </w:tcPr>
          <w:p w14:paraId="2AB42B3B" w14:textId="120857CF" w:rsidR="00230BD8" w:rsidRPr="0089456A" w:rsidDel="00AB7021" w:rsidRDefault="00230BD8" w:rsidP="00D90BFA">
            <w:pPr>
              <w:spacing w:after="0" w:line="240" w:lineRule="auto"/>
              <w:jc w:val="center"/>
              <w:rPr>
                <w:del w:id="1679" w:author="Elizabeth Marks" w:date="2021-04-29T05:30:00Z"/>
                <w:rFonts w:ascii="Times New Roman" w:eastAsia="Times New Roman" w:hAnsi="Times New Roman" w:cs="Times New Roman"/>
                <w:sz w:val="24"/>
                <w:szCs w:val="24"/>
                <w:lang w:eastAsia="en-CA"/>
              </w:rPr>
            </w:pPr>
            <w:del w:id="1680" w:author="Elizabeth Marks" w:date="2021-04-29T05:30:00Z">
              <w:r w:rsidRPr="0089456A" w:rsidDel="00AB7021">
                <w:rPr>
                  <w:rFonts w:ascii="Times New Roman" w:eastAsia="Times New Roman" w:hAnsi="Times New Roman" w:cs="Times New Roman"/>
                  <w:sz w:val="24"/>
                  <w:szCs w:val="24"/>
                  <w:lang w:eastAsia="en-CA"/>
                </w:rPr>
                <w:delText>7</w:delText>
              </w:r>
            </w:del>
          </w:p>
        </w:tc>
        <w:tc>
          <w:tcPr>
            <w:tcW w:w="691" w:type="dxa"/>
            <w:gridSpan w:val="2"/>
            <w:tcBorders>
              <w:top w:val="single" w:sz="8" w:space="0" w:color="auto"/>
              <w:bottom w:val="single" w:sz="8" w:space="0" w:color="auto"/>
            </w:tcBorders>
          </w:tcPr>
          <w:p w14:paraId="5CEB4183" w14:textId="2FBB758F" w:rsidR="00230BD8" w:rsidRPr="0089456A" w:rsidDel="00AB7021" w:rsidRDefault="00230BD8" w:rsidP="00D90BFA">
            <w:pPr>
              <w:spacing w:after="0" w:line="240" w:lineRule="auto"/>
              <w:jc w:val="center"/>
              <w:rPr>
                <w:del w:id="1681" w:author="Elizabeth Marks" w:date="2021-04-29T05:30:00Z"/>
                <w:rFonts w:ascii="Times New Roman" w:eastAsia="Times New Roman" w:hAnsi="Times New Roman" w:cs="Times New Roman"/>
                <w:sz w:val="24"/>
                <w:szCs w:val="24"/>
                <w:lang w:eastAsia="en-CA"/>
              </w:rPr>
            </w:pPr>
            <w:del w:id="1682" w:author="Elizabeth Marks" w:date="2021-04-29T05:30:00Z">
              <w:r w:rsidRPr="0089456A" w:rsidDel="00AB7021">
                <w:rPr>
                  <w:rFonts w:ascii="Times New Roman" w:eastAsia="Times New Roman" w:hAnsi="Times New Roman" w:cs="Times New Roman"/>
                  <w:sz w:val="24"/>
                  <w:szCs w:val="24"/>
                  <w:lang w:eastAsia="en-CA"/>
                </w:rPr>
                <w:delText>8</w:delText>
              </w:r>
            </w:del>
          </w:p>
        </w:tc>
        <w:tc>
          <w:tcPr>
            <w:tcW w:w="691" w:type="dxa"/>
            <w:gridSpan w:val="2"/>
            <w:tcBorders>
              <w:top w:val="single" w:sz="8" w:space="0" w:color="auto"/>
              <w:bottom w:val="single" w:sz="8" w:space="0" w:color="auto"/>
            </w:tcBorders>
          </w:tcPr>
          <w:p w14:paraId="483D1894" w14:textId="33BF2CD6" w:rsidR="00230BD8" w:rsidRPr="0089456A" w:rsidDel="00AB7021" w:rsidRDefault="00230BD8" w:rsidP="00D90BFA">
            <w:pPr>
              <w:spacing w:after="0" w:line="240" w:lineRule="auto"/>
              <w:jc w:val="center"/>
              <w:rPr>
                <w:del w:id="1683" w:author="Elizabeth Marks" w:date="2021-04-29T05:30:00Z"/>
                <w:rFonts w:ascii="Times New Roman" w:eastAsia="Times New Roman" w:hAnsi="Times New Roman" w:cs="Times New Roman"/>
                <w:sz w:val="24"/>
                <w:szCs w:val="24"/>
                <w:lang w:eastAsia="en-CA"/>
              </w:rPr>
            </w:pPr>
            <w:del w:id="1684" w:author="Elizabeth Marks" w:date="2021-04-29T05:30:00Z">
              <w:r w:rsidRPr="0089456A" w:rsidDel="00AB7021">
                <w:rPr>
                  <w:rFonts w:ascii="Times New Roman" w:eastAsia="Times New Roman" w:hAnsi="Times New Roman" w:cs="Times New Roman"/>
                  <w:sz w:val="24"/>
                  <w:szCs w:val="24"/>
                  <w:lang w:eastAsia="en-CA"/>
                </w:rPr>
                <w:delText>9</w:delText>
              </w:r>
            </w:del>
          </w:p>
        </w:tc>
        <w:tc>
          <w:tcPr>
            <w:tcW w:w="691" w:type="dxa"/>
            <w:gridSpan w:val="2"/>
            <w:tcBorders>
              <w:top w:val="single" w:sz="8" w:space="0" w:color="auto"/>
              <w:bottom w:val="single" w:sz="8" w:space="0" w:color="auto"/>
            </w:tcBorders>
          </w:tcPr>
          <w:p w14:paraId="6AE4C55F" w14:textId="3E030FC4" w:rsidR="00230BD8" w:rsidRPr="0089456A" w:rsidDel="00AB7021" w:rsidRDefault="00230BD8" w:rsidP="00D90BFA">
            <w:pPr>
              <w:spacing w:after="0" w:line="240" w:lineRule="auto"/>
              <w:jc w:val="center"/>
              <w:rPr>
                <w:del w:id="1685" w:author="Elizabeth Marks" w:date="2021-04-29T05:30:00Z"/>
                <w:rFonts w:ascii="Times New Roman" w:eastAsia="Times New Roman" w:hAnsi="Times New Roman" w:cs="Times New Roman"/>
                <w:sz w:val="24"/>
                <w:szCs w:val="24"/>
                <w:lang w:eastAsia="en-CA"/>
              </w:rPr>
            </w:pPr>
            <w:del w:id="1686" w:author="Elizabeth Marks" w:date="2021-04-29T05:30:00Z">
              <w:r w:rsidRPr="0089456A" w:rsidDel="00AB7021">
                <w:rPr>
                  <w:rFonts w:ascii="Times New Roman" w:eastAsia="Times New Roman" w:hAnsi="Times New Roman" w:cs="Times New Roman"/>
                  <w:sz w:val="24"/>
                  <w:szCs w:val="24"/>
                  <w:lang w:eastAsia="en-CA"/>
                </w:rPr>
                <w:delText>10</w:delText>
              </w:r>
            </w:del>
          </w:p>
        </w:tc>
      </w:tr>
      <w:tr w:rsidR="00230BD8" w:rsidRPr="0089456A" w:rsidDel="00AB7021" w14:paraId="371C1E90" w14:textId="1CC4AF5F" w:rsidTr="00D90BFA">
        <w:trPr>
          <w:trHeight w:val="259"/>
          <w:del w:id="1687" w:author="Elizabeth Marks" w:date="2021-04-29T05:30:00Z"/>
        </w:trPr>
        <w:tc>
          <w:tcPr>
            <w:tcW w:w="2160" w:type="dxa"/>
            <w:tcMar>
              <w:top w:w="0" w:type="dxa"/>
              <w:left w:w="0" w:type="dxa"/>
              <w:bottom w:w="0" w:type="dxa"/>
              <w:right w:w="0" w:type="dxa"/>
            </w:tcMar>
          </w:tcPr>
          <w:p w14:paraId="4BB7463B" w14:textId="013C0D4C" w:rsidR="00230BD8" w:rsidRPr="0089456A" w:rsidDel="00AB7021" w:rsidRDefault="00230BD8" w:rsidP="00D90BFA">
            <w:pPr>
              <w:spacing w:after="0" w:line="240" w:lineRule="auto"/>
              <w:rPr>
                <w:del w:id="1688" w:author="Elizabeth Marks" w:date="2021-04-29T05:30:00Z"/>
                <w:rFonts w:ascii="Times New Roman" w:eastAsia="Times New Roman" w:hAnsi="Times New Roman" w:cs="Times New Roman"/>
                <w:sz w:val="24"/>
                <w:szCs w:val="24"/>
                <w:lang w:eastAsia="en-CA"/>
              </w:rPr>
            </w:pPr>
            <w:del w:id="1689" w:author="Elizabeth Marks" w:date="2021-04-29T05:30:00Z">
              <w:r w:rsidRPr="0089456A" w:rsidDel="00AB7021">
                <w:rPr>
                  <w:rFonts w:ascii="Times New Roman" w:eastAsia="Times New Roman" w:hAnsi="Times New Roman" w:cs="Times New Roman"/>
                  <w:sz w:val="24"/>
                  <w:szCs w:val="24"/>
                  <w:lang w:eastAsia="en-CA"/>
                </w:rPr>
                <w:delText xml:space="preserve"> 1. Manipulation </w:delText>
              </w:r>
            </w:del>
          </w:p>
        </w:tc>
        <w:tc>
          <w:tcPr>
            <w:tcW w:w="389" w:type="dxa"/>
            <w:tcBorders>
              <w:top w:val="single" w:sz="8" w:space="0" w:color="auto"/>
            </w:tcBorders>
            <w:tcMar>
              <w:top w:w="0" w:type="dxa"/>
              <w:left w:w="0" w:type="dxa"/>
              <w:bottom w:w="0" w:type="dxa"/>
              <w:right w:w="0" w:type="dxa"/>
            </w:tcMar>
          </w:tcPr>
          <w:p w14:paraId="510E111C" w14:textId="08F0B709" w:rsidR="00230BD8" w:rsidRPr="0089456A" w:rsidDel="00AB7021" w:rsidRDefault="00230BD8" w:rsidP="00D90BFA">
            <w:pPr>
              <w:spacing w:after="0" w:line="240" w:lineRule="auto"/>
              <w:jc w:val="right"/>
              <w:rPr>
                <w:del w:id="1690" w:author="Elizabeth Marks" w:date="2021-04-29T05:30:00Z"/>
                <w:rFonts w:ascii="Times New Roman" w:eastAsia="Times New Roman" w:hAnsi="Times New Roman" w:cs="Times New Roman"/>
                <w:sz w:val="24"/>
                <w:szCs w:val="24"/>
                <w:lang w:eastAsia="en-CA"/>
              </w:rPr>
            </w:pPr>
            <w:del w:id="1691" w:author="Elizabeth Marks" w:date="2021-04-29T05:30:00Z">
              <w:r w:rsidRPr="0089456A" w:rsidDel="00AB7021">
                <w:rPr>
                  <w:rFonts w:ascii="Times New Roman" w:eastAsia="Times New Roman" w:hAnsi="Times New Roman" w:cs="Times New Roman"/>
                  <w:sz w:val="24"/>
                  <w:szCs w:val="24"/>
                  <w:lang w:eastAsia="en-CA"/>
                </w:rPr>
                <w:delText>-</w:delText>
              </w:r>
            </w:del>
          </w:p>
        </w:tc>
        <w:tc>
          <w:tcPr>
            <w:tcW w:w="302" w:type="dxa"/>
            <w:tcBorders>
              <w:top w:val="single" w:sz="8" w:space="0" w:color="auto"/>
            </w:tcBorders>
          </w:tcPr>
          <w:p w14:paraId="23B34A8C" w14:textId="15AA9AA1" w:rsidR="00230BD8" w:rsidRPr="0089456A" w:rsidDel="00AB7021" w:rsidRDefault="00230BD8" w:rsidP="00D90BFA">
            <w:pPr>
              <w:spacing w:after="0" w:line="240" w:lineRule="auto"/>
              <w:rPr>
                <w:del w:id="1692" w:author="Elizabeth Marks" w:date="2021-04-29T05:30:00Z"/>
                <w:rFonts w:ascii="Times New Roman" w:eastAsia="Times New Roman" w:hAnsi="Times New Roman" w:cs="Times New Roman"/>
                <w:sz w:val="24"/>
                <w:szCs w:val="24"/>
                <w:lang w:eastAsia="en-CA"/>
              </w:rPr>
            </w:pPr>
          </w:p>
        </w:tc>
        <w:tc>
          <w:tcPr>
            <w:tcW w:w="389" w:type="dxa"/>
            <w:tcBorders>
              <w:top w:val="single" w:sz="8" w:space="0" w:color="auto"/>
            </w:tcBorders>
            <w:tcMar>
              <w:top w:w="0" w:type="dxa"/>
              <w:left w:w="108" w:type="dxa"/>
              <w:bottom w:w="0" w:type="dxa"/>
              <w:right w:w="108" w:type="dxa"/>
            </w:tcMar>
          </w:tcPr>
          <w:p w14:paraId="303F9B80" w14:textId="4CFADB78" w:rsidR="00230BD8" w:rsidRPr="0089456A" w:rsidDel="00AB7021" w:rsidRDefault="00230BD8" w:rsidP="00D90BFA">
            <w:pPr>
              <w:spacing w:after="0" w:line="240" w:lineRule="auto"/>
              <w:jc w:val="right"/>
              <w:rPr>
                <w:del w:id="1693" w:author="Elizabeth Marks" w:date="2021-04-29T05:30:00Z"/>
                <w:rFonts w:ascii="Times New Roman" w:eastAsia="Times New Roman" w:hAnsi="Times New Roman" w:cs="Times New Roman"/>
                <w:sz w:val="24"/>
                <w:szCs w:val="24"/>
                <w:lang w:eastAsia="en-CA"/>
              </w:rPr>
            </w:pPr>
          </w:p>
        </w:tc>
        <w:tc>
          <w:tcPr>
            <w:tcW w:w="302" w:type="dxa"/>
            <w:tcBorders>
              <w:top w:val="single" w:sz="8" w:space="0" w:color="auto"/>
            </w:tcBorders>
          </w:tcPr>
          <w:p w14:paraId="133D51A6" w14:textId="4EC26149" w:rsidR="00230BD8" w:rsidRPr="0089456A" w:rsidDel="00AB7021" w:rsidRDefault="00230BD8" w:rsidP="00D90BFA">
            <w:pPr>
              <w:spacing w:after="0" w:line="240" w:lineRule="auto"/>
              <w:rPr>
                <w:del w:id="1694" w:author="Elizabeth Marks" w:date="2021-04-29T05:30:00Z"/>
                <w:rFonts w:ascii="Times New Roman" w:eastAsia="Times New Roman" w:hAnsi="Times New Roman" w:cs="Times New Roman"/>
                <w:sz w:val="24"/>
                <w:szCs w:val="24"/>
                <w:lang w:eastAsia="en-CA"/>
              </w:rPr>
            </w:pPr>
          </w:p>
        </w:tc>
        <w:tc>
          <w:tcPr>
            <w:tcW w:w="389" w:type="dxa"/>
            <w:tcBorders>
              <w:top w:val="single" w:sz="8" w:space="0" w:color="auto"/>
            </w:tcBorders>
            <w:tcMar>
              <w:top w:w="0" w:type="dxa"/>
              <w:left w:w="108" w:type="dxa"/>
              <w:bottom w:w="0" w:type="dxa"/>
              <w:right w:w="108" w:type="dxa"/>
            </w:tcMar>
          </w:tcPr>
          <w:p w14:paraId="3272001B" w14:textId="121B0D6E" w:rsidR="00230BD8" w:rsidRPr="0089456A" w:rsidDel="00AB7021" w:rsidRDefault="00230BD8" w:rsidP="00D90BFA">
            <w:pPr>
              <w:spacing w:after="0" w:line="240" w:lineRule="auto"/>
              <w:jc w:val="right"/>
              <w:rPr>
                <w:del w:id="1695" w:author="Elizabeth Marks" w:date="2021-04-29T05:30:00Z"/>
                <w:rFonts w:ascii="Times New Roman" w:eastAsia="Times New Roman" w:hAnsi="Times New Roman" w:cs="Times New Roman"/>
                <w:sz w:val="24"/>
                <w:szCs w:val="24"/>
                <w:lang w:eastAsia="en-CA"/>
              </w:rPr>
            </w:pPr>
          </w:p>
        </w:tc>
        <w:tc>
          <w:tcPr>
            <w:tcW w:w="302" w:type="dxa"/>
            <w:tcBorders>
              <w:top w:val="single" w:sz="8" w:space="0" w:color="auto"/>
            </w:tcBorders>
          </w:tcPr>
          <w:p w14:paraId="5A7AEB7E" w14:textId="32DEFB9F" w:rsidR="00230BD8" w:rsidRPr="0089456A" w:rsidDel="00AB7021" w:rsidRDefault="00230BD8" w:rsidP="00D90BFA">
            <w:pPr>
              <w:spacing w:after="0" w:line="240" w:lineRule="auto"/>
              <w:rPr>
                <w:del w:id="1696" w:author="Elizabeth Marks" w:date="2021-04-29T05:30:00Z"/>
                <w:rFonts w:ascii="Times New Roman" w:eastAsia="Times New Roman" w:hAnsi="Times New Roman" w:cs="Times New Roman"/>
                <w:sz w:val="24"/>
                <w:szCs w:val="24"/>
                <w:lang w:eastAsia="en-CA"/>
              </w:rPr>
            </w:pPr>
          </w:p>
        </w:tc>
        <w:tc>
          <w:tcPr>
            <w:tcW w:w="389" w:type="dxa"/>
            <w:tcBorders>
              <w:top w:val="single" w:sz="8" w:space="0" w:color="auto"/>
            </w:tcBorders>
            <w:tcMar>
              <w:top w:w="0" w:type="dxa"/>
              <w:left w:w="108" w:type="dxa"/>
              <w:bottom w:w="0" w:type="dxa"/>
              <w:right w:w="108" w:type="dxa"/>
            </w:tcMar>
          </w:tcPr>
          <w:p w14:paraId="38A918E4" w14:textId="2F67C141" w:rsidR="00230BD8" w:rsidRPr="0089456A" w:rsidDel="00AB7021" w:rsidRDefault="00230BD8" w:rsidP="00D90BFA">
            <w:pPr>
              <w:spacing w:after="0" w:line="240" w:lineRule="auto"/>
              <w:jc w:val="center"/>
              <w:rPr>
                <w:del w:id="1697" w:author="Elizabeth Marks" w:date="2021-04-29T05:30:00Z"/>
                <w:rFonts w:ascii="Times New Roman" w:eastAsia="Times New Roman" w:hAnsi="Times New Roman" w:cs="Times New Roman"/>
                <w:sz w:val="24"/>
                <w:szCs w:val="24"/>
                <w:lang w:eastAsia="en-CA"/>
              </w:rPr>
            </w:pPr>
          </w:p>
        </w:tc>
        <w:tc>
          <w:tcPr>
            <w:tcW w:w="302" w:type="dxa"/>
            <w:tcBorders>
              <w:top w:val="single" w:sz="8" w:space="0" w:color="auto"/>
            </w:tcBorders>
          </w:tcPr>
          <w:p w14:paraId="4A2CADAE" w14:textId="3A6DA0D2" w:rsidR="00230BD8" w:rsidRPr="0089456A" w:rsidDel="00AB7021" w:rsidRDefault="00230BD8" w:rsidP="00D90BFA">
            <w:pPr>
              <w:spacing w:after="0" w:line="240" w:lineRule="auto"/>
              <w:rPr>
                <w:del w:id="1698" w:author="Elizabeth Marks" w:date="2021-04-29T05:30:00Z"/>
                <w:rFonts w:ascii="Times New Roman" w:eastAsia="Times New Roman" w:hAnsi="Times New Roman" w:cs="Times New Roman"/>
                <w:sz w:val="24"/>
                <w:szCs w:val="24"/>
                <w:lang w:eastAsia="en-CA"/>
              </w:rPr>
            </w:pPr>
          </w:p>
        </w:tc>
        <w:tc>
          <w:tcPr>
            <w:tcW w:w="389" w:type="dxa"/>
            <w:tcBorders>
              <w:top w:val="single" w:sz="8" w:space="0" w:color="auto"/>
            </w:tcBorders>
            <w:tcMar>
              <w:top w:w="0" w:type="dxa"/>
              <w:left w:w="108" w:type="dxa"/>
              <w:bottom w:w="0" w:type="dxa"/>
              <w:right w:w="108" w:type="dxa"/>
            </w:tcMar>
          </w:tcPr>
          <w:p w14:paraId="2F0FD7A9" w14:textId="1ABF79B3" w:rsidR="00230BD8" w:rsidRPr="0089456A" w:rsidDel="00AB7021" w:rsidRDefault="00230BD8" w:rsidP="00D90BFA">
            <w:pPr>
              <w:spacing w:after="0" w:line="240" w:lineRule="auto"/>
              <w:jc w:val="center"/>
              <w:rPr>
                <w:del w:id="1699" w:author="Elizabeth Marks" w:date="2021-04-29T05:30:00Z"/>
                <w:rFonts w:ascii="Times New Roman" w:eastAsia="Times New Roman" w:hAnsi="Times New Roman" w:cs="Times New Roman"/>
                <w:sz w:val="24"/>
                <w:szCs w:val="24"/>
                <w:lang w:eastAsia="en-CA"/>
              </w:rPr>
            </w:pPr>
          </w:p>
        </w:tc>
        <w:tc>
          <w:tcPr>
            <w:tcW w:w="302" w:type="dxa"/>
            <w:tcBorders>
              <w:top w:val="single" w:sz="8" w:space="0" w:color="auto"/>
            </w:tcBorders>
          </w:tcPr>
          <w:p w14:paraId="0DD13402" w14:textId="3EAC8099" w:rsidR="00230BD8" w:rsidRPr="0089456A" w:rsidDel="00AB7021" w:rsidRDefault="00230BD8" w:rsidP="00D90BFA">
            <w:pPr>
              <w:spacing w:after="0" w:line="240" w:lineRule="auto"/>
              <w:rPr>
                <w:del w:id="1700" w:author="Elizabeth Marks" w:date="2021-04-29T05:30:00Z"/>
                <w:rFonts w:ascii="Times New Roman" w:eastAsia="Times New Roman" w:hAnsi="Times New Roman" w:cs="Times New Roman"/>
                <w:sz w:val="24"/>
                <w:szCs w:val="24"/>
                <w:lang w:eastAsia="en-CA"/>
              </w:rPr>
            </w:pPr>
          </w:p>
        </w:tc>
        <w:tc>
          <w:tcPr>
            <w:tcW w:w="389" w:type="dxa"/>
            <w:tcBorders>
              <w:top w:val="single" w:sz="8" w:space="0" w:color="auto"/>
            </w:tcBorders>
            <w:tcMar>
              <w:top w:w="0" w:type="dxa"/>
              <w:left w:w="108" w:type="dxa"/>
              <w:bottom w:w="0" w:type="dxa"/>
              <w:right w:w="108" w:type="dxa"/>
            </w:tcMar>
          </w:tcPr>
          <w:p w14:paraId="2DC4DA63" w14:textId="7ACE4CBD" w:rsidR="00230BD8" w:rsidRPr="0089456A" w:rsidDel="00AB7021" w:rsidRDefault="00230BD8" w:rsidP="00D90BFA">
            <w:pPr>
              <w:spacing w:after="0" w:line="240" w:lineRule="auto"/>
              <w:rPr>
                <w:del w:id="1701" w:author="Elizabeth Marks" w:date="2021-04-29T05:30:00Z"/>
                <w:rFonts w:ascii="Times New Roman" w:eastAsia="Times New Roman" w:hAnsi="Times New Roman" w:cs="Times New Roman"/>
                <w:sz w:val="24"/>
                <w:szCs w:val="24"/>
                <w:lang w:eastAsia="en-CA"/>
              </w:rPr>
            </w:pPr>
          </w:p>
        </w:tc>
        <w:tc>
          <w:tcPr>
            <w:tcW w:w="302" w:type="dxa"/>
            <w:tcBorders>
              <w:top w:val="single" w:sz="8" w:space="0" w:color="auto"/>
            </w:tcBorders>
          </w:tcPr>
          <w:p w14:paraId="73FAE180" w14:textId="5762E2B9" w:rsidR="00230BD8" w:rsidRPr="0089456A" w:rsidDel="00AB7021" w:rsidRDefault="00230BD8" w:rsidP="00D90BFA">
            <w:pPr>
              <w:spacing w:after="0" w:line="240" w:lineRule="auto"/>
              <w:rPr>
                <w:del w:id="1702" w:author="Elizabeth Marks" w:date="2021-04-29T05:30:00Z"/>
                <w:rFonts w:ascii="Times New Roman" w:eastAsia="Times New Roman" w:hAnsi="Times New Roman" w:cs="Times New Roman"/>
                <w:sz w:val="24"/>
                <w:szCs w:val="24"/>
                <w:lang w:eastAsia="en-CA"/>
              </w:rPr>
            </w:pPr>
          </w:p>
        </w:tc>
        <w:tc>
          <w:tcPr>
            <w:tcW w:w="389" w:type="dxa"/>
            <w:tcBorders>
              <w:top w:val="single" w:sz="8" w:space="0" w:color="auto"/>
            </w:tcBorders>
          </w:tcPr>
          <w:p w14:paraId="7AA9EE06" w14:textId="07A0BAFD" w:rsidR="00230BD8" w:rsidRPr="0089456A" w:rsidDel="00AB7021" w:rsidRDefault="00230BD8" w:rsidP="00D90BFA">
            <w:pPr>
              <w:spacing w:after="0" w:line="240" w:lineRule="auto"/>
              <w:rPr>
                <w:del w:id="1703" w:author="Elizabeth Marks" w:date="2021-04-29T05:30:00Z"/>
                <w:rFonts w:ascii="Times New Roman" w:eastAsia="Times New Roman" w:hAnsi="Times New Roman" w:cs="Times New Roman"/>
                <w:sz w:val="24"/>
                <w:szCs w:val="24"/>
                <w:lang w:eastAsia="en-CA"/>
              </w:rPr>
            </w:pPr>
          </w:p>
        </w:tc>
        <w:tc>
          <w:tcPr>
            <w:tcW w:w="302" w:type="dxa"/>
            <w:tcBorders>
              <w:top w:val="single" w:sz="8" w:space="0" w:color="auto"/>
            </w:tcBorders>
          </w:tcPr>
          <w:p w14:paraId="641D4634" w14:textId="3C321EFA" w:rsidR="00230BD8" w:rsidRPr="0089456A" w:rsidDel="00AB7021" w:rsidRDefault="00230BD8" w:rsidP="00D90BFA">
            <w:pPr>
              <w:spacing w:after="0" w:line="240" w:lineRule="auto"/>
              <w:rPr>
                <w:del w:id="1704" w:author="Elizabeth Marks" w:date="2021-04-29T05:30:00Z"/>
                <w:rFonts w:ascii="Times New Roman" w:eastAsia="Times New Roman" w:hAnsi="Times New Roman" w:cs="Times New Roman"/>
                <w:sz w:val="24"/>
                <w:szCs w:val="24"/>
                <w:lang w:eastAsia="en-CA"/>
              </w:rPr>
            </w:pPr>
          </w:p>
        </w:tc>
        <w:tc>
          <w:tcPr>
            <w:tcW w:w="389" w:type="dxa"/>
            <w:tcBorders>
              <w:top w:val="single" w:sz="8" w:space="0" w:color="auto"/>
            </w:tcBorders>
          </w:tcPr>
          <w:p w14:paraId="521B13A1" w14:textId="69DB36F5" w:rsidR="00230BD8" w:rsidRPr="0089456A" w:rsidDel="00AB7021" w:rsidRDefault="00230BD8" w:rsidP="00D90BFA">
            <w:pPr>
              <w:spacing w:after="0" w:line="240" w:lineRule="auto"/>
              <w:rPr>
                <w:del w:id="1705" w:author="Elizabeth Marks" w:date="2021-04-29T05:30:00Z"/>
                <w:rFonts w:ascii="Times New Roman" w:eastAsia="Times New Roman" w:hAnsi="Times New Roman" w:cs="Times New Roman"/>
                <w:sz w:val="24"/>
                <w:szCs w:val="24"/>
                <w:lang w:eastAsia="en-CA"/>
              </w:rPr>
            </w:pPr>
          </w:p>
        </w:tc>
        <w:tc>
          <w:tcPr>
            <w:tcW w:w="302" w:type="dxa"/>
            <w:tcBorders>
              <w:top w:val="single" w:sz="8" w:space="0" w:color="auto"/>
            </w:tcBorders>
          </w:tcPr>
          <w:p w14:paraId="73CCE00D" w14:textId="19D8428D" w:rsidR="00230BD8" w:rsidRPr="0089456A" w:rsidDel="00AB7021" w:rsidRDefault="00230BD8" w:rsidP="00D90BFA">
            <w:pPr>
              <w:spacing w:after="0" w:line="240" w:lineRule="auto"/>
              <w:rPr>
                <w:del w:id="1706" w:author="Elizabeth Marks" w:date="2021-04-29T05:30:00Z"/>
                <w:rFonts w:ascii="Times New Roman" w:eastAsia="Times New Roman" w:hAnsi="Times New Roman" w:cs="Times New Roman"/>
                <w:sz w:val="24"/>
                <w:szCs w:val="24"/>
                <w:lang w:eastAsia="en-CA"/>
              </w:rPr>
            </w:pPr>
          </w:p>
        </w:tc>
        <w:tc>
          <w:tcPr>
            <w:tcW w:w="389" w:type="dxa"/>
            <w:tcBorders>
              <w:top w:val="single" w:sz="8" w:space="0" w:color="auto"/>
            </w:tcBorders>
          </w:tcPr>
          <w:p w14:paraId="15BC4764" w14:textId="187DE421" w:rsidR="00230BD8" w:rsidRPr="0089456A" w:rsidDel="00AB7021" w:rsidRDefault="00230BD8" w:rsidP="00D90BFA">
            <w:pPr>
              <w:spacing w:after="0" w:line="240" w:lineRule="auto"/>
              <w:rPr>
                <w:del w:id="1707" w:author="Elizabeth Marks" w:date="2021-04-29T05:30:00Z"/>
                <w:rFonts w:ascii="Times New Roman" w:eastAsia="Times New Roman" w:hAnsi="Times New Roman" w:cs="Times New Roman"/>
                <w:sz w:val="24"/>
                <w:szCs w:val="24"/>
                <w:lang w:eastAsia="en-CA"/>
              </w:rPr>
            </w:pPr>
          </w:p>
        </w:tc>
        <w:tc>
          <w:tcPr>
            <w:tcW w:w="302" w:type="dxa"/>
            <w:tcBorders>
              <w:top w:val="single" w:sz="8" w:space="0" w:color="auto"/>
            </w:tcBorders>
          </w:tcPr>
          <w:p w14:paraId="730B73C2" w14:textId="30A595B7" w:rsidR="00230BD8" w:rsidRPr="0089456A" w:rsidDel="00AB7021" w:rsidRDefault="00230BD8" w:rsidP="00D90BFA">
            <w:pPr>
              <w:spacing w:after="0" w:line="240" w:lineRule="auto"/>
              <w:rPr>
                <w:del w:id="1708" w:author="Elizabeth Marks" w:date="2021-04-29T05:30:00Z"/>
                <w:rFonts w:ascii="Times New Roman" w:eastAsia="Times New Roman" w:hAnsi="Times New Roman" w:cs="Times New Roman"/>
                <w:sz w:val="24"/>
                <w:szCs w:val="24"/>
                <w:lang w:eastAsia="en-CA"/>
              </w:rPr>
            </w:pPr>
          </w:p>
        </w:tc>
        <w:tc>
          <w:tcPr>
            <w:tcW w:w="389" w:type="dxa"/>
            <w:tcBorders>
              <w:top w:val="single" w:sz="8" w:space="0" w:color="auto"/>
            </w:tcBorders>
          </w:tcPr>
          <w:p w14:paraId="1964CEAB" w14:textId="5B6D4B25" w:rsidR="00230BD8" w:rsidRPr="0089456A" w:rsidDel="00AB7021" w:rsidRDefault="00230BD8" w:rsidP="00D90BFA">
            <w:pPr>
              <w:spacing w:after="0" w:line="240" w:lineRule="auto"/>
              <w:rPr>
                <w:del w:id="1709" w:author="Elizabeth Marks" w:date="2021-04-29T05:30:00Z"/>
                <w:rFonts w:ascii="Times New Roman" w:eastAsia="Times New Roman" w:hAnsi="Times New Roman" w:cs="Times New Roman"/>
                <w:sz w:val="24"/>
                <w:szCs w:val="24"/>
                <w:lang w:eastAsia="en-CA"/>
              </w:rPr>
            </w:pPr>
          </w:p>
        </w:tc>
        <w:tc>
          <w:tcPr>
            <w:tcW w:w="302" w:type="dxa"/>
            <w:tcBorders>
              <w:top w:val="single" w:sz="8" w:space="0" w:color="auto"/>
            </w:tcBorders>
          </w:tcPr>
          <w:p w14:paraId="4B592CE5" w14:textId="0AE8B717" w:rsidR="00230BD8" w:rsidRPr="0089456A" w:rsidDel="00AB7021" w:rsidRDefault="00230BD8" w:rsidP="00D90BFA">
            <w:pPr>
              <w:spacing w:after="0" w:line="240" w:lineRule="auto"/>
              <w:rPr>
                <w:del w:id="1710" w:author="Elizabeth Marks" w:date="2021-04-29T05:30:00Z"/>
                <w:rFonts w:ascii="Times New Roman" w:eastAsia="Times New Roman" w:hAnsi="Times New Roman" w:cs="Times New Roman"/>
                <w:sz w:val="24"/>
                <w:szCs w:val="24"/>
                <w:lang w:eastAsia="en-CA"/>
              </w:rPr>
            </w:pPr>
          </w:p>
        </w:tc>
      </w:tr>
      <w:tr w:rsidR="00230BD8" w:rsidRPr="0089456A" w:rsidDel="00AB7021" w14:paraId="5A59D337" w14:textId="64915B39" w:rsidTr="00D90BFA">
        <w:trPr>
          <w:trHeight w:val="255"/>
          <w:del w:id="1711" w:author="Elizabeth Marks" w:date="2021-04-29T05:30:00Z"/>
        </w:trPr>
        <w:tc>
          <w:tcPr>
            <w:tcW w:w="2160" w:type="dxa"/>
            <w:tcMar>
              <w:top w:w="0" w:type="dxa"/>
              <w:left w:w="0" w:type="dxa"/>
              <w:bottom w:w="0" w:type="dxa"/>
              <w:right w:w="0" w:type="dxa"/>
            </w:tcMar>
            <w:hideMark/>
          </w:tcPr>
          <w:p w14:paraId="4CCD5E31" w14:textId="503B53E6" w:rsidR="00230BD8" w:rsidRPr="0089456A" w:rsidDel="00AB7021" w:rsidRDefault="00230BD8" w:rsidP="00D90BFA">
            <w:pPr>
              <w:spacing w:after="0" w:line="240" w:lineRule="auto"/>
              <w:rPr>
                <w:del w:id="1712" w:author="Elizabeth Marks" w:date="2021-04-29T05:30:00Z"/>
                <w:rFonts w:ascii="Times New Roman" w:eastAsia="Times New Roman" w:hAnsi="Times New Roman" w:cs="Times New Roman"/>
                <w:sz w:val="24"/>
                <w:szCs w:val="24"/>
                <w:lang w:eastAsia="en-CA"/>
              </w:rPr>
            </w:pPr>
            <w:del w:id="1713" w:author="Elizabeth Marks" w:date="2021-04-29T05:30:00Z">
              <w:r w:rsidRPr="0089456A" w:rsidDel="00AB7021">
                <w:rPr>
                  <w:rFonts w:ascii="Times New Roman" w:eastAsia="Times New Roman" w:hAnsi="Times New Roman" w:cs="Times New Roman"/>
                  <w:sz w:val="24"/>
                  <w:szCs w:val="24"/>
                  <w:lang w:eastAsia="en-CA"/>
                </w:rPr>
                <w:delText xml:space="preserve"> 2. Exploitation 1</w:delText>
              </w:r>
            </w:del>
          </w:p>
        </w:tc>
        <w:tc>
          <w:tcPr>
            <w:tcW w:w="389" w:type="dxa"/>
            <w:tcMar>
              <w:top w:w="0" w:type="dxa"/>
              <w:left w:w="0" w:type="dxa"/>
              <w:bottom w:w="0" w:type="dxa"/>
              <w:right w:w="0" w:type="dxa"/>
            </w:tcMar>
            <w:hideMark/>
          </w:tcPr>
          <w:p w14:paraId="7DA35C82" w14:textId="3C94852E" w:rsidR="00230BD8" w:rsidRPr="0089456A" w:rsidDel="00AB7021" w:rsidRDefault="00230BD8" w:rsidP="00D90BFA">
            <w:pPr>
              <w:spacing w:after="0" w:line="240" w:lineRule="auto"/>
              <w:jc w:val="right"/>
              <w:rPr>
                <w:del w:id="1714" w:author="Elizabeth Marks" w:date="2021-04-29T05:30:00Z"/>
                <w:rFonts w:ascii="Times New Roman" w:eastAsia="Times New Roman" w:hAnsi="Times New Roman" w:cs="Times New Roman"/>
                <w:sz w:val="24"/>
                <w:szCs w:val="24"/>
                <w:lang w:eastAsia="en-CA"/>
              </w:rPr>
            </w:pPr>
            <w:del w:id="1715" w:author="Elizabeth Marks" w:date="2021-04-29T05:30:00Z">
              <w:r w:rsidRPr="0089456A" w:rsidDel="00AB7021">
                <w:rPr>
                  <w:rFonts w:ascii="Times New Roman" w:eastAsia="Times New Roman" w:hAnsi="Times New Roman" w:cs="Times New Roman"/>
                  <w:sz w:val="24"/>
                  <w:szCs w:val="24"/>
                  <w:lang w:eastAsia="en-CA"/>
                </w:rPr>
                <w:delText>.01</w:delText>
              </w:r>
            </w:del>
          </w:p>
        </w:tc>
        <w:tc>
          <w:tcPr>
            <w:tcW w:w="302" w:type="dxa"/>
          </w:tcPr>
          <w:p w14:paraId="7F20D7D7" w14:textId="28C5FA0C" w:rsidR="00230BD8" w:rsidRPr="00692718" w:rsidDel="00AB7021" w:rsidRDefault="00230BD8" w:rsidP="00D90BFA">
            <w:pPr>
              <w:spacing w:after="0" w:line="240" w:lineRule="auto"/>
              <w:rPr>
                <w:del w:id="1716" w:author="Elizabeth Marks" w:date="2021-04-29T05:30:00Z"/>
                <w:rFonts w:ascii="Times New Roman" w:eastAsia="Times New Roman" w:hAnsi="Times New Roman" w:cs="Times New Roman"/>
                <w:sz w:val="18"/>
                <w:szCs w:val="18"/>
                <w:lang w:eastAsia="en-CA"/>
              </w:rPr>
            </w:pPr>
          </w:p>
        </w:tc>
        <w:tc>
          <w:tcPr>
            <w:tcW w:w="389" w:type="dxa"/>
            <w:tcMar>
              <w:top w:w="0" w:type="dxa"/>
              <w:left w:w="0" w:type="dxa"/>
              <w:bottom w:w="0" w:type="dxa"/>
              <w:right w:w="0" w:type="dxa"/>
            </w:tcMar>
            <w:hideMark/>
          </w:tcPr>
          <w:p w14:paraId="2A05539C" w14:textId="4D1424F6" w:rsidR="00230BD8" w:rsidRPr="0089456A" w:rsidDel="00AB7021" w:rsidRDefault="00230BD8" w:rsidP="00D90BFA">
            <w:pPr>
              <w:spacing w:after="0" w:line="240" w:lineRule="auto"/>
              <w:jc w:val="right"/>
              <w:rPr>
                <w:del w:id="1717" w:author="Elizabeth Marks" w:date="2021-04-29T05:30:00Z"/>
                <w:rFonts w:ascii="Times New Roman" w:eastAsia="Times New Roman" w:hAnsi="Times New Roman" w:cs="Times New Roman"/>
                <w:sz w:val="24"/>
                <w:szCs w:val="24"/>
                <w:lang w:eastAsia="en-CA"/>
              </w:rPr>
            </w:pPr>
            <w:del w:id="1718" w:author="Elizabeth Marks" w:date="2021-04-29T05:30:00Z">
              <w:r w:rsidRPr="0089456A" w:rsidDel="00AB7021">
                <w:rPr>
                  <w:rFonts w:ascii="Times New Roman" w:eastAsia="Times New Roman" w:hAnsi="Times New Roman" w:cs="Times New Roman"/>
                  <w:sz w:val="24"/>
                  <w:szCs w:val="24"/>
                  <w:lang w:eastAsia="en-CA"/>
                </w:rPr>
                <w:delText>-</w:delText>
              </w:r>
            </w:del>
          </w:p>
        </w:tc>
        <w:tc>
          <w:tcPr>
            <w:tcW w:w="302" w:type="dxa"/>
          </w:tcPr>
          <w:p w14:paraId="29654EEE" w14:textId="18DAC72A" w:rsidR="00230BD8" w:rsidRPr="00692718" w:rsidDel="00AB7021" w:rsidRDefault="00230BD8" w:rsidP="00D90BFA">
            <w:pPr>
              <w:spacing w:after="0" w:line="240" w:lineRule="auto"/>
              <w:rPr>
                <w:del w:id="1719" w:author="Elizabeth Marks" w:date="2021-04-29T05:30:00Z"/>
                <w:rFonts w:ascii="Times New Roman" w:eastAsia="Times New Roman" w:hAnsi="Times New Roman" w:cs="Times New Roman"/>
                <w:sz w:val="18"/>
                <w:szCs w:val="18"/>
                <w:lang w:eastAsia="en-CA"/>
              </w:rPr>
            </w:pPr>
          </w:p>
        </w:tc>
        <w:tc>
          <w:tcPr>
            <w:tcW w:w="389" w:type="dxa"/>
            <w:tcMar>
              <w:top w:w="0" w:type="dxa"/>
              <w:left w:w="108" w:type="dxa"/>
              <w:bottom w:w="0" w:type="dxa"/>
              <w:right w:w="108" w:type="dxa"/>
            </w:tcMar>
            <w:hideMark/>
          </w:tcPr>
          <w:p w14:paraId="2E91D056" w14:textId="1C1748E9" w:rsidR="00230BD8" w:rsidRPr="0089456A" w:rsidDel="00AB7021" w:rsidRDefault="00230BD8" w:rsidP="00D90BFA">
            <w:pPr>
              <w:spacing w:after="0" w:line="240" w:lineRule="auto"/>
              <w:jc w:val="right"/>
              <w:rPr>
                <w:del w:id="1720" w:author="Elizabeth Marks" w:date="2021-04-29T05:30:00Z"/>
                <w:rFonts w:ascii="Times New Roman" w:eastAsia="Times New Roman" w:hAnsi="Times New Roman" w:cs="Times New Roman"/>
                <w:sz w:val="24"/>
                <w:szCs w:val="24"/>
                <w:lang w:eastAsia="en-CA"/>
              </w:rPr>
            </w:pPr>
          </w:p>
        </w:tc>
        <w:tc>
          <w:tcPr>
            <w:tcW w:w="302" w:type="dxa"/>
          </w:tcPr>
          <w:p w14:paraId="2AF23ED9" w14:textId="4454E464" w:rsidR="00230BD8" w:rsidRPr="0089456A" w:rsidDel="00AB7021" w:rsidRDefault="00230BD8" w:rsidP="00D90BFA">
            <w:pPr>
              <w:spacing w:after="0" w:line="240" w:lineRule="auto"/>
              <w:rPr>
                <w:del w:id="1721" w:author="Elizabeth Marks" w:date="2021-04-29T05:30:00Z"/>
                <w:rFonts w:ascii="Times New Roman" w:eastAsia="Times New Roman" w:hAnsi="Times New Roman" w:cs="Times New Roman"/>
                <w:sz w:val="24"/>
                <w:szCs w:val="24"/>
                <w:lang w:eastAsia="en-CA"/>
              </w:rPr>
            </w:pPr>
          </w:p>
        </w:tc>
        <w:tc>
          <w:tcPr>
            <w:tcW w:w="389" w:type="dxa"/>
            <w:tcMar>
              <w:top w:w="0" w:type="dxa"/>
              <w:left w:w="108" w:type="dxa"/>
              <w:bottom w:w="0" w:type="dxa"/>
              <w:right w:w="108" w:type="dxa"/>
            </w:tcMar>
            <w:hideMark/>
          </w:tcPr>
          <w:p w14:paraId="2A61C8E0" w14:textId="07CAB0B1" w:rsidR="00230BD8" w:rsidRPr="0089456A" w:rsidDel="00AB7021" w:rsidRDefault="00230BD8" w:rsidP="00D90BFA">
            <w:pPr>
              <w:spacing w:after="0" w:line="240" w:lineRule="auto"/>
              <w:jc w:val="center"/>
              <w:rPr>
                <w:del w:id="1722" w:author="Elizabeth Marks" w:date="2021-04-29T05:30:00Z"/>
                <w:rFonts w:ascii="Times New Roman" w:eastAsia="Times New Roman" w:hAnsi="Times New Roman" w:cs="Times New Roman"/>
                <w:sz w:val="24"/>
                <w:szCs w:val="24"/>
                <w:lang w:eastAsia="en-CA"/>
              </w:rPr>
            </w:pPr>
          </w:p>
        </w:tc>
        <w:tc>
          <w:tcPr>
            <w:tcW w:w="302" w:type="dxa"/>
          </w:tcPr>
          <w:p w14:paraId="0463FC24" w14:textId="05E91A0C" w:rsidR="00230BD8" w:rsidRPr="0089456A" w:rsidDel="00AB7021" w:rsidRDefault="00230BD8" w:rsidP="00D90BFA">
            <w:pPr>
              <w:spacing w:after="0" w:line="240" w:lineRule="auto"/>
              <w:rPr>
                <w:del w:id="1723" w:author="Elizabeth Marks" w:date="2021-04-29T05:30:00Z"/>
                <w:rFonts w:ascii="Times New Roman" w:eastAsia="Times New Roman" w:hAnsi="Times New Roman" w:cs="Times New Roman"/>
                <w:sz w:val="24"/>
                <w:szCs w:val="24"/>
                <w:lang w:eastAsia="en-CA"/>
              </w:rPr>
            </w:pPr>
          </w:p>
        </w:tc>
        <w:tc>
          <w:tcPr>
            <w:tcW w:w="389" w:type="dxa"/>
            <w:tcMar>
              <w:top w:w="0" w:type="dxa"/>
              <w:left w:w="108" w:type="dxa"/>
              <w:bottom w:w="0" w:type="dxa"/>
              <w:right w:w="108" w:type="dxa"/>
            </w:tcMar>
            <w:hideMark/>
          </w:tcPr>
          <w:p w14:paraId="0ACC9E7D" w14:textId="5A98E41F" w:rsidR="00230BD8" w:rsidRPr="0089456A" w:rsidDel="00AB7021" w:rsidRDefault="00230BD8" w:rsidP="00D90BFA">
            <w:pPr>
              <w:spacing w:after="0" w:line="240" w:lineRule="auto"/>
              <w:jc w:val="center"/>
              <w:rPr>
                <w:del w:id="1724" w:author="Elizabeth Marks" w:date="2021-04-29T05:30:00Z"/>
                <w:rFonts w:ascii="Times New Roman" w:eastAsia="Times New Roman" w:hAnsi="Times New Roman" w:cs="Times New Roman"/>
                <w:sz w:val="24"/>
                <w:szCs w:val="24"/>
                <w:lang w:eastAsia="en-CA"/>
              </w:rPr>
            </w:pPr>
          </w:p>
        </w:tc>
        <w:tc>
          <w:tcPr>
            <w:tcW w:w="302" w:type="dxa"/>
          </w:tcPr>
          <w:p w14:paraId="66E8D7BB" w14:textId="36746815" w:rsidR="00230BD8" w:rsidRPr="0089456A" w:rsidDel="00AB7021" w:rsidRDefault="00230BD8" w:rsidP="00D90BFA">
            <w:pPr>
              <w:spacing w:after="0" w:line="240" w:lineRule="auto"/>
              <w:rPr>
                <w:del w:id="1725" w:author="Elizabeth Marks" w:date="2021-04-29T05:30:00Z"/>
                <w:rFonts w:ascii="Times New Roman" w:eastAsia="Times New Roman" w:hAnsi="Times New Roman" w:cs="Times New Roman"/>
                <w:sz w:val="24"/>
                <w:szCs w:val="24"/>
                <w:lang w:eastAsia="en-CA"/>
              </w:rPr>
            </w:pPr>
          </w:p>
        </w:tc>
        <w:tc>
          <w:tcPr>
            <w:tcW w:w="389" w:type="dxa"/>
            <w:tcMar>
              <w:top w:w="0" w:type="dxa"/>
              <w:left w:w="108" w:type="dxa"/>
              <w:bottom w:w="0" w:type="dxa"/>
              <w:right w:w="108" w:type="dxa"/>
            </w:tcMar>
            <w:hideMark/>
          </w:tcPr>
          <w:p w14:paraId="0DA9153A" w14:textId="2AC9B9E8" w:rsidR="00230BD8" w:rsidRPr="0089456A" w:rsidDel="00AB7021" w:rsidRDefault="00230BD8" w:rsidP="00D90BFA">
            <w:pPr>
              <w:spacing w:after="0" w:line="240" w:lineRule="auto"/>
              <w:rPr>
                <w:del w:id="1726" w:author="Elizabeth Marks" w:date="2021-04-29T05:30:00Z"/>
                <w:rFonts w:ascii="Times New Roman" w:eastAsia="Times New Roman" w:hAnsi="Times New Roman" w:cs="Times New Roman"/>
                <w:sz w:val="24"/>
                <w:szCs w:val="24"/>
                <w:lang w:eastAsia="en-CA"/>
              </w:rPr>
            </w:pPr>
          </w:p>
        </w:tc>
        <w:tc>
          <w:tcPr>
            <w:tcW w:w="302" w:type="dxa"/>
          </w:tcPr>
          <w:p w14:paraId="2AA001F3" w14:textId="17EDCFAD" w:rsidR="00230BD8" w:rsidRPr="0089456A" w:rsidDel="00AB7021" w:rsidRDefault="00230BD8" w:rsidP="00D90BFA">
            <w:pPr>
              <w:spacing w:after="0" w:line="240" w:lineRule="auto"/>
              <w:rPr>
                <w:del w:id="1727" w:author="Elizabeth Marks" w:date="2021-04-29T05:30:00Z"/>
                <w:rFonts w:ascii="Times New Roman" w:eastAsia="Times New Roman" w:hAnsi="Times New Roman" w:cs="Times New Roman"/>
                <w:sz w:val="24"/>
                <w:szCs w:val="24"/>
                <w:lang w:eastAsia="en-CA"/>
              </w:rPr>
            </w:pPr>
          </w:p>
        </w:tc>
        <w:tc>
          <w:tcPr>
            <w:tcW w:w="389" w:type="dxa"/>
          </w:tcPr>
          <w:p w14:paraId="5777A3BD" w14:textId="1944E3E3" w:rsidR="00230BD8" w:rsidRPr="0089456A" w:rsidDel="00AB7021" w:rsidRDefault="00230BD8" w:rsidP="00D90BFA">
            <w:pPr>
              <w:spacing w:after="0" w:line="240" w:lineRule="auto"/>
              <w:rPr>
                <w:del w:id="1728" w:author="Elizabeth Marks" w:date="2021-04-29T05:30:00Z"/>
                <w:rFonts w:ascii="Times New Roman" w:eastAsia="Times New Roman" w:hAnsi="Times New Roman" w:cs="Times New Roman"/>
                <w:sz w:val="24"/>
                <w:szCs w:val="24"/>
                <w:lang w:eastAsia="en-CA"/>
              </w:rPr>
            </w:pPr>
          </w:p>
        </w:tc>
        <w:tc>
          <w:tcPr>
            <w:tcW w:w="302" w:type="dxa"/>
          </w:tcPr>
          <w:p w14:paraId="23D1690C" w14:textId="02E72C3F" w:rsidR="00230BD8" w:rsidRPr="0089456A" w:rsidDel="00AB7021" w:rsidRDefault="00230BD8" w:rsidP="00D90BFA">
            <w:pPr>
              <w:spacing w:after="0" w:line="240" w:lineRule="auto"/>
              <w:rPr>
                <w:del w:id="1729" w:author="Elizabeth Marks" w:date="2021-04-29T05:30:00Z"/>
                <w:rFonts w:ascii="Times New Roman" w:eastAsia="Times New Roman" w:hAnsi="Times New Roman" w:cs="Times New Roman"/>
                <w:sz w:val="24"/>
                <w:szCs w:val="24"/>
                <w:lang w:eastAsia="en-CA"/>
              </w:rPr>
            </w:pPr>
          </w:p>
        </w:tc>
        <w:tc>
          <w:tcPr>
            <w:tcW w:w="389" w:type="dxa"/>
          </w:tcPr>
          <w:p w14:paraId="33B7AD9A" w14:textId="799929E0" w:rsidR="00230BD8" w:rsidRPr="0089456A" w:rsidDel="00AB7021" w:rsidRDefault="00230BD8" w:rsidP="00D90BFA">
            <w:pPr>
              <w:spacing w:after="0" w:line="240" w:lineRule="auto"/>
              <w:rPr>
                <w:del w:id="1730" w:author="Elizabeth Marks" w:date="2021-04-29T05:30:00Z"/>
                <w:rFonts w:ascii="Times New Roman" w:eastAsia="Times New Roman" w:hAnsi="Times New Roman" w:cs="Times New Roman"/>
                <w:sz w:val="24"/>
                <w:szCs w:val="24"/>
                <w:lang w:eastAsia="en-CA"/>
              </w:rPr>
            </w:pPr>
          </w:p>
        </w:tc>
        <w:tc>
          <w:tcPr>
            <w:tcW w:w="302" w:type="dxa"/>
          </w:tcPr>
          <w:p w14:paraId="288BC849" w14:textId="03E8710A" w:rsidR="00230BD8" w:rsidRPr="0089456A" w:rsidDel="00AB7021" w:rsidRDefault="00230BD8" w:rsidP="00D90BFA">
            <w:pPr>
              <w:spacing w:after="0" w:line="240" w:lineRule="auto"/>
              <w:rPr>
                <w:del w:id="1731" w:author="Elizabeth Marks" w:date="2021-04-29T05:30:00Z"/>
                <w:rFonts w:ascii="Times New Roman" w:eastAsia="Times New Roman" w:hAnsi="Times New Roman" w:cs="Times New Roman"/>
                <w:sz w:val="24"/>
                <w:szCs w:val="24"/>
                <w:lang w:eastAsia="en-CA"/>
              </w:rPr>
            </w:pPr>
          </w:p>
        </w:tc>
        <w:tc>
          <w:tcPr>
            <w:tcW w:w="389" w:type="dxa"/>
          </w:tcPr>
          <w:p w14:paraId="158F5C1C" w14:textId="07453E04" w:rsidR="00230BD8" w:rsidRPr="0089456A" w:rsidDel="00AB7021" w:rsidRDefault="00230BD8" w:rsidP="00D90BFA">
            <w:pPr>
              <w:spacing w:after="0" w:line="240" w:lineRule="auto"/>
              <w:rPr>
                <w:del w:id="1732" w:author="Elizabeth Marks" w:date="2021-04-29T05:30:00Z"/>
                <w:rFonts w:ascii="Times New Roman" w:eastAsia="Times New Roman" w:hAnsi="Times New Roman" w:cs="Times New Roman"/>
                <w:sz w:val="24"/>
                <w:szCs w:val="24"/>
                <w:lang w:eastAsia="en-CA"/>
              </w:rPr>
            </w:pPr>
          </w:p>
        </w:tc>
        <w:tc>
          <w:tcPr>
            <w:tcW w:w="302" w:type="dxa"/>
          </w:tcPr>
          <w:p w14:paraId="37CD4B81" w14:textId="0668C778" w:rsidR="00230BD8" w:rsidRPr="0089456A" w:rsidDel="00AB7021" w:rsidRDefault="00230BD8" w:rsidP="00D90BFA">
            <w:pPr>
              <w:spacing w:after="0" w:line="240" w:lineRule="auto"/>
              <w:rPr>
                <w:del w:id="1733" w:author="Elizabeth Marks" w:date="2021-04-29T05:30:00Z"/>
                <w:rFonts w:ascii="Times New Roman" w:eastAsia="Times New Roman" w:hAnsi="Times New Roman" w:cs="Times New Roman"/>
                <w:sz w:val="24"/>
                <w:szCs w:val="24"/>
                <w:lang w:eastAsia="en-CA"/>
              </w:rPr>
            </w:pPr>
          </w:p>
        </w:tc>
        <w:tc>
          <w:tcPr>
            <w:tcW w:w="389" w:type="dxa"/>
          </w:tcPr>
          <w:p w14:paraId="59D66994" w14:textId="7CB8F9EB" w:rsidR="00230BD8" w:rsidRPr="0089456A" w:rsidDel="00AB7021" w:rsidRDefault="00230BD8" w:rsidP="00D90BFA">
            <w:pPr>
              <w:spacing w:after="0" w:line="240" w:lineRule="auto"/>
              <w:rPr>
                <w:del w:id="1734" w:author="Elizabeth Marks" w:date="2021-04-29T05:30:00Z"/>
                <w:rFonts w:ascii="Times New Roman" w:eastAsia="Times New Roman" w:hAnsi="Times New Roman" w:cs="Times New Roman"/>
                <w:sz w:val="24"/>
                <w:szCs w:val="24"/>
                <w:lang w:eastAsia="en-CA"/>
              </w:rPr>
            </w:pPr>
          </w:p>
        </w:tc>
        <w:tc>
          <w:tcPr>
            <w:tcW w:w="302" w:type="dxa"/>
          </w:tcPr>
          <w:p w14:paraId="119D4B2E" w14:textId="5F589678" w:rsidR="00230BD8" w:rsidRPr="0089456A" w:rsidDel="00AB7021" w:rsidRDefault="00230BD8" w:rsidP="00D90BFA">
            <w:pPr>
              <w:spacing w:after="0" w:line="240" w:lineRule="auto"/>
              <w:rPr>
                <w:del w:id="1735" w:author="Elizabeth Marks" w:date="2021-04-29T05:30:00Z"/>
                <w:rFonts w:ascii="Times New Roman" w:eastAsia="Times New Roman" w:hAnsi="Times New Roman" w:cs="Times New Roman"/>
                <w:sz w:val="24"/>
                <w:szCs w:val="24"/>
                <w:lang w:eastAsia="en-CA"/>
              </w:rPr>
            </w:pPr>
          </w:p>
        </w:tc>
      </w:tr>
      <w:tr w:rsidR="00230BD8" w:rsidRPr="0089456A" w:rsidDel="00AB7021" w14:paraId="20A2A7C0" w14:textId="253A34FF" w:rsidTr="00D90BFA">
        <w:trPr>
          <w:trHeight w:val="255"/>
          <w:del w:id="1736" w:author="Elizabeth Marks" w:date="2021-04-29T05:30:00Z"/>
        </w:trPr>
        <w:tc>
          <w:tcPr>
            <w:tcW w:w="2160" w:type="dxa"/>
            <w:tcMar>
              <w:top w:w="0" w:type="dxa"/>
              <w:left w:w="0" w:type="dxa"/>
              <w:bottom w:w="0" w:type="dxa"/>
              <w:right w:w="0" w:type="dxa"/>
            </w:tcMar>
            <w:hideMark/>
          </w:tcPr>
          <w:p w14:paraId="4308C4F7" w14:textId="4DF406A8" w:rsidR="00230BD8" w:rsidRPr="0089456A" w:rsidDel="00AB7021" w:rsidRDefault="00230BD8" w:rsidP="00D90BFA">
            <w:pPr>
              <w:spacing w:after="0" w:line="240" w:lineRule="auto"/>
              <w:rPr>
                <w:del w:id="1737" w:author="Elizabeth Marks" w:date="2021-04-29T05:30:00Z"/>
                <w:rFonts w:ascii="Times New Roman" w:eastAsia="Times New Roman" w:hAnsi="Times New Roman" w:cs="Times New Roman"/>
                <w:sz w:val="24"/>
                <w:szCs w:val="24"/>
                <w:lang w:eastAsia="en-CA"/>
              </w:rPr>
            </w:pPr>
            <w:del w:id="1738" w:author="Elizabeth Marks" w:date="2021-04-29T05:30:00Z">
              <w:r w:rsidRPr="0089456A" w:rsidDel="00AB7021">
                <w:rPr>
                  <w:rFonts w:ascii="Times New Roman" w:eastAsia="Times New Roman" w:hAnsi="Times New Roman" w:cs="Times New Roman"/>
                  <w:sz w:val="24"/>
                  <w:szCs w:val="24"/>
                  <w:lang w:eastAsia="en-CA"/>
                </w:rPr>
                <w:delText xml:space="preserve"> 3. Exploitation 2</w:delText>
              </w:r>
            </w:del>
          </w:p>
        </w:tc>
        <w:tc>
          <w:tcPr>
            <w:tcW w:w="389" w:type="dxa"/>
            <w:tcMar>
              <w:top w:w="0" w:type="dxa"/>
              <w:left w:w="0" w:type="dxa"/>
              <w:bottom w:w="0" w:type="dxa"/>
              <w:right w:w="0" w:type="dxa"/>
            </w:tcMar>
          </w:tcPr>
          <w:p w14:paraId="4279055B" w14:textId="724293B1" w:rsidR="00230BD8" w:rsidRPr="0089456A" w:rsidDel="00AB7021" w:rsidRDefault="00230BD8" w:rsidP="00D90BFA">
            <w:pPr>
              <w:spacing w:after="0" w:line="240" w:lineRule="auto"/>
              <w:jc w:val="right"/>
              <w:rPr>
                <w:del w:id="1739" w:author="Elizabeth Marks" w:date="2021-04-29T05:30:00Z"/>
                <w:rFonts w:ascii="Times New Roman" w:eastAsia="Times New Roman" w:hAnsi="Times New Roman" w:cs="Times New Roman"/>
                <w:sz w:val="24"/>
                <w:szCs w:val="24"/>
                <w:lang w:eastAsia="en-CA"/>
              </w:rPr>
            </w:pPr>
            <w:del w:id="1740" w:author="Elizabeth Marks" w:date="2021-04-29T05:30:00Z">
              <w:r w:rsidRPr="0089456A" w:rsidDel="00AB7021">
                <w:rPr>
                  <w:rFonts w:ascii="Times New Roman" w:eastAsia="Times New Roman" w:hAnsi="Times New Roman" w:cs="Times New Roman"/>
                  <w:sz w:val="24"/>
                  <w:szCs w:val="24"/>
                  <w:lang w:eastAsia="en-CA"/>
                </w:rPr>
                <w:delText>.08</w:delText>
              </w:r>
            </w:del>
          </w:p>
        </w:tc>
        <w:tc>
          <w:tcPr>
            <w:tcW w:w="302" w:type="dxa"/>
          </w:tcPr>
          <w:p w14:paraId="37CF54CB" w14:textId="7F28E508" w:rsidR="00230BD8" w:rsidRPr="00692718" w:rsidDel="00AB7021" w:rsidRDefault="00230BD8" w:rsidP="00D90BFA">
            <w:pPr>
              <w:spacing w:after="0" w:line="240" w:lineRule="auto"/>
              <w:rPr>
                <w:del w:id="1741" w:author="Elizabeth Marks" w:date="2021-04-29T05:30:00Z"/>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hideMark/>
          </w:tcPr>
          <w:p w14:paraId="27F4B655" w14:textId="6F7F4654" w:rsidR="00230BD8" w:rsidRPr="0089456A" w:rsidDel="00AB7021" w:rsidRDefault="00230BD8" w:rsidP="00D90BFA">
            <w:pPr>
              <w:spacing w:after="0" w:line="240" w:lineRule="auto"/>
              <w:jc w:val="right"/>
              <w:rPr>
                <w:del w:id="1742" w:author="Elizabeth Marks" w:date="2021-04-29T05:30:00Z"/>
                <w:rFonts w:ascii="Times New Roman" w:eastAsia="Times New Roman" w:hAnsi="Times New Roman" w:cs="Times New Roman"/>
                <w:b/>
                <w:bCs/>
                <w:sz w:val="24"/>
                <w:szCs w:val="24"/>
                <w:lang w:eastAsia="en-CA"/>
              </w:rPr>
            </w:pPr>
            <w:del w:id="1743" w:author="Elizabeth Marks" w:date="2021-04-29T05:30:00Z">
              <w:r w:rsidRPr="0089456A" w:rsidDel="00AB7021">
                <w:rPr>
                  <w:rFonts w:ascii="Times New Roman" w:eastAsia="Times New Roman" w:hAnsi="Times New Roman" w:cs="Times New Roman"/>
                  <w:b/>
                  <w:bCs/>
                  <w:sz w:val="24"/>
                  <w:szCs w:val="24"/>
                  <w:lang w:eastAsia="en-CA"/>
                </w:rPr>
                <w:delText>.26</w:delText>
              </w:r>
            </w:del>
          </w:p>
        </w:tc>
        <w:tc>
          <w:tcPr>
            <w:tcW w:w="302" w:type="dxa"/>
          </w:tcPr>
          <w:p w14:paraId="72039266" w14:textId="78CD15C3" w:rsidR="00230BD8" w:rsidRPr="00692718" w:rsidDel="00AB7021" w:rsidRDefault="00230BD8" w:rsidP="00D90BFA">
            <w:pPr>
              <w:spacing w:after="0" w:line="240" w:lineRule="auto"/>
              <w:rPr>
                <w:del w:id="1744" w:author="Elizabeth Marks" w:date="2021-04-29T05:30:00Z"/>
                <w:rFonts w:ascii="Times New Roman" w:eastAsia="Times New Roman" w:hAnsi="Times New Roman" w:cs="Times New Roman"/>
                <w:b/>
                <w:bCs/>
                <w:sz w:val="18"/>
                <w:szCs w:val="18"/>
                <w:lang w:eastAsia="en-CA"/>
              </w:rPr>
            </w:pPr>
            <w:del w:id="1745"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hideMark/>
          </w:tcPr>
          <w:p w14:paraId="0E1443C0" w14:textId="27A174E5" w:rsidR="00230BD8" w:rsidRPr="0089456A" w:rsidDel="00AB7021" w:rsidRDefault="00230BD8" w:rsidP="00D90BFA">
            <w:pPr>
              <w:spacing w:after="0" w:line="240" w:lineRule="auto"/>
              <w:jc w:val="right"/>
              <w:rPr>
                <w:del w:id="1746" w:author="Elizabeth Marks" w:date="2021-04-29T05:30:00Z"/>
                <w:rFonts w:ascii="Times New Roman" w:eastAsia="Times New Roman" w:hAnsi="Times New Roman" w:cs="Times New Roman"/>
                <w:sz w:val="24"/>
                <w:szCs w:val="24"/>
                <w:lang w:eastAsia="en-CA"/>
              </w:rPr>
            </w:pPr>
            <w:del w:id="1747" w:author="Elizabeth Marks" w:date="2021-04-29T05:30:00Z">
              <w:r w:rsidRPr="0089456A" w:rsidDel="00AB7021">
                <w:rPr>
                  <w:rFonts w:ascii="Times New Roman" w:eastAsia="Times New Roman" w:hAnsi="Times New Roman" w:cs="Times New Roman"/>
                  <w:sz w:val="24"/>
                  <w:szCs w:val="24"/>
                  <w:lang w:eastAsia="en-CA"/>
                </w:rPr>
                <w:softHyphen/>
                <w:delText>-</w:delText>
              </w:r>
            </w:del>
          </w:p>
        </w:tc>
        <w:tc>
          <w:tcPr>
            <w:tcW w:w="302" w:type="dxa"/>
          </w:tcPr>
          <w:p w14:paraId="3A77D76B" w14:textId="780E3374" w:rsidR="00230BD8" w:rsidRPr="0089456A" w:rsidDel="00AB7021" w:rsidRDefault="00230BD8" w:rsidP="00D90BFA">
            <w:pPr>
              <w:spacing w:after="0" w:line="240" w:lineRule="auto"/>
              <w:rPr>
                <w:del w:id="1748" w:author="Elizabeth Marks" w:date="2021-04-29T05:30:00Z"/>
                <w:rFonts w:ascii="Times New Roman" w:eastAsia="Times New Roman" w:hAnsi="Times New Roman" w:cs="Times New Roman"/>
                <w:sz w:val="24"/>
                <w:szCs w:val="24"/>
                <w:lang w:eastAsia="en-CA"/>
              </w:rPr>
            </w:pPr>
          </w:p>
        </w:tc>
        <w:tc>
          <w:tcPr>
            <w:tcW w:w="389" w:type="dxa"/>
            <w:tcMar>
              <w:top w:w="0" w:type="dxa"/>
              <w:left w:w="108" w:type="dxa"/>
              <w:bottom w:w="0" w:type="dxa"/>
              <w:right w:w="108" w:type="dxa"/>
            </w:tcMar>
            <w:hideMark/>
          </w:tcPr>
          <w:p w14:paraId="22900654" w14:textId="53D8E72B" w:rsidR="00230BD8" w:rsidRPr="0089456A" w:rsidDel="00AB7021" w:rsidRDefault="00230BD8" w:rsidP="00D90BFA">
            <w:pPr>
              <w:spacing w:after="0" w:line="240" w:lineRule="auto"/>
              <w:jc w:val="center"/>
              <w:rPr>
                <w:del w:id="1749" w:author="Elizabeth Marks" w:date="2021-04-29T05:30:00Z"/>
                <w:rFonts w:ascii="Times New Roman" w:eastAsia="Times New Roman" w:hAnsi="Times New Roman" w:cs="Times New Roman"/>
                <w:sz w:val="24"/>
                <w:szCs w:val="24"/>
                <w:lang w:eastAsia="en-CA"/>
              </w:rPr>
            </w:pPr>
          </w:p>
        </w:tc>
        <w:tc>
          <w:tcPr>
            <w:tcW w:w="302" w:type="dxa"/>
          </w:tcPr>
          <w:p w14:paraId="0A4F91EC" w14:textId="43294A8B" w:rsidR="00230BD8" w:rsidRPr="0089456A" w:rsidDel="00AB7021" w:rsidRDefault="00230BD8" w:rsidP="00D90BFA">
            <w:pPr>
              <w:spacing w:after="0" w:line="240" w:lineRule="auto"/>
              <w:rPr>
                <w:del w:id="1750" w:author="Elizabeth Marks" w:date="2021-04-29T05:30:00Z"/>
                <w:rFonts w:ascii="Times New Roman" w:eastAsia="Times New Roman" w:hAnsi="Times New Roman" w:cs="Times New Roman"/>
                <w:sz w:val="24"/>
                <w:szCs w:val="24"/>
                <w:lang w:eastAsia="en-CA"/>
              </w:rPr>
            </w:pPr>
          </w:p>
        </w:tc>
        <w:tc>
          <w:tcPr>
            <w:tcW w:w="389" w:type="dxa"/>
            <w:tcMar>
              <w:top w:w="0" w:type="dxa"/>
              <w:left w:w="108" w:type="dxa"/>
              <w:bottom w:w="0" w:type="dxa"/>
              <w:right w:w="108" w:type="dxa"/>
            </w:tcMar>
            <w:hideMark/>
          </w:tcPr>
          <w:p w14:paraId="299DB033" w14:textId="221D7BE2" w:rsidR="00230BD8" w:rsidRPr="0089456A" w:rsidDel="00AB7021" w:rsidRDefault="00230BD8" w:rsidP="00D90BFA">
            <w:pPr>
              <w:spacing w:after="0" w:line="240" w:lineRule="auto"/>
              <w:jc w:val="center"/>
              <w:rPr>
                <w:del w:id="1751" w:author="Elizabeth Marks" w:date="2021-04-29T05:30:00Z"/>
                <w:rFonts w:ascii="Times New Roman" w:eastAsia="Times New Roman" w:hAnsi="Times New Roman" w:cs="Times New Roman"/>
                <w:sz w:val="24"/>
                <w:szCs w:val="24"/>
                <w:lang w:eastAsia="en-CA"/>
              </w:rPr>
            </w:pPr>
          </w:p>
        </w:tc>
        <w:tc>
          <w:tcPr>
            <w:tcW w:w="302" w:type="dxa"/>
          </w:tcPr>
          <w:p w14:paraId="217D677A" w14:textId="60264838" w:rsidR="00230BD8" w:rsidRPr="0089456A" w:rsidDel="00AB7021" w:rsidRDefault="00230BD8" w:rsidP="00D90BFA">
            <w:pPr>
              <w:spacing w:after="0" w:line="240" w:lineRule="auto"/>
              <w:rPr>
                <w:del w:id="1752" w:author="Elizabeth Marks" w:date="2021-04-29T05:30:00Z"/>
                <w:rFonts w:ascii="Times New Roman" w:eastAsia="Times New Roman" w:hAnsi="Times New Roman" w:cs="Times New Roman"/>
                <w:sz w:val="24"/>
                <w:szCs w:val="24"/>
                <w:lang w:eastAsia="en-CA"/>
              </w:rPr>
            </w:pPr>
          </w:p>
        </w:tc>
        <w:tc>
          <w:tcPr>
            <w:tcW w:w="389" w:type="dxa"/>
            <w:tcMar>
              <w:top w:w="0" w:type="dxa"/>
              <w:left w:w="108" w:type="dxa"/>
              <w:bottom w:w="0" w:type="dxa"/>
              <w:right w:w="108" w:type="dxa"/>
            </w:tcMar>
            <w:hideMark/>
          </w:tcPr>
          <w:p w14:paraId="62F769B7" w14:textId="37AD723F" w:rsidR="00230BD8" w:rsidRPr="0089456A" w:rsidDel="00AB7021" w:rsidRDefault="00230BD8" w:rsidP="00D90BFA">
            <w:pPr>
              <w:spacing w:after="0" w:line="240" w:lineRule="auto"/>
              <w:rPr>
                <w:del w:id="1753" w:author="Elizabeth Marks" w:date="2021-04-29T05:30:00Z"/>
                <w:rFonts w:ascii="Times New Roman" w:eastAsia="Times New Roman" w:hAnsi="Times New Roman" w:cs="Times New Roman"/>
                <w:sz w:val="24"/>
                <w:szCs w:val="24"/>
                <w:lang w:eastAsia="en-CA"/>
              </w:rPr>
            </w:pPr>
          </w:p>
        </w:tc>
        <w:tc>
          <w:tcPr>
            <w:tcW w:w="302" w:type="dxa"/>
          </w:tcPr>
          <w:p w14:paraId="489F8CBD" w14:textId="1404B5ED" w:rsidR="00230BD8" w:rsidRPr="0089456A" w:rsidDel="00AB7021" w:rsidRDefault="00230BD8" w:rsidP="00D90BFA">
            <w:pPr>
              <w:spacing w:after="0" w:line="240" w:lineRule="auto"/>
              <w:rPr>
                <w:del w:id="1754" w:author="Elizabeth Marks" w:date="2021-04-29T05:30:00Z"/>
                <w:rFonts w:ascii="Times New Roman" w:eastAsia="Times New Roman" w:hAnsi="Times New Roman" w:cs="Times New Roman"/>
                <w:sz w:val="24"/>
                <w:szCs w:val="24"/>
                <w:lang w:eastAsia="en-CA"/>
              </w:rPr>
            </w:pPr>
          </w:p>
        </w:tc>
        <w:tc>
          <w:tcPr>
            <w:tcW w:w="389" w:type="dxa"/>
          </w:tcPr>
          <w:p w14:paraId="2BE700C8" w14:textId="13C4132D" w:rsidR="00230BD8" w:rsidRPr="0089456A" w:rsidDel="00AB7021" w:rsidRDefault="00230BD8" w:rsidP="00D90BFA">
            <w:pPr>
              <w:spacing w:after="0" w:line="240" w:lineRule="auto"/>
              <w:rPr>
                <w:del w:id="1755" w:author="Elizabeth Marks" w:date="2021-04-29T05:30:00Z"/>
                <w:rFonts w:ascii="Times New Roman" w:eastAsia="Times New Roman" w:hAnsi="Times New Roman" w:cs="Times New Roman"/>
                <w:sz w:val="24"/>
                <w:szCs w:val="24"/>
                <w:lang w:eastAsia="en-CA"/>
              </w:rPr>
            </w:pPr>
          </w:p>
        </w:tc>
        <w:tc>
          <w:tcPr>
            <w:tcW w:w="302" w:type="dxa"/>
          </w:tcPr>
          <w:p w14:paraId="5815D57E" w14:textId="64206329" w:rsidR="00230BD8" w:rsidRPr="0089456A" w:rsidDel="00AB7021" w:rsidRDefault="00230BD8" w:rsidP="00D90BFA">
            <w:pPr>
              <w:spacing w:after="0" w:line="240" w:lineRule="auto"/>
              <w:rPr>
                <w:del w:id="1756" w:author="Elizabeth Marks" w:date="2021-04-29T05:30:00Z"/>
                <w:rFonts w:ascii="Times New Roman" w:eastAsia="Times New Roman" w:hAnsi="Times New Roman" w:cs="Times New Roman"/>
                <w:sz w:val="24"/>
                <w:szCs w:val="24"/>
                <w:lang w:eastAsia="en-CA"/>
              </w:rPr>
            </w:pPr>
          </w:p>
        </w:tc>
        <w:tc>
          <w:tcPr>
            <w:tcW w:w="389" w:type="dxa"/>
          </w:tcPr>
          <w:p w14:paraId="58AC1EA2" w14:textId="4989167A" w:rsidR="00230BD8" w:rsidRPr="0089456A" w:rsidDel="00AB7021" w:rsidRDefault="00230BD8" w:rsidP="00D90BFA">
            <w:pPr>
              <w:spacing w:after="0" w:line="240" w:lineRule="auto"/>
              <w:rPr>
                <w:del w:id="1757" w:author="Elizabeth Marks" w:date="2021-04-29T05:30:00Z"/>
                <w:rFonts w:ascii="Times New Roman" w:eastAsia="Times New Roman" w:hAnsi="Times New Roman" w:cs="Times New Roman"/>
                <w:sz w:val="24"/>
                <w:szCs w:val="24"/>
                <w:lang w:eastAsia="en-CA"/>
              </w:rPr>
            </w:pPr>
          </w:p>
        </w:tc>
        <w:tc>
          <w:tcPr>
            <w:tcW w:w="302" w:type="dxa"/>
          </w:tcPr>
          <w:p w14:paraId="5E202137" w14:textId="2B302674" w:rsidR="00230BD8" w:rsidRPr="0089456A" w:rsidDel="00AB7021" w:rsidRDefault="00230BD8" w:rsidP="00D90BFA">
            <w:pPr>
              <w:spacing w:after="0" w:line="240" w:lineRule="auto"/>
              <w:rPr>
                <w:del w:id="1758" w:author="Elizabeth Marks" w:date="2021-04-29T05:30:00Z"/>
                <w:rFonts w:ascii="Times New Roman" w:eastAsia="Times New Roman" w:hAnsi="Times New Roman" w:cs="Times New Roman"/>
                <w:sz w:val="24"/>
                <w:szCs w:val="24"/>
                <w:lang w:eastAsia="en-CA"/>
              </w:rPr>
            </w:pPr>
          </w:p>
        </w:tc>
        <w:tc>
          <w:tcPr>
            <w:tcW w:w="389" w:type="dxa"/>
          </w:tcPr>
          <w:p w14:paraId="11A71832" w14:textId="71400BB3" w:rsidR="00230BD8" w:rsidRPr="0089456A" w:rsidDel="00AB7021" w:rsidRDefault="00230BD8" w:rsidP="00D90BFA">
            <w:pPr>
              <w:spacing w:after="0" w:line="240" w:lineRule="auto"/>
              <w:rPr>
                <w:del w:id="1759" w:author="Elizabeth Marks" w:date="2021-04-29T05:30:00Z"/>
                <w:rFonts w:ascii="Times New Roman" w:eastAsia="Times New Roman" w:hAnsi="Times New Roman" w:cs="Times New Roman"/>
                <w:sz w:val="24"/>
                <w:szCs w:val="24"/>
                <w:lang w:eastAsia="en-CA"/>
              </w:rPr>
            </w:pPr>
          </w:p>
        </w:tc>
        <w:tc>
          <w:tcPr>
            <w:tcW w:w="302" w:type="dxa"/>
          </w:tcPr>
          <w:p w14:paraId="5257E824" w14:textId="410DD0E2" w:rsidR="00230BD8" w:rsidRPr="0089456A" w:rsidDel="00AB7021" w:rsidRDefault="00230BD8" w:rsidP="00D90BFA">
            <w:pPr>
              <w:spacing w:after="0" w:line="240" w:lineRule="auto"/>
              <w:rPr>
                <w:del w:id="1760" w:author="Elizabeth Marks" w:date="2021-04-29T05:30:00Z"/>
                <w:rFonts w:ascii="Times New Roman" w:eastAsia="Times New Roman" w:hAnsi="Times New Roman" w:cs="Times New Roman"/>
                <w:sz w:val="24"/>
                <w:szCs w:val="24"/>
                <w:lang w:eastAsia="en-CA"/>
              </w:rPr>
            </w:pPr>
          </w:p>
        </w:tc>
        <w:tc>
          <w:tcPr>
            <w:tcW w:w="389" w:type="dxa"/>
          </w:tcPr>
          <w:p w14:paraId="11718CD7" w14:textId="4A133582" w:rsidR="00230BD8" w:rsidRPr="0089456A" w:rsidDel="00AB7021" w:rsidRDefault="00230BD8" w:rsidP="00D90BFA">
            <w:pPr>
              <w:spacing w:after="0" w:line="240" w:lineRule="auto"/>
              <w:rPr>
                <w:del w:id="1761" w:author="Elizabeth Marks" w:date="2021-04-29T05:30:00Z"/>
                <w:rFonts w:ascii="Times New Roman" w:eastAsia="Times New Roman" w:hAnsi="Times New Roman" w:cs="Times New Roman"/>
                <w:sz w:val="24"/>
                <w:szCs w:val="24"/>
                <w:lang w:eastAsia="en-CA"/>
              </w:rPr>
            </w:pPr>
          </w:p>
        </w:tc>
        <w:tc>
          <w:tcPr>
            <w:tcW w:w="302" w:type="dxa"/>
          </w:tcPr>
          <w:p w14:paraId="4C34CCD3" w14:textId="5DF89A09" w:rsidR="00230BD8" w:rsidRPr="0089456A" w:rsidDel="00AB7021" w:rsidRDefault="00230BD8" w:rsidP="00D90BFA">
            <w:pPr>
              <w:spacing w:after="0" w:line="240" w:lineRule="auto"/>
              <w:rPr>
                <w:del w:id="1762" w:author="Elizabeth Marks" w:date="2021-04-29T05:30:00Z"/>
                <w:rFonts w:ascii="Times New Roman" w:eastAsia="Times New Roman" w:hAnsi="Times New Roman" w:cs="Times New Roman"/>
                <w:sz w:val="24"/>
                <w:szCs w:val="24"/>
                <w:lang w:eastAsia="en-CA"/>
              </w:rPr>
            </w:pPr>
          </w:p>
        </w:tc>
      </w:tr>
      <w:tr w:rsidR="00230BD8" w:rsidRPr="0089456A" w:rsidDel="00AB7021" w14:paraId="2C73A575" w14:textId="7866339D" w:rsidTr="00D90BFA">
        <w:trPr>
          <w:trHeight w:val="274"/>
          <w:del w:id="1763" w:author="Elizabeth Marks" w:date="2021-04-29T05:30:00Z"/>
        </w:trPr>
        <w:tc>
          <w:tcPr>
            <w:tcW w:w="2160" w:type="dxa"/>
            <w:tcMar>
              <w:top w:w="0" w:type="dxa"/>
              <w:left w:w="0" w:type="dxa"/>
              <w:bottom w:w="0" w:type="dxa"/>
              <w:right w:w="0" w:type="dxa"/>
            </w:tcMar>
            <w:hideMark/>
          </w:tcPr>
          <w:p w14:paraId="1B0A3636" w14:textId="0C150CAF" w:rsidR="00230BD8" w:rsidRPr="0089456A" w:rsidDel="00AB7021" w:rsidRDefault="00230BD8" w:rsidP="00D90BFA">
            <w:pPr>
              <w:spacing w:after="0" w:line="240" w:lineRule="auto"/>
              <w:rPr>
                <w:del w:id="1764" w:author="Elizabeth Marks" w:date="2021-04-29T05:30:00Z"/>
                <w:rFonts w:ascii="Times New Roman" w:eastAsia="Times New Roman" w:hAnsi="Times New Roman" w:cs="Times New Roman"/>
                <w:sz w:val="24"/>
                <w:szCs w:val="24"/>
                <w:lang w:eastAsia="en-CA"/>
              </w:rPr>
            </w:pPr>
            <w:del w:id="1765" w:author="Elizabeth Marks" w:date="2021-04-29T05:30:00Z">
              <w:r w:rsidRPr="0089456A" w:rsidDel="00AB7021">
                <w:rPr>
                  <w:rFonts w:ascii="Times New Roman" w:eastAsia="Times New Roman" w:hAnsi="Times New Roman" w:cs="Times New Roman"/>
                  <w:sz w:val="24"/>
                  <w:szCs w:val="24"/>
                  <w:lang w:eastAsia="en-CA"/>
                </w:rPr>
                <w:delText xml:space="preserve"> 4. Mistreatment 1</w:delText>
              </w:r>
            </w:del>
          </w:p>
        </w:tc>
        <w:tc>
          <w:tcPr>
            <w:tcW w:w="389" w:type="dxa"/>
            <w:tcMar>
              <w:top w:w="0" w:type="dxa"/>
              <w:left w:w="0" w:type="dxa"/>
              <w:bottom w:w="0" w:type="dxa"/>
              <w:right w:w="0" w:type="dxa"/>
            </w:tcMar>
          </w:tcPr>
          <w:p w14:paraId="71CE77B4" w14:textId="386D38C9" w:rsidR="00230BD8" w:rsidRPr="0089456A" w:rsidDel="00AB7021" w:rsidRDefault="00230BD8" w:rsidP="00D90BFA">
            <w:pPr>
              <w:spacing w:after="0" w:line="240" w:lineRule="auto"/>
              <w:jc w:val="right"/>
              <w:rPr>
                <w:del w:id="1766" w:author="Elizabeth Marks" w:date="2021-04-29T05:30:00Z"/>
                <w:rFonts w:ascii="Times New Roman" w:eastAsia="Times New Roman" w:hAnsi="Times New Roman" w:cs="Times New Roman"/>
                <w:sz w:val="24"/>
                <w:szCs w:val="24"/>
                <w:lang w:eastAsia="en-CA"/>
              </w:rPr>
            </w:pPr>
            <w:del w:id="1767" w:author="Elizabeth Marks" w:date="2021-04-29T05:30:00Z">
              <w:r w:rsidRPr="0089456A" w:rsidDel="00AB7021">
                <w:rPr>
                  <w:rFonts w:ascii="Times New Roman" w:eastAsia="Times New Roman" w:hAnsi="Times New Roman" w:cs="Times New Roman"/>
                  <w:sz w:val="24"/>
                  <w:szCs w:val="24"/>
                  <w:lang w:eastAsia="en-CA"/>
                </w:rPr>
                <w:delText>-.02</w:delText>
              </w:r>
            </w:del>
          </w:p>
        </w:tc>
        <w:tc>
          <w:tcPr>
            <w:tcW w:w="302" w:type="dxa"/>
          </w:tcPr>
          <w:p w14:paraId="18D3162D" w14:textId="51284817" w:rsidR="00230BD8" w:rsidRPr="00692718" w:rsidDel="00AB7021" w:rsidRDefault="00230BD8" w:rsidP="00D90BFA">
            <w:pPr>
              <w:spacing w:after="0" w:line="240" w:lineRule="auto"/>
              <w:rPr>
                <w:del w:id="1768" w:author="Elizabeth Marks" w:date="2021-04-29T05:30:00Z"/>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tcPr>
          <w:p w14:paraId="75067178" w14:textId="0C241067" w:rsidR="00230BD8" w:rsidRPr="0089456A" w:rsidDel="00AB7021" w:rsidRDefault="00230BD8" w:rsidP="00D90BFA">
            <w:pPr>
              <w:spacing w:after="0" w:line="240" w:lineRule="auto"/>
              <w:jc w:val="right"/>
              <w:rPr>
                <w:del w:id="1769" w:author="Elizabeth Marks" w:date="2021-04-29T05:30:00Z"/>
                <w:rFonts w:ascii="Times New Roman" w:eastAsia="Times New Roman" w:hAnsi="Times New Roman" w:cs="Times New Roman"/>
                <w:sz w:val="24"/>
                <w:szCs w:val="24"/>
                <w:lang w:eastAsia="en-CA"/>
              </w:rPr>
            </w:pPr>
            <w:del w:id="1770" w:author="Elizabeth Marks" w:date="2021-04-29T05:30:00Z">
              <w:r w:rsidRPr="0089456A" w:rsidDel="00AB7021">
                <w:rPr>
                  <w:rFonts w:ascii="Times New Roman" w:eastAsia="Times New Roman" w:hAnsi="Times New Roman" w:cs="Times New Roman"/>
                  <w:sz w:val="24"/>
                  <w:szCs w:val="24"/>
                  <w:lang w:eastAsia="en-CA"/>
                </w:rPr>
                <w:delText>.09</w:delText>
              </w:r>
            </w:del>
          </w:p>
        </w:tc>
        <w:tc>
          <w:tcPr>
            <w:tcW w:w="302" w:type="dxa"/>
          </w:tcPr>
          <w:p w14:paraId="133C007B" w14:textId="5E96082C" w:rsidR="00230BD8" w:rsidRPr="00692718" w:rsidDel="00AB7021" w:rsidRDefault="00230BD8" w:rsidP="00D90BFA">
            <w:pPr>
              <w:spacing w:after="0" w:line="240" w:lineRule="auto"/>
              <w:rPr>
                <w:del w:id="1771" w:author="Elizabeth Marks" w:date="2021-04-29T05:30:00Z"/>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hideMark/>
          </w:tcPr>
          <w:p w14:paraId="7FEB3A22" w14:textId="55DBCC9F" w:rsidR="00230BD8" w:rsidRPr="0089456A" w:rsidDel="00AB7021" w:rsidRDefault="00230BD8" w:rsidP="00D90BFA">
            <w:pPr>
              <w:spacing w:after="0" w:line="240" w:lineRule="auto"/>
              <w:jc w:val="right"/>
              <w:rPr>
                <w:del w:id="1772" w:author="Elizabeth Marks" w:date="2021-04-29T05:30:00Z"/>
                <w:rFonts w:ascii="Times New Roman" w:eastAsia="Times New Roman" w:hAnsi="Times New Roman" w:cs="Times New Roman"/>
                <w:b/>
                <w:bCs/>
                <w:sz w:val="24"/>
                <w:szCs w:val="24"/>
                <w:lang w:eastAsia="en-CA"/>
              </w:rPr>
            </w:pPr>
            <w:del w:id="1773" w:author="Elizabeth Marks" w:date="2021-04-29T05:30:00Z">
              <w:r w:rsidRPr="0089456A" w:rsidDel="00AB7021">
                <w:rPr>
                  <w:rFonts w:ascii="Times New Roman" w:eastAsia="Times New Roman" w:hAnsi="Times New Roman" w:cs="Times New Roman"/>
                  <w:b/>
                  <w:bCs/>
                  <w:sz w:val="24"/>
                  <w:szCs w:val="24"/>
                  <w:lang w:eastAsia="en-CA"/>
                </w:rPr>
                <w:delText>.18</w:delText>
              </w:r>
            </w:del>
          </w:p>
        </w:tc>
        <w:tc>
          <w:tcPr>
            <w:tcW w:w="302" w:type="dxa"/>
          </w:tcPr>
          <w:p w14:paraId="7E22272E" w14:textId="4F08AB73" w:rsidR="00230BD8" w:rsidRPr="00692718" w:rsidDel="00AB7021" w:rsidRDefault="00230BD8" w:rsidP="00D90BFA">
            <w:pPr>
              <w:spacing w:after="0" w:line="240" w:lineRule="auto"/>
              <w:rPr>
                <w:del w:id="1774" w:author="Elizabeth Marks" w:date="2021-04-29T05:30:00Z"/>
                <w:rFonts w:ascii="Times New Roman" w:eastAsia="Times New Roman" w:hAnsi="Times New Roman" w:cs="Times New Roman"/>
                <w:b/>
                <w:bCs/>
                <w:sz w:val="18"/>
                <w:szCs w:val="18"/>
                <w:lang w:eastAsia="en-CA"/>
              </w:rPr>
            </w:pPr>
            <w:del w:id="1775"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hideMark/>
          </w:tcPr>
          <w:p w14:paraId="7F460139" w14:textId="75D2DC58" w:rsidR="00230BD8" w:rsidRPr="0089456A" w:rsidDel="00AB7021" w:rsidRDefault="00230BD8" w:rsidP="00D90BFA">
            <w:pPr>
              <w:spacing w:after="0" w:line="240" w:lineRule="auto"/>
              <w:jc w:val="right"/>
              <w:rPr>
                <w:del w:id="1776" w:author="Elizabeth Marks" w:date="2021-04-29T05:30:00Z"/>
                <w:rFonts w:ascii="Times New Roman" w:eastAsia="Times New Roman" w:hAnsi="Times New Roman" w:cs="Times New Roman"/>
                <w:sz w:val="24"/>
                <w:szCs w:val="24"/>
                <w:lang w:eastAsia="en-CA"/>
              </w:rPr>
            </w:pPr>
            <w:del w:id="1777" w:author="Elizabeth Marks" w:date="2021-04-29T05:30:00Z">
              <w:r w:rsidRPr="0089456A" w:rsidDel="00AB7021">
                <w:rPr>
                  <w:rFonts w:ascii="Times New Roman" w:eastAsia="Times New Roman" w:hAnsi="Times New Roman" w:cs="Times New Roman"/>
                  <w:sz w:val="24"/>
                  <w:szCs w:val="24"/>
                  <w:lang w:eastAsia="en-CA"/>
                </w:rPr>
                <w:delText>-</w:delText>
              </w:r>
            </w:del>
          </w:p>
        </w:tc>
        <w:tc>
          <w:tcPr>
            <w:tcW w:w="302" w:type="dxa"/>
          </w:tcPr>
          <w:p w14:paraId="3BA9EF1A" w14:textId="355C053E" w:rsidR="00230BD8" w:rsidRPr="0089456A" w:rsidDel="00AB7021" w:rsidRDefault="00230BD8" w:rsidP="00D90BFA">
            <w:pPr>
              <w:spacing w:after="0" w:line="240" w:lineRule="auto"/>
              <w:rPr>
                <w:del w:id="1778" w:author="Elizabeth Marks" w:date="2021-04-29T05:30:00Z"/>
                <w:rFonts w:ascii="Times New Roman" w:eastAsia="Times New Roman" w:hAnsi="Times New Roman" w:cs="Times New Roman"/>
                <w:sz w:val="24"/>
                <w:szCs w:val="24"/>
                <w:lang w:eastAsia="en-CA"/>
              </w:rPr>
            </w:pPr>
          </w:p>
        </w:tc>
        <w:tc>
          <w:tcPr>
            <w:tcW w:w="389" w:type="dxa"/>
            <w:tcMar>
              <w:top w:w="0" w:type="dxa"/>
              <w:left w:w="108" w:type="dxa"/>
              <w:bottom w:w="0" w:type="dxa"/>
              <w:right w:w="108" w:type="dxa"/>
            </w:tcMar>
            <w:hideMark/>
          </w:tcPr>
          <w:p w14:paraId="01469AFB" w14:textId="2641FD4F" w:rsidR="00230BD8" w:rsidRPr="0089456A" w:rsidDel="00AB7021" w:rsidRDefault="00230BD8" w:rsidP="00D90BFA">
            <w:pPr>
              <w:spacing w:after="0" w:line="240" w:lineRule="auto"/>
              <w:jc w:val="center"/>
              <w:rPr>
                <w:del w:id="1779" w:author="Elizabeth Marks" w:date="2021-04-29T05:30:00Z"/>
                <w:rFonts w:ascii="Times New Roman" w:eastAsia="Times New Roman" w:hAnsi="Times New Roman" w:cs="Times New Roman"/>
                <w:sz w:val="24"/>
                <w:szCs w:val="24"/>
                <w:lang w:eastAsia="en-CA"/>
              </w:rPr>
            </w:pPr>
          </w:p>
        </w:tc>
        <w:tc>
          <w:tcPr>
            <w:tcW w:w="302" w:type="dxa"/>
          </w:tcPr>
          <w:p w14:paraId="0CB43D31" w14:textId="4C9F74BF" w:rsidR="00230BD8" w:rsidRPr="0089456A" w:rsidDel="00AB7021" w:rsidRDefault="00230BD8" w:rsidP="00D90BFA">
            <w:pPr>
              <w:spacing w:after="0" w:line="240" w:lineRule="auto"/>
              <w:rPr>
                <w:del w:id="1780" w:author="Elizabeth Marks" w:date="2021-04-29T05:30:00Z"/>
                <w:rFonts w:ascii="Times New Roman" w:eastAsia="Times New Roman" w:hAnsi="Times New Roman" w:cs="Times New Roman"/>
                <w:sz w:val="24"/>
                <w:szCs w:val="24"/>
                <w:lang w:eastAsia="en-CA"/>
              </w:rPr>
            </w:pPr>
          </w:p>
        </w:tc>
        <w:tc>
          <w:tcPr>
            <w:tcW w:w="389" w:type="dxa"/>
            <w:tcMar>
              <w:top w:w="0" w:type="dxa"/>
              <w:left w:w="108" w:type="dxa"/>
              <w:bottom w:w="0" w:type="dxa"/>
              <w:right w:w="108" w:type="dxa"/>
            </w:tcMar>
            <w:hideMark/>
          </w:tcPr>
          <w:p w14:paraId="799C4881" w14:textId="1C4EB44E" w:rsidR="00230BD8" w:rsidRPr="0089456A" w:rsidDel="00AB7021" w:rsidRDefault="00230BD8" w:rsidP="00D90BFA">
            <w:pPr>
              <w:spacing w:after="0" w:line="240" w:lineRule="auto"/>
              <w:rPr>
                <w:del w:id="1781" w:author="Elizabeth Marks" w:date="2021-04-29T05:30:00Z"/>
                <w:rFonts w:ascii="Times New Roman" w:eastAsia="Times New Roman" w:hAnsi="Times New Roman" w:cs="Times New Roman"/>
                <w:sz w:val="24"/>
                <w:szCs w:val="24"/>
                <w:lang w:eastAsia="en-CA"/>
              </w:rPr>
            </w:pPr>
          </w:p>
        </w:tc>
        <w:tc>
          <w:tcPr>
            <w:tcW w:w="302" w:type="dxa"/>
          </w:tcPr>
          <w:p w14:paraId="7B96820C" w14:textId="1267E3EA" w:rsidR="00230BD8" w:rsidRPr="0089456A" w:rsidDel="00AB7021" w:rsidRDefault="00230BD8" w:rsidP="00D90BFA">
            <w:pPr>
              <w:spacing w:after="0" w:line="240" w:lineRule="auto"/>
              <w:rPr>
                <w:del w:id="1782" w:author="Elizabeth Marks" w:date="2021-04-29T05:30:00Z"/>
                <w:rFonts w:ascii="Times New Roman" w:eastAsia="Times New Roman" w:hAnsi="Times New Roman" w:cs="Times New Roman"/>
                <w:sz w:val="24"/>
                <w:szCs w:val="24"/>
                <w:lang w:eastAsia="en-CA"/>
              </w:rPr>
            </w:pPr>
          </w:p>
        </w:tc>
        <w:tc>
          <w:tcPr>
            <w:tcW w:w="389" w:type="dxa"/>
          </w:tcPr>
          <w:p w14:paraId="5807EE49" w14:textId="369F37BD" w:rsidR="00230BD8" w:rsidRPr="0089456A" w:rsidDel="00AB7021" w:rsidRDefault="00230BD8" w:rsidP="00D90BFA">
            <w:pPr>
              <w:spacing w:after="0" w:line="240" w:lineRule="auto"/>
              <w:rPr>
                <w:del w:id="1783" w:author="Elizabeth Marks" w:date="2021-04-29T05:30:00Z"/>
                <w:rFonts w:ascii="Times New Roman" w:eastAsia="Times New Roman" w:hAnsi="Times New Roman" w:cs="Times New Roman"/>
                <w:sz w:val="24"/>
                <w:szCs w:val="24"/>
                <w:lang w:eastAsia="en-CA"/>
              </w:rPr>
            </w:pPr>
          </w:p>
        </w:tc>
        <w:tc>
          <w:tcPr>
            <w:tcW w:w="302" w:type="dxa"/>
          </w:tcPr>
          <w:p w14:paraId="434D3DF6" w14:textId="152A1C30" w:rsidR="00230BD8" w:rsidRPr="0089456A" w:rsidDel="00AB7021" w:rsidRDefault="00230BD8" w:rsidP="00D90BFA">
            <w:pPr>
              <w:spacing w:after="0" w:line="240" w:lineRule="auto"/>
              <w:rPr>
                <w:del w:id="1784" w:author="Elizabeth Marks" w:date="2021-04-29T05:30:00Z"/>
                <w:rFonts w:ascii="Times New Roman" w:eastAsia="Times New Roman" w:hAnsi="Times New Roman" w:cs="Times New Roman"/>
                <w:sz w:val="24"/>
                <w:szCs w:val="24"/>
                <w:lang w:eastAsia="en-CA"/>
              </w:rPr>
            </w:pPr>
          </w:p>
        </w:tc>
        <w:tc>
          <w:tcPr>
            <w:tcW w:w="389" w:type="dxa"/>
          </w:tcPr>
          <w:p w14:paraId="054EDF3C" w14:textId="0B881EB4" w:rsidR="00230BD8" w:rsidRPr="0089456A" w:rsidDel="00AB7021" w:rsidRDefault="00230BD8" w:rsidP="00D90BFA">
            <w:pPr>
              <w:spacing w:after="0" w:line="240" w:lineRule="auto"/>
              <w:rPr>
                <w:del w:id="1785" w:author="Elizabeth Marks" w:date="2021-04-29T05:30:00Z"/>
                <w:rFonts w:ascii="Times New Roman" w:eastAsia="Times New Roman" w:hAnsi="Times New Roman" w:cs="Times New Roman"/>
                <w:sz w:val="24"/>
                <w:szCs w:val="24"/>
                <w:lang w:eastAsia="en-CA"/>
              </w:rPr>
            </w:pPr>
          </w:p>
        </w:tc>
        <w:tc>
          <w:tcPr>
            <w:tcW w:w="302" w:type="dxa"/>
          </w:tcPr>
          <w:p w14:paraId="3DD6C49C" w14:textId="000E9AE3" w:rsidR="00230BD8" w:rsidRPr="0089456A" w:rsidDel="00AB7021" w:rsidRDefault="00230BD8" w:rsidP="00D90BFA">
            <w:pPr>
              <w:spacing w:after="0" w:line="240" w:lineRule="auto"/>
              <w:rPr>
                <w:del w:id="1786" w:author="Elizabeth Marks" w:date="2021-04-29T05:30:00Z"/>
                <w:rFonts w:ascii="Times New Roman" w:eastAsia="Times New Roman" w:hAnsi="Times New Roman" w:cs="Times New Roman"/>
                <w:sz w:val="24"/>
                <w:szCs w:val="24"/>
                <w:lang w:eastAsia="en-CA"/>
              </w:rPr>
            </w:pPr>
          </w:p>
        </w:tc>
        <w:tc>
          <w:tcPr>
            <w:tcW w:w="389" w:type="dxa"/>
          </w:tcPr>
          <w:p w14:paraId="734156E8" w14:textId="4B58B27B" w:rsidR="00230BD8" w:rsidRPr="0089456A" w:rsidDel="00AB7021" w:rsidRDefault="00230BD8" w:rsidP="00D90BFA">
            <w:pPr>
              <w:spacing w:after="0" w:line="240" w:lineRule="auto"/>
              <w:rPr>
                <w:del w:id="1787" w:author="Elizabeth Marks" w:date="2021-04-29T05:30:00Z"/>
                <w:rFonts w:ascii="Times New Roman" w:eastAsia="Times New Roman" w:hAnsi="Times New Roman" w:cs="Times New Roman"/>
                <w:sz w:val="24"/>
                <w:szCs w:val="24"/>
                <w:lang w:eastAsia="en-CA"/>
              </w:rPr>
            </w:pPr>
          </w:p>
        </w:tc>
        <w:tc>
          <w:tcPr>
            <w:tcW w:w="302" w:type="dxa"/>
          </w:tcPr>
          <w:p w14:paraId="2CAFF200" w14:textId="24C4057C" w:rsidR="00230BD8" w:rsidRPr="0089456A" w:rsidDel="00AB7021" w:rsidRDefault="00230BD8" w:rsidP="00D90BFA">
            <w:pPr>
              <w:spacing w:after="0" w:line="240" w:lineRule="auto"/>
              <w:rPr>
                <w:del w:id="1788" w:author="Elizabeth Marks" w:date="2021-04-29T05:30:00Z"/>
                <w:rFonts w:ascii="Times New Roman" w:eastAsia="Times New Roman" w:hAnsi="Times New Roman" w:cs="Times New Roman"/>
                <w:sz w:val="24"/>
                <w:szCs w:val="24"/>
                <w:lang w:eastAsia="en-CA"/>
              </w:rPr>
            </w:pPr>
          </w:p>
        </w:tc>
        <w:tc>
          <w:tcPr>
            <w:tcW w:w="389" w:type="dxa"/>
          </w:tcPr>
          <w:p w14:paraId="74E3BD3E" w14:textId="0F131D46" w:rsidR="00230BD8" w:rsidRPr="0089456A" w:rsidDel="00AB7021" w:rsidRDefault="00230BD8" w:rsidP="00D90BFA">
            <w:pPr>
              <w:spacing w:after="0" w:line="240" w:lineRule="auto"/>
              <w:rPr>
                <w:del w:id="1789" w:author="Elizabeth Marks" w:date="2021-04-29T05:30:00Z"/>
                <w:rFonts w:ascii="Times New Roman" w:eastAsia="Times New Roman" w:hAnsi="Times New Roman" w:cs="Times New Roman"/>
                <w:sz w:val="24"/>
                <w:szCs w:val="24"/>
                <w:lang w:eastAsia="en-CA"/>
              </w:rPr>
            </w:pPr>
          </w:p>
        </w:tc>
        <w:tc>
          <w:tcPr>
            <w:tcW w:w="302" w:type="dxa"/>
          </w:tcPr>
          <w:p w14:paraId="5FDFEC28" w14:textId="6B56B4E2" w:rsidR="00230BD8" w:rsidRPr="0089456A" w:rsidDel="00AB7021" w:rsidRDefault="00230BD8" w:rsidP="00D90BFA">
            <w:pPr>
              <w:spacing w:after="0" w:line="240" w:lineRule="auto"/>
              <w:rPr>
                <w:del w:id="1790" w:author="Elizabeth Marks" w:date="2021-04-29T05:30:00Z"/>
                <w:rFonts w:ascii="Times New Roman" w:eastAsia="Times New Roman" w:hAnsi="Times New Roman" w:cs="Times New Roman"/>
                <w:sz w:val="24"/>
                <w:szCs w:val="24"/>
                <w:lang w:eastAsia="en-CA"/>
              </w:rPr>
            </w:pPr>
          </w:p>
        </w:tc>
      </w:tr>
      <w:tr w:rsidR="00230BD8" w:rsidRPr="0089456A" w:rsidDel="00AB7021" w14:paraId="5E79C597" w14:textId="31B27278" w:rsidTr="00D90BFA">
        <w:trPr>
          <w:trHeight w:val="255"/>
          <w:del w:id="1791" w:author="Elizabeth Marks" w:date="2021-04-29T05:30:00Z"/>
        </w:trPr>
        <w:tc>
          <w:tcPr>
            <w:tcW w:w="2160" w:type="dxa"/>
            <w:tcMar>
              <w:top w:w="0" w:type="dxa"/>
              <w:left w:w="0" w:type="dxa"/>
              <w:bottom w:w="0" w:type="dxa"/>
              <w:right w:w="0" w:type="dxa"/>
            </w:tcMar>
            <w:hideMark/>
          </w:tcPr>
          <w:p w14:paraId="6B9F34B2" w14:textId="6D5DFF7D" w:rsidR="00230BD8" w:rsidRPr="0089456A" w:rsidDel="00AB7021" w:rsidRDefault="00230BD8" w:rsidP="00D90BFA">
            <w:pPr>
              <w:spacing w:after="0" w:line="240" w:lineRule="auto"/>
              <w:rPr>
                <w:del w:id="1792" w:author="Elizabeth Marks" w:date="2021-04-29T05:30:00Z"/>
                <w:rFonts w:ascii="Times New Roman" w:eastAsia="Times New Roman" w:hAnsi="Times New Roman" w:cs="Times New Roman"/>
                <w:sz w:val="24"/>
                <w:szCs w:val="24"/>
                <w:lang w:eastAsia="en-CA"/>
              </w:rPr>
            </w:pPr>
            <w:del w:id="1793" w:author="Elizabeth Marks" w:date="2021-04-29T05:30:00Z">
              <w:r w:rsidRPr="0089456A" w:rsidDel="00AB7021">
                <w:rPr>
                  <w:rFonts w:ascii="Times New Roman" w:eastAsia="Times New Roman" w:hAnsi="Times New Roman" w:cs="Times New Roman"/>
                  <w:sz w:val="24"/>
                  <w:szCs w:val="24"/>
                  <w:lang w:eastAsia="en-CA"/>
                </w:rPr>
                <w:delText xml:space="preserve"> 5. Mistreatment 2</w:delText>
              </w:r>
            </w:del>
          </w:p>
        </w:tc>
        <w:tc>
          <w:tcPr>
            <w:tcW w:w="389" w:type="dxa"/>
            <w:tcMar>
              <w:top w:w="0" w:type="dxa"/>
              <w:left w:w="0" w:type="dxa"/>
              <w:bottom w:w="0" w:type="dxa"/>
              <w:right w:w="0" w:type="dxa"/>
            </w:tcMar>
          </w:tcPr>
          <w:p w14:paraId="55B57D89" w14:textId="2FABA84D" w:rsidR="00230BD8" w:rsidRPr="0089456A" w:rsidDel="00AB7021" w:rsidRDefault="00230BD8" w:rsidP="00D90BFA">
            <w:pPr>
              <w:spacing w:after="0" w:line="240" w:lineRule="auto"/>
              <w:jc w:val="right"/>
              <w:rPr>
                <w:del w:id="1794" w:author="Elizabeth Marks" w:date="2021-04-29T05:30:00Z"/>
                <w:rFonts w:ascii="Times New Roman" w:eastAsia="Times New Roman" w:hAnsi="Times New Roman" w:cs="Times New Roman"/>
                <w:sz w:val="24"/>
                <w:szCs w:val="24"/>
                <w:lang w:eastAsia="en-CA"/>
              </w:rPr>
            </w:pPr>
            <w:del w:id="1795" w:author="Elizabeth Marks" w:date="2021-04-29T05:30:00Z">
              <w:r w:rsidRPr="0089456A" w:rsidDel="00AB7021">
                <w:rPr>
                  <w:rFonts w:ascii="Times New Roman" w:eastAsia="Times New Roman" w:hAnsi="Times New Roman" w:cs="Times New Roman"/>
                  <w:sz w:val="24"/>
                  <w:szCs w:val="24"/>
                  <w:lang w:eastAsia="en-CA"/>
                </w:rPr>
                <w:delText>.03</w:delText>
              </w:r>
            </w:del>
          </w:p>
        </w:tc>
        <w:tc>
          <w:tcPr>
            <w:tcW w:w="302" w:type="dxa"/>
          </w:tcPr>
          <w:p w14:paraId="2E9DC7C3" w14:textId="67644CDD" w:rsidR="00230BD8" w:rsidRPr="00692718" w:rsidDel="00AB7021" w:rsidRDefault="00230BD8" w:rsidP="00D90BFA">
            <w:pPr>
              <w:spacing w:after="0" w:line="240" w:lineRule="auto"/>
              <w:rPr>
                <w:del w:id="1796" w:author="Elizabeth Marks" w:date="2021-04-29T05:30:00Z"/>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tcPr>
          <w:p w14:paraId="76055941" w14:textId="3FDCEE58" w:rsidR="00230BD8" w:rsidRPr="0089456A" w:rsidDel="00AB7021" w:rsidRDefault="00230BD8" w:rsidP="00D90BFA">
            <w:pPr>
              <w:spacing w:after="0" w:line="240" w:lineRule="auto"/>
              <w:jc w:val="right"/>
              <w:rPr>
                <w:del w:id="1797" w:author="Elizabeth Marks" w:date="2021-04-29T05:30:00Z"/>
                <w:rFonts w:ascii="Times New Roman" w:eastAsia="Times New Roman" w:hAnsi="Times New Roman" w:cs="Times New Roman"/>
                <w:sz w:val="24"/>
                <w:szCs w:val="24"/>
                <w:lang w:eastAsia="en-CA"/>
              </w:rPr>
            </w:pPr>
            <w:del w:id="1798" w:author="Elizabeth Marks" w:date="2021-04-29T05:30:00Z">
              <w:r w:rsidRPr="0089456A" w:rsidDel="00AB7021">
                <w:rPr>
                  <w:rFonts w:ascii="Times New Roman" w:eastAsia="Times New Roman" w:hAnsi="Times New Roman" w:cs="Times New Roman"/>
                  <w:sz w:val="24"/>
                  <w:szCs w:val="24"/>
                  <w:lang w:eastAsia="en-CA"/>
                </w:rPr>
                <w:delText>.09</w:delText>
              </w:r>
            </w:del>
          </w:p>
        </w:tc>
        <w:tc>
          <w:tcPr>
            <w:tcW w:w="302" w:type="dxa"/>
          </w:tcPr>
          <w:p w14:paraId="463E1583" w14:textId="19B072EC" w:rsidR="00230BD8" w:rsidRPr="00692718" w:rsidDel="00AB7021" w:rsidRDefault="00230BD8" w:rsidP="00D90BFA">
            <w:pPr>
              <w:spacing w:after="0" w:line="240" w:lineRule="auto"/>
              <w:rPr>
                <w:del w:id="1799" w:author="Elizabeth Marks" w:date="2021-04-29T05:30:00Z"/>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tcPr>
          <w:p w14:paraId="56CC2904" w14:textId="1EE69436" w:rsidR="00230BD8" w:rsidRPr="0089456A" w:rsidDel="00AB7021" w:rsidRDefault="00230BD8" w:rsidP="00D90BFA">
            <w:pPr>
              <w:spacing w:after="0" w:line="240" w:lineRule="auto"/>
              <w:jc w:val="right"/>
              <w:rPr>
                <w:del w:id="1800" w:author="Elizabeth Marks" w:date="2021-04-29T05:30:00Z"/>
                <w:rFonts w:ascii="Times New Roman" w:eastAsia="Times New Roman" w:hAnsi="Times New Roman" w:cs="Times New Roman"/>
                <w:b/>
                <w:bCs/>
                <w:sz w:val="24"/>
                <w:szCs w:val="24"/>
                <w:lang w:eastAsia="en-CA"/>
              </w:rPr>
            </w:pPr>
            <w:del w:id="1801" w:author="Elizabeth Marks" w:date="2021-04-29T05:30:00Z">
              <w:r w:rsidRPr="0089456A" w:rsidDel="00AB7021">
                <w:rPr>
                  <w:rFonts w:ascii="Times New Roman" w:eastAsia="Times New Roman" w:hAnsi="Times New Roman" w:cs="Times New Roman"/>
                  <w:b/>
                  <w:bCs/>
                  <w:sz w:val="24"/>
                  <w:szCs w:val="24"/>
                  <w:lang w:eastAsia="en-CA"/>
                </w:rPr>
                <w:delText>.18</w:delText>
              </w:r>
            </w:del>
          </w:p>
        </w:tc>
        <w:tc>
          <w:tcPr>
            <w:tcW w:w="302" w:type="dxa"/>
          </w:tcPr>
          <w:p w14:paraId="714E63E7" w14:textId="72283C39" w:rsidR="00230BD8" w:rsidRPr="00692718" w:rsidDel="00AB7021" w:rsidRDefault="00230BD8" w:rsidP="00D90BFA">
            <w:pPr>
              <w:spacing w:after="0" w:line="240" w:lineRule="auto"/>
              <w:rPr>
                <w:del w:id="1802" w:author="Elizabeth Marks" w:date="2021-04-29T05:30:00Z"/>
                <w:rFonts w:ascii="Times New Roman" w:eastAsia="Times New Roman" w:hAnsi="Times New Roman" w:cs="Times New Roman"/>
                <w:b/>
                <w:bCs/>
                <w:sz w:val="18"/>
                <w:szCs w:val="18"/>
                <w:lang w:eastAsia="en-CA"/>
              </w:rPr>
            </w:pPr>
            <w:del w:id="1803"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675B92DF" w14:textId="3E81990B" w:rsidR="00230BD8" w:rsidRPr="0089456A" w:rsidDel="00AB7021" w:rsidRDefault="00230BD8" w:rsidP="00D90BFA">
            <w:pPr>
              <w:spacing w:after="0" w:line="240" w:lineRule="auto"/>
              <w:jc w:val="right"/>
              <w:rPr>
                <w:del w:id="1804" w:author="Elizabeth Marks" w:date="2021-04-29T05:30:00Z"/>
                <w:rFonts w:ascii="Times New Roman" w:eastAsia="Times New Roman" w:hAnsi="Times New Roman" w:cs="Times New Roman"/>
                <w:b/>
                <w:bCs/>
                <w:sz w:val="24"/>
                <w:szCs w:val="24"/>
                <w:lang w:eastAsia="en-CA"/>
              </w:rPr>
            </w:pPr>
            <w:del w:id="1805" w:author="Elizabeth Marks" w:date="2021-04-29T05:30:00Z">
              <w:r w:rsidRPr="0089456A" w:rsidDel="00AB7021">
                <w:rPr>
                  <w:rFonts w:ascii="Times New Roman" w:eastAsia="Times New Roman" w:hAnsi="Times New Roman" w:cs="Times New Roman"/>
                  <w:b/>
                  <w:bCs/>
                  <w:sz w:val="24"/>
                  <w:szCs w:val="24"/>
                  <w:lang w:eastAsia="en-CA"/>
                </w:rPr>
                <w:delText>.35</w:delText>
              </w:r>
            </w:del>
          </w:p>
        </w:tc>
        <w:tc>
          <w:tcPr>
            <w:tcW w:w="302" w:type="dxa"/>
          </w:tcPr>
          <w:p w14:paraId="3F1E5BE3" w14:textId="7FFB3C29" w:rsidR="00230BD8" w:rsidRPr="00692718" w:rsidDel="00AB7021" w:rsidRDefault="00230BD8" w:rsidP="00D90BFA">
            <w:pPr>
              <w:spacing w:after="0" w:line="240" w:lineRule="auto"/>
              <w:rPr>
                <w:del w:id="1806" w:author="Elizabeth Marks" w:date="2021-04-29T05:30:00Z"/>
                <w:rFonts w:ascii="Times New Roman" w:eastAsia="Times New Roman" w:hAnsi="Times New Roman" w:cs="Times New Roman"/>
                <w:b/>
                <w:bCs/>
                <w:sz w:val="18"/>
                <w:szCs w:val="18"/>
                <w:lang w:eastAsia="en-CA"/>
              </w:rPr>
            </w:pPr>
            <w:del w:id="1807"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hideMark/>
          </w:tcPr>
          <w:p w14:paraId="0AB7FC5E" w14:textId="0203156D" w:rsidR="00230BD8" w:rsidRPr="0089456A" w:rsidDel="00AB7021" w:rsidRDefault="00230BD8" w:rsidP="00D90BFA">
            <w:pPr>
              <w:spacing w:after="0" w:line="240" w:lineRule="auto"/>
              <w:jc w:val="right"/>
              <w:rPr>
                <w:del w:id="1808" w:author="Elizabeth Marks" w:date="2021-04-29T05:30:00Z"/>
                <w:rFonts w:ascii="Times New Roman" w:eastAsia="Times New Roman" w:hAnsi="Times New Roman" w:cs="Times New Roman"/>
                <w:sz w:val="24"/>
                <w:szCs w:val="24"/>
                <w:lang w:eastAsia="en-CA"/>
              </w:rPr>
            </w:pPr>
            <w:del w:id="1809" w:author="Elizabeth Marks" w:date="2021-04-29T05:30:00Z">
              <w:r w:rsidRPr="0089456A" w:rsidDel="00AB7021">
                <w:rPr>
                  <w:rFonts w:ascii="Times New Roman" w:eastAsia="Times New Roman" w:hAnsi="Times New Roman" w:cs="Times New Roman"/>
                  <w:sz w:val="24"/>
                  <w:szCs w:val="24"/>
                  <w:lang w:eastAsia="en-CA"/>
                </w:rPr>
                <w:delText>-</w:delText>
              </w:r>
            </w:del>
          </w:p>
        </w:tc>
        <w:tc>
          <w:tcPr>
            <w:tcW w:w="302" w:type="dxa"/>
          </w:tcPr>
          <w:p w14:paraId="4F596103" w14:textId="4B599C83" w:rsidR="00230BD8" w:rsidRPr="0089456A" w:rsidDel="00AB7021" w:rsidRDefault="00230BD8" w:rsidP="00D90BFA">
            <w:pPr>
              <w:spacing w:after="0" w:line="240" w:lineRule="auto"/>
              <w:rPr>
                <w:del w:id="1810" w:author="Elizabeth Marks" w:date="2021-04-29T05:30:00Z"/>
                <w:rFonts w:ascii="Times New Roman" w:eastAsia="Times New Roman" w:hAnsi="Times New Roman" w:cs="Times New Roman"/>
                <w:sz w:val="24"/>
                <w:szCs w:val="24"/>
                <w:lang w:eastAsia="en-CA"/>
              </w:rPr>
            </w:pPr>
          </w:p>
        </w:tc>
        <w:tc>
          <w:tcPr>
            <w:tcW w:w="389" w:type="dxa"/>
            <w:tcMar>
              <w:top w:w="0" w:type="dxa"/>
              <w:left w:w="108" w:type="dxa"/>
              <w:bottom w:w="0" w:type="dxa"/>
              <w:right w:w="108" w:type="dxa"/>
            </w:tcMar>
            <w:hideMark/>
          </w:tcPr>
          <w:p w14:paraId="32EB9924" w14:textId="47D623FC" w:rsidR="00230BD8" w:rsidRPr="0089456A" w:rsidDel="00AB7021" w:rsidRDefault="00230BD8" w:rsidP="00D90BFA">
            <w:pPr>
              <w:spacing w:after="0" w:line="240" w:lineRule="auto"/>
              <w:rPr>
                <w:del w:id="1811" w:author="Elizabeth Marks" w:date="2021-04-29T05:30:00Z"/>
                <w:rFonts w:ascii="Times New Roman" w:eastAsia="Times New Roman" w:hAnsi="Times New Roman" w:cs="Times New Roman"/>
                <w:sz w:val="24"/>
                <w:szCs w:val="24"/>
                <w:lang w:eastAsia="en-CA"/>
              </w:rPr>
            </w:pPr>
          </w:p>
        </w:tc>
        <w:tc>
          <w:tcPr>
            <w:tcW w:w="302" w:type="dxa"/>
          </w:tcPr>
          <w:p w14:paraId="135EC6E2" w14:textId="7D2F5595" w:rsidR="00230BD8" w:rsidRPr="0089456A" w:rsidDel="00AB7021" w:rsidRDefault="00230BD8" w:rsidP="00D90BFA">
            <w:pPr>
              <w:spacing w:after="0" w:line="240" w:lineRule="auto"/>
              <w:rPr>
                <w:del w:id="1812" w:author="Elizabeth Marks" w:date="2021-04-29T05:30:00Z"/>
                <w:rFonts w:ascii="Times New Roman" w:eastAsia="Times New Roman" w:hAnsi="Times New Roman" w:cs="Times New Roman"/>
                <w:sz w:val="24"/>
                <w:szCs w:val="24"/>
                <w:lang w:eastAsia="en-CA"/>
              </w:rPr>
            </w:pPr>
          </w:p>
        </w:tc>
        <w:tc>
          <w:tcPr>
            <w:tcW w:w="389" w:type="dxa"/>
          </w:tcPr>
          <w:p w14:paraId="3600868C" w14:textId="1BF32992" w:rsidR="00230BD8" w:rsidRPr="0089456A" w:rsidDel="00AB7021" w:rsidRDefault="00230BD8" w:rsidP="00D90BFA">
            <w:pPr>
              <w:spacing w:after="0" w:line="240" w:lineRule="auto"/>
              <w:rPr>
                <w:del w:id="1813" w:author="Elizabeth Marks" w:date="2021-04-29T05:30:00Z"/>
                <w:rFonts w:ascii="Times New Roman" w:eastAsia="Times New Roman" w:hAnsi="Times New Roman" w:cs="Times New Roman"/>
                <w:sz w:val="24"/>
                <w:szCs w:val="24"/>
                <w:lang w:eastAsia="en-CA"/>
              </w:rPr>
            </w:pPr>
          </w:p>
        </w:tc>
        <w:tc>
          <w:tcPr>
            <w:tcW w:w="302" w:type="dxa"/>
          </w:tcPr>
          <w:p w14:paraId="4D367669" w14:textId="5A8E8401" w:rsidR="00230BD8" w:rsidRPr="0089456A" w:rsidDel="00AB7021" w:rsidRDefault="00230BD8" w:rsidP="00D90BFA">
            <w:pPr>
              <w:spacing w:after="0" w:line="240" w:lineRule="auto"/>
              <w:rPr>
                <w:del w:id="1814" w:author="Elizabeth Marks" w:date="2021-04-29T05:30:00Z"/>
                <w:rFonts w:ascii="Times New Roman" w:eastAsia="Times New Roman" w:hAnsi="Times New Roman" w:cs="Times New Roman"/>
                <w:sz w:val="24"/>
                <w:szCs w:val="24"/>
                <w:lang w:eastAsia="en-CA"/>
              </w:rPr>
            </w:pPr>
          </w:p>
        </w:tc>
        <w:tc>
          <w:tcPr>
            <w:tcW w:w="389" w:type="dxa"/>
          </w:tcPr>
          <w:p w14:paraId="3D6973E9" w14:textId="286AFC85" w:rsidR="00230BD8" w:rsidRPr="0089456A" w:rsidDel="00AB7021" w:rsidRDefault="00230BD8" w:rsidP="00D90BFA">
            <w:pPr>
              <w:spacing w:after="0" w:line="240" w:lineRule="auto"/>
              <w:rPr>
                <w:del w:id="1815" w:author="Elizabeth Marks" w:date="2021-04-29T05:30:00Z"/>
                <w:rFonts w:ascii="Times New Roman" w:eastAsia="Times New Roman" w:hAnsi="Times New Roman" w:cs="Times New Roman"/>
                <w:sz w:val="24"/>
                <w:szCs w:val="24"/>
                <w:lang w:eastAsia="en-CA"/>
              </w:rPr>
            </w:pPr>
          </w:p>
        </w:tc>
        <w:tc>
          <w:tcPr>
            <w:tcW w:w="302" w:type="dxa"/>
          </w:tcPr>
          <w:p w14:paraId="11907C5A" w14:textId="2B665235" w:rsidR="00230BD8" w:rsidRPr="0089456A" w:rsidDel="00AB7021" w:rsidRDefault="00230BD8" w:rsidP="00D90BFA">
            <w:pPr>
              <w:spacing w:after="0" w:line="240" w:lineRule="auto"/>
              <w:rPr>
                <w:del w:id="1816" w:author="Elizabeth Marks" w:date="2021-04-29T05:30:00Z"/>
                <w:rFonts w:ascii="Times New Roman" w:eastAsia="Times New Roman" w:hAnsi="Times New Roman" w:cs="Times New Roman"/>
                <w:sz w:val="24"/>
                <w:szCs w:val="24"/>
                <w:lang w:eastAsia="en-CA"/>
              </w:rPr>
            </w:pPr>
          </w:p>
        </w:tc>
        <w:tc>
          <w:tcPr>
            <w:tcW w:w="389" w:type="dxa"/>
          </w:tcPr>
          <w:p w14:paraId="6EFF3FD7" w14:textId="0F6C9792" w:rsidR="00230BD8" w:rsidRPr="0089456A" w:rsidDel="00AB7021" w:rsidRDefault="00230BD8" w:rsidP="00D90BFA">
            <w:pPr>
              <w:spacing w:after="0" w:line="240" w:lineRule="auto"/>
              <w:rPr>
                <w:del w:id="1817" w:author="Elizabeth Marks" w:date="2021-04-29T05:30:00Z"/>
                <w:rFonts w:ascii="Times New Roman" w:eastAsia="Times New Roman" w:hAnsi="Times New Roman" w:cs="Times New Roman"/>
                <w:sz w:val="24"/>
                <w:szCs w:val="24"/>
                <w:lang w:eastAsia="en-CA"/>
              </w:rPr>
            </w:pPr>
          </w:p>
        </w:tc>
        <w:tc>
          <w:tcPr>
            <w:tcW w:w="302" w:type="dxa"/>
          </w:tcPr>
          <w:p w14:paraId="51410F52" w14:textId="53FF671F" w:rsidR="00230BD8" w:rsidRPr="0089456A" w:rsidDel="00AB7021" w:rsidRDefault="00230BD8" w:rsidP="00D90BFA">
            <w:pPr>
              <w:spacing w:after="0" w:line="240" w:lineRule="auto"/>
              <w:rPr>
                <w:del w:id="1818" w:author="Elizabeth Marks" w:date="2021-04-29T05:30:00Z"/>
                <w:rFonts w:ascii="Times New Roman" w:eastAsia="Times New Roman" w:hAnsi="Times New Roman" w:cs="Times New Roman"/>
                <w:sz w:val="24"/>
                <w:szCs w:val="24"/>
                <w:lang w:eastAsia="en-CA"/>
              </w:rPr>
            </w:pPr>
          </w:p>
        </w:tc>
        <w:tc>
          <w:tcPr>
            <w:tcW w:w="389" w:type="dxa"/>
          </w:tcPr>
          <w:p w14:paraId="47F58C23" w14:textId="0823FB1D" w:rsidR="00230BD8" w:rsidRPr="0089456A" w:rsidDel="00AB7021" w:rsidRDefault="00230BD8" w:rsidP="00D90BFA">
            <w:pPr>
              <w:spacing w:after="0" w:line="240" w:lineRule="auto"/>
              <w:rPr>
                <w:del w:id="1819" w:author="Elizabeth Marks" w:date="2021-04-29T05:30:00Z"/>
                <w:rFonts w:ascii="Times New Roman" w:eastAsia="Times New Roman" w:hAnsi="Times New Roman" w:cs="Times New Roman"/>
                <w:sz w:val="24"/>
                <w:szCs w:val="24"/>
                <w:lang w:eastAsia="en-CA"/>
              </w:rPr>
            </w:pPr>
          </w:p>
        </w:tc>
        <w:tc>
          <w:tcPr>
            <w:tcW w:w="302" w:type="dxa"/>
          </w:tcPr>
          <w:p w14:paraId="320E0244" w14:textId="67653BC2" w:rsidR="00230BD8" w:rsidRPr="0089456A" w:rsidDel="00AB7021" w:rsidRDefault="00230BD8" w:rsidP="00D90BFA">
            <w:pPr>
              <w:spacing w:after="0" w:line="240" w:lineRule="auto"/>
              <w:rPr>
                <w:del w:id="1820" w:author="Elizabeth Marks" w:date="2021-04-29T05:30:00Z"/>
                <w:rFonts w:ascii="Times New Roman" w:eastAsia="Times New Roman" w:hAnsi="Times New Roman" w:cs="Times New Roman"/>
                <w:sz w:val="24"/>
                <w:szCs w:val="24"/>
                <w:lang w:eastAsia="en-CA"/>
              </w:rPr>
            </w:pPr>
          </w:p>
        </w:tc>
      </w:tr>
      <w:tr w:rsidR="00230BD8" w:rsidRPr="0089456A" w:rsidDel="00AB7021" w14:paraId="41EE210A" w14:textId="712ACFCA" w:rsidTr="00D90BFA">
        <w:trPr>
          <w:trHeight w:val="269"/>
          <w:del w:id="1821" w:author="Elizabeth Marks" w:date="2021-04-29T05:30:00Z"/>
        </w:trPr>
        <w:tc>
          <w:tcPr>
            <w:tcW w:w="2160" w:type="dxa"/>
            <w:tcMar>
              <w:top w:w="0" w:type="dxa"/>
              <w:left w:w="0" w:type="dxa"/>
              <w:bottom w:w="0" w:type="dxa"/>
              <w:right w:w="0" w:type="dxa"/>
            </w:tcMar>
            <w:hideMark/>
          </w:tcPr>
          <w:p w14:paraId="009E185D" w14:textId="30E01AD7" w:rsidR="00230BD8" w:rsidRPr="0089456A" w:rsidDel="00AB7021" w:rsidRDefault="00230BD8" w:rsidP="00D90BFA">
            <w:pPr>
              <w:spacing w:after="0" w:line="240" w:lineRule="auto"/>
              <w:rPr>
                <w:del w:id="1822" w:author="Elizabeth Marks" w:date="2021-04-29T05:30:00Z"/>
                <w:rFonts w:ascii="Times New Roman" w:eastAsia="Times New Roman" w:hAnsi="Times New Roman" w:cs="Times New Roman"/>
                <w:sz w:val="24"/>
                <w:szCs w:val="24"/>
                <w:lang w:eastAsia="en-CA"/>
              </w:rPr>
            </w:pPr>
            <w:del w:id="1823" w:author="Elizabeth Marks" w:date="2021-04-29T05:30:00Z">
              <w:r w:rsidRPr="0089456A" w:rsidDel="00AB7021">
                <w:rPr>
                  <w:rFonts w:ascii="Times New Roman" w:eastAsia="Times New Roman" w:hAnsi="Times New Roman" w:cs="Times New Roman"/>
                  <w:sz w:val="24"/>
                  <w:szCs w:val="24"/>
                  <w:lang w:eastAsia="en-CA"/>
                </w:rPr>
                <w:delText xml:space="preserve"> 6. Perfectionism 1</w:delText>
              </w:r>
            </w:del>
          </w:p>
        </w:tc>
        <w:tc>
          <w:tcPr>
            <w:tcW w:w="389" w:type="dxa"/>
            <w:tcMar>
              <w:top w:w="0" w:type="dxa"/>
              <w:left w:w="0" w:type="dxa"/>
              <w:bottom w:w="0" w:type="dxa"/>
              <w:right w:w="0" w:type="dxa"/>
            </w:tcMar>
          </w:tcPr>
          <w:p w14:paraId="4C19477B" w14:textId="6006BD15" w:rsidR="00230BD8" w:rsidRPr="0089456A" w:rsidDel="00AB7021" w:rsidRDefault="00230BD8" w:rsidP="00D90BFA">
            <w:pPr>
              <w:spacing w:after="0" w:line="240" w:lineRule="auto"/>
              <w:jc w:val="right"/>
              <w:rPr>
                <w:del w:id="1824" w:author="Elizabeth Marks" w:date="2021-04-29T05:30:00Z"/>
                <w:rFonts w:ascii="Times New Roman" w:eastAsia="Times New Roman" w:hAnsi="Times New Roman" w:cs="Times New Roman"/>
                <w:sz w:val="24"/>
                <w:szCs w:val="24"/>
                <w:lang w:eastAsia="en-CA"/>
              </w:rPr>
            </w:pPr>
            <w:del w:id="1825" w:author="Elizabeth Marks" w:date="2021-04-29T05:30:00Z">
              <w:r w:rsidRPr="0089456A" w:rsidDel="00AB7021">
                <w:rPr>
                  <w:rFonts w:ascii="Times New Roman" w:eastAsia="Times New Roman" w:hAnsi="Times New Roman" w:cs="Times New Roman"/>
                  <w:sz w:val="24"/>
                  <w:szCs w:val="24"/>
                  <w:lang w:eastAsia="en-CA"/>
                </w:rPr>
                <w:delText>.04</w:delText>
              </w:r>
            </w:del>
          </w:p>
        </w:tc>
        <w:tc>
          <w:tcPr>
            <w:tcW w:w="302" w:type="dxa"/>
          </w:tcPr>
          <w:p w14:paraId="00D80D29" w14:textId="7D90B2E1" w:rsidR="00230BD8" w:rsidRPr="00692718" w:rsidDel="00AB7021" w:rsidRDefault="00230BD8" w:rsidP="00D90BFA">
            <w:pPr>
              <w:spacing w:after="0" w:line="240" w:lineRule="auto"/>
              <w:rPr>
                <w:del w:id="1826" w:author="Elizabeth Marks" w:date="2021-04-29T05:30:00Z"/>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tcPr>
          <w:p w14:paraId="7B7D83CE" w14:textId="228CE9F9" w:rsidR="00230BD8" w:rsidRPr="0089456A" w:rsidDel="00AB7021" w:rsidRDefault="00230BD8" w:rsidP="00D90BFA">
            <w:pPr>
              <w:spacing w:after="0" w:line="240" w:lineRule="auto"/>
              <w:jc w:val="right"/>
              <w:rPr>
                <w:del w:id="1827" w:author="Elizabeth Marks" w:date="2021-04-29T05:30:00Z"/>
                <w:rFonts w:ascii="Times New Roman" w:eastAsia="Times New Roman" w:hAnsi="Times New Roman" w:cs="Times New Roman"/>
                <w:b/>
                <w:bCs/>
                <w:sz w:val="24"/>
                <w:szCs w:val="24"/>
                <w:lang w:eastAsia="en-CA"/>
              </w:rPr>
            </w:pPr>
            <w:del w:id="1828" w:author="Elizabeth Marks" w:date="2021-04-29T05:30:00Z">
              <w:r w:rsidRPr="0089456A" w:rsidDel="00AB7021">
                <w:rPr>
                  <w:rFonts w:ascii="Times New Roman" w:eastAsia="Times New Roman" w:hAnsi="Times New Roman" w:cs="Times New Roman"/>
                  <w:b/>
                  <w:bCs/>
                  <w:sz w:val="24"/>
                  <w:szCs w:val="24"/>
                  <w:lang w:eastAsia="en-CA"/>
                </w:rPr>
                <w:delText>.13</w:delText>
              </w:r>
            </w:del>
          </w:p>
        </w:tc>
        <w:tc>
          <w:tcPr>
            <w:tcW w:w="302" w:type="dxa"/>
          </w:tcPr>
          <w:p w14:paraId="19367298" w14:textId="69D17AD8" w:rsidR="00230BD8" w:rsidRPr="00692718" w:rsidDel="00AB7021" w:rsidRDefault="00230BD8" w:rsidP="00D90BFA">
            <w:pPr>
              <w:spacing w:after="0" w:line="240" w:lineRule="auto"/>
              <w:rPr>
                <w:del w:id="1829" w:author="Elizabeth Marks" w:date="2021-04-29T05:30:00Z"/>
                <w:rFonts w:ascii="Times New Roman" w:eastAsia="Times New Roman" w:hAnsi="Times New Roman" w:cs="Times New Roman"/>
                <w:b/>
                <w:bCs/>
                <w:sz w:val="18"/>
                <w:szCs w:val="18"/>
                <w:lang w:eastAsia="en-CA"/>
              </w:rPr>
            </w:pPr>
            <w:del w:id="1830"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58D700DE" w14:textId="791228CD" w:rsidR="00230BD8" w:rsidRPr="0089456A" w:rsidDel="00AB7021" w:rsidRDefault="00230BD8" w:rsidP="00D90BFA">
            <w:pPr>
              <w:spacing w:after="0" w:line="240" w:lineRule="auto"/>
              <w:jc w:val="right"/>
              <w:rPr>
                <w:del w:id="1831" w:author="Elizabeth Marks" w:date="2021-04-29T05:30:00Z"/>
                <w:rFonts w:ascii="Times New Roman" w:eastAsia="Times New Roman" w:hAnsi="Times New Roman" w:cs="Times New Roman"/>
                <w:sz w:val="24"/>
                <w:szCs w:val="24"/>
                <w:lang w:eastAsia="en-CA"/>
              </w:rPr>
            </w:pPr>
            <w:del w:id="1832" w:author="Elizabeth Marks" w:date="2021-04-29T05:30:00Z">
              <w:r w:rsidRPr="0089456A" w:rsidDel="00AB7021">
                <w:rPr>
                  <w:rFonts w:ascii="Times New Roman" w:eastAsia="Times New Roman" w:hAnsi="Times New Roman" w:cs="Times New Roman"/>
                  <w:sz w:val="24"/>
                  <w:szCs w:val="24"/>
                  <w:lang w:eastAsia="en-CA"/>
                </w:rPr>
                <w:delText>.28</w:delText>
              </w:r>
            </w:del>
          </w:p>
        </w:tc>
        <w:tc>
          <w:tcPr>
            <w:tcW w:w="302" w:type="dxa"/>
          </w:tcPr>
          <w:p w14:paraId="4B4921B6" w14:textId="48B42E78" w:rsidR="00230BD8" w:rsidRPr="00692718" w:rsidDel="00AB7021" w:rsidRDefault="00230BD8" w:rsidP="00D90BFA">
            <w:pPr>
              <w:spacing w:after="0" w:line="240" w:lineRule="auto"/>
              <w:rPr>
                <w:del w:id="1833" w:author="Elizabeth Marks" w:date="2021-04-29T05:30:00Z"/>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tcPr>
          <w:p w14:paraId="4F9F0D85" w14:textId="74578A46" w:rsidR="00230BD8" w:rsidRPr="0089456A" w:rsidDel="00AB7021" w:rsidRDefault="00230BD8" w:rsidP="00D90BFA">
            <w:pPr>
              <w:spacing w:after="0" w:line="240" w:lineRule="auto"/>
              <w:jc w:val="right"/>
              <w:rPr>
                <w:del w:id="1834" w:author="Elizabeth Marks" w:date="2021-04-29T05:30:00Z"/>
                <w:rFonts w:ascii="Times New Roman" w:eastAsia="Times New Roman" w:hAnsi="Times New Roman" w:cs="Times New Roman"/>
                <w:b/>
                <w:bCs/>
                <w:sz w:val="24"/>
                <w:szCs w:val="24"/>
                <w:lang w:eastAsia="en-CA"/>
              </w:rPr>
            </w:pPr>
            <w:del w:id="1835" w:author="Elizabeth Marks" w:date="2021-04-29T05:30:00Z">
              <w:r w:rsidRPr="0089456A" w:rsidDel="00AB7021">
                <w:rPr>
                  <w:rFonts w:ascii="Times New Roman" w:eastAsia="Times New Roman" w:hAnsi="Times New Roman" w:cs="Times New Roman"/>
                  <w:b/>
                  <w:bCs/>
                  <w:sz w:val="24"/>
                  <w:szCs w:val="24"/>
                  <w:lang w:eastAsia="en-CA"/>
                </w:rPr>
                <w:delText>.21</w:delText>
              </w:r>
            </w:del>
          </w:p>
        </w:tc>
        <w:tc>
          <w:tcPr>
            <w:tcW w:w="302" w:type="dxa"/>
          </w:tcPr>
          <w:p w14:paraId="23D68F52" w14:textId="5AF64858" w:rsidR="00230BD8" w:rsidRPr="00692718" w:rsidDel="00AB7021" w:rsidRDefault="00230BD8" w:rsidP="00D90BFA">
            <w:pPr>
              <w:spacing w:after="0" w:line="240" w:lineRule="auto"/>
              <w:rPr>
                <w:del w:id="1836" w:author="Elizabeth Marks" w:date="2021-04-29T05:30:00Z"/>
                <w:rFonts w:ascii="Times New Roman" w:eastAsia="Times New Roman" w:hAnsi="Times New Roman" w:cs="Times New Roman"/>
                <w:b/>
                <w:bCs/>
                <w:sz w:val="18"/>
                <w:szCs w:val="18"/>
                <w:lang w:eastAsia="en-CA"/>
              </w:rPr>
            </w:pPr>
            <w:del w:id="1837"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7944F4C2" w14:textId="496EED7F" w:rsidR="00230BD8" w:rsidRPr="0089456A" w:rsidDel="00AB7021" w:rsidRDefault="00230BD8" w:rsidP="00D90BFA">
            <w:pPr>
              <w:spacing w:after="0" w:line="240" w:lineRule="auto"/>
              <w:jc w:val="right"/>
              <w:rPr>
                <w:del w:id="1838" w:author="Elizabeth Marks" w:date="2021-04-29T05:30:00Z"/>
                <w:rFonts w:ascii="Times New Roman" w:eastAsia="Times New Roman" w:hAnsi="Times New Roman" w:cs="Times New Roman"/>
                <w:b/>
                <w:bCs/>
                <w:sz w:val="24"/>
                <w:szCs w:val="24"/>
                <w:lang w:eastAsia="en-CA"/>
              </w:rPr>
            </w:pPr>
            <w:del w:id="1839" w:author="Elizabeth Marks" w:date="2021-04-29T05:30:00Z">
              <w:r w:rsidRPr="0089456A" w:rsidDel="00AB7021">
                <w:rPr>
                  <w:rFonts w:ascii="Times New Roman" w:eastAsia="Times New Roman" w:hAnsi="Times New Roman" w:cs="Times New Roman"/>
                  <w:b/>
                  <w:bCs/>
                  <w:sz w:val="24"/>
                  <w:szCs w:val="24"/>
                  <w:lang w:eastAsia="en-CA"/>
                </w:rPr>
                <w:delText>.25</w:delText>
              </w:r>
            </w:del>
          </w:p>
        </w:tc>
        <w:tc>
          <w:tcPr>
            <w:tcW w:w="302" w:type="dxa"/>
          </w:tcPr>
          <w:p w14:paraId="656EAA9D" w14:textId="13911FBA" w:rsidR="00230BD8" w:rsidRPr="00692718" w:rsidDel="00AB7021" w:rsidRDefault="00230BD8" w:rsidP="00D90BFA">
            <w:pPr>
              <w:spacing w:after="0" w:line="240" w:lineRule="auto"/>
              <w:rPr>
                <w:del w:id="1840" w:author="Elizabeth Marks" w:date="2021-04-29T05:30:00Z"/>
                <w:rFonts w:ascii="Times New Roman" w:eastAsia="Times New Roman" w:hAnsi="Times New Roman" w:cs="Times New Roman"/>
                <w:b/>
                <w:bCs/>
                <w:sz w:val="18"/>
                <w:szCs w:val="18"/>
                <w:lang w:eastAsia="en-CA"/>
              </w:rPr>
            </w:pPr>
            <w:del w:id="1841"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hideMark/>
          </w:tcPr>
          <w:p w14:paraId="619437DA" w14:textId="1F054C75" w:rsidR="00230BD8" w:rsidRPr="0089456A" w:rsidDel="00AB7021" w:rsidRDefault="00230BD8" w:rsidP="00D90BFA">
            <w:pPr>
              <w:spacing w:after="0" w:line="240" w:lineRule="auto"/>
              <w:jc w:val="right"/>
              <w:rPr>
                <w:del w:id="1842" w:author="Elizabeth Marks" w:date="2021-04-29T05:30:00Z"/>
                <w:rFonts w:ascii="Times New Roman" w:eastAsia="Times New Roman" w:hAnsi="Times New Roman" w:cs="Times New Roman"/>
                <w:sz w:val="24"/>
                <w:szCs w:val="24"/>
                <w:lang w:eastAsia="en-CA"/>
              </w:rPr>
            </w:pPr>
            <w:del w:id="1843" w:author="Elizabeth Marks" w:date="2021-04-29T05:30:00Z">
              <w:r w:rsidRPr="0089456A" w:rsidDel="00AB7021">
                <w:rPr>
                  <w:rFonts w:ascii="Times New Roman" w:eastAsia="Times New Roman" w:hAnsi="Times New Roman" w:cs="Times New Roman"/>
                  <w:sz w:val="24"/>
                  <w:szCs w:val="24"/>
                  <w:lang w:eastAsia="en-CA"/>
                </w:rPr>
                <w:delText>-</w:delText>
              </w:r>
            </w:del>
          </w:p>
        </w:tc>
        <w:tc>
          <w:tcPr>
            <w:tcW w:w="302" w:type="dxa"/>
          </w:tcPr>
          <w:p w14:paraId="0E2F98D7" w14:textId="2952F02F" w:rsidR="00230BD8" w:rsidRPr="0089456A" w:rsidDel="00AB7021" w:rsidRDefault="00230BD8" w:rsidP="00D90BFA">
            <w:pPr>
              <w:spacing w:after="0" w:line="240" w:lineRule="auto"/>
              <w:rPr>
                <w:del w:id="1844" w:author="Elizabeth Marks" w:date="2021-04-29T05:30:00Z"/>
                <w:rFonts w:ascii="Times New Roman" w:eastAsia="Times New Roman" w:hAnsi="Times New Roman" w:cs="Times New Roman"/>
                <w:sz w:val="24"/>
                <w:szCs w:val="24"/>
                <w:lang w:eastAsia="en-CA"/>
              </w:rPr>
            </w:pPr>
          </w:p>
        </w:tc>
        <w:tc>
          <w:tcPr>
            <w:tcW w:w="389" w:type="dxa"/>
          </w:tcPr>
          <w:p w14:paraId="53072022" w14:textId="6DD50015" w:rsidR="00230BD8" w:rsidRPr="0089456A" w:rsidDel="00AB7021" w:rsidRDefault="00230BD8" w:rsidP="00D90BFA">
            <w:pPr>
              <w:spacing w:after="0" w:line="240" w:lineRule="auto"/>
              <w:jc w:val="center"/>
              <w:rPr>
                <w:del w:id="1845" w:author="Elizabeth Marks" w:date="2021-04-29T05:30:00Z"/>
                <w:rFonts w:ascii="Times New Roman" w:eastAsia="Times New Roman" w:hAnsi="Times New Roman" w:cs="Times New Roman"/>
                <w:sz w:val="24"/>
                <w:szCs w:val="24"/>
                <w:lang w:eastAsia="en-CA"/>
              </w:rPr>
            </w:pPr>
          </w:p>
        </w:tc>
        <w:tc>
          <w:tcPr>
            <w:tcW w:w="302" w:type="dxa"/>
          </w:tcPr>
          <w:p w14:paraId="5368A2C0" w14:textId="1F710AA2" w:rsidR="00230BD8" w:rsidRPr="0089456A" w:rsidDel="00AB7021" w:rsidRDefault="00230BD8" w:rsidP="00D90BFA">
            <w:pPr>
              <w:spacing w:after="0" w:line="240" w:lineRule="auto"/>
              <w:rPr>
                <w:del w:id="1846" w:author="Elizabeth Marks" w:date="2021-04-29T05:30:00Z"/>
                <w:rFonts w:ascii="Times New Roman" w:eastAsia="Times New Roman" w:hAnsi="Times New Roman" w:cs="Times New Roman"/>
                <w:sz w:val="24"/>
                <w:szCs w:val="24"/>
                <w:lang w:eastAsia="en-CA"/>
              </w:rPr>
            </w:pPr>
          </w:p>
        </w:tc>
        <w:tc>
          <w:tcPr>
            <w:tcW w:w="389" w:type="dxa"/>
          </w:tcPr>
          <w:p w14:paraId="703876E4" w14:textId="4EB1BCFF" w:rsidR="00230BD8" w:rsidRPr="0089456A" w:rsidDel="00AB7021" w:rsidRDefault="00230BD8" w:rsidP="00D90BFA">
            <w:pPr>
              <w:spacing w:after="0" w:line="240" w:lineRule="auto"/>
              <w:rPr>
                <w:del w:id="1847" w:author="Elizabeth Marks" w:date="2021-04-29T05:30:00Z"/>
                <w:rFonts w:ascii="Times New Roman" w:eastAsia="Times New Roman" w:hAnsi="Times New Roman" w:cs="Times New Roman"/>
                <w:sz w:val="24"/>
                <w:szCs w:val="24"/>
                <w:lang w:eastAsia="en-CA"/>
              </w:rPr>
            </w:pPr>
          </w:p>
        </w:tc>
        <w:tc>
          <w:tcPr>
            <w:tcW w:w="302" w:type="dxa"/>
          </w:tcPr>
          <w:p w14:paraId="4135EC2F" w14:textId="13AC5BCE" w:rsidR="00230BD8" w:rsidRPr="0089456A" w:rsidDel="00AB7021" w:rsidRDefault="00230BD8" w:rsidP="00D90BFA">
            <w:pPr>
              <w:spacing w:after="0" w:line="240" w:lineRule="auto"/>
              <w:rPr>
                <w:del w:id="1848" w:author="Elizabeth Marks" w:date="2021-04-29T05:30:00Z"/>
                <w:rFonts w:ascii="Times New Roman" w:eastAsia="Times New Roman" w:hAnsi="Times New Roman" w:cs="Times New Roman"/>
                <w:sz w:val="24"/>
                <w:szCs w:val="24"/>
                <w:lang w:eastAsia="en-CA"/>
              </w:rPr>
            </w:pPr>
          </w:p>
        </w:tc>
        <w:tc>
          <w:tcPr>
            <w:tcW w:w="389" w:type="dxa"/>
          </w:tcPr>
          <w:p w14:paraId="4CB29B85" w14:textId="564AA728" w:rsidR="00230BD8" w:rsidRPr="0089456A" w:rsidDel="00AB7021" w:rsidRDefault="00230BD8" w:rsidP="00D90BFA">
            <w:pPr>
              <w:spacing w:after="0" w:line="240" w:lineRule="auto"/>
              <w:rPr>
                <w:del w:id="1849" w:author="Elizabeth Marks" w:date="2021-04-29T05:30:00Z"/>
                <w:rFonts w:ascii="Times New Roman" w:eastAsia="Times New Roman" w:hAnsi="Times New Roman" w:cs="Times New Roman"/>
                <w:sz w:val="24"/>
                <w:szCs w:val="24"/>
                <w:lang w:eastAsia="en-CA"/>
              </w:rPr>
            </w:pPr>
          </w:p>
        </w:tc>
        <w:tc>
          <w:tcPr>
            <w:tcW w:w="302" w:type="dxa"/>
          </w:tcPr>
          <w:p w14:paraId="7B050BFD" w14:textId="08FB81A7" w:rsidR="00230BD8" w:rsidRPr="0089456A" w:rsidDel="00AB7021" w:rsidRDefault="00230BD8" w:rsidP="00D90BFA">
            <w:pPr>
              <w:spacing w:after="0" w:line="240" w:lineRule="auto"/>
              <w:rPr>
                <w:del w:id="1850" w:author="Elizabeth Marks" w:date="2021-04-29T05:30:00Z"/>
                <w:rFonts w:ascii="Times New Roman" w:eastAsia="Times New Roman" w:hAnsi="Times New Roman" w:cs="Times New Roman"/>
                <w:sz w:val="24"/>
                <w:szCs w:val="24"/>
                <w:lang w:eastAsia="en-CA"/>
              </w:rPr>
            </w:pPr>
          </w:p>
        </w:tc>
        <w:tc>
          <w:tcPr>
            <w:tcW w:w="389" w:type="dxa"/>
          </w:tcPr>
          <w:p w14:paraId="0BA9DE7A" w14:textId="33A98829" w:rsidR="00230BD8" w:rsidRPr="0089456A" w:rsidDel="00AB7021" w:rsidRDefault="00230BD8" w:rsidP="00D90BFA">
            <w:pPr>
              <w:spacing w:after="0" w:line="240" w:lineRule="auto"/>
              <w:rPr>
                <w:del w:id="1851" w:author="Elizabeth Marks" w:date="2021-04-29T05:30:00Z"/>
                <w:rFonts w:ascii="Times New Roman" w:eastAsia="Times New Roman" w:hAnsi="Times New Roman" w:cs="Times New Roman"/>
                <w:sz w:val="24"/>
                <w:szCs w:val="24"/>
                <w:lang w:eastAsia="en-CA"/>
              </w:rPr>
            </w:pPr>
          </w:p>
        </w:tc>
        <w:tc>
          <w:tcPr>
            <w:tcW w:w="302" w:type="dxa"/>
          </w:tcPr>
          <w:p w14:paraId="0EC8A1A6" w14:textId="09D951FB" w:rsidR="00230BD8" w:rsidRPr="0089456A" w:rsidDel="00AB7021" w:rsidRDefault="00230BD8" w:rsidP="00D90BFA">
            <w:pPr>
              <w:spacing w:after="0" w:line="240" w:lineRule="auto"/>
              <w:rPr>
                <w:del w:id="1852" w:author="Elizabeth Marks" w:date="2021-04-29T05:30:00Z"/>
                <w:rFonts w:ascii="Times New Roman" w:eastAsia="Times New Roman" w:hAnsi="Times New Roman" w:cs="Times New Roman"/>
                <w:sz w:val="24"/>
                <w:szCs w:val="24"/>
                <w:lang w:eastAsia="en-CA"/>
              </w:rPr>
            </w:pPr>
          </w:p>
        </w:tc>
      </w:tr>
      <w:tr w:rsidR="00230BD8" w:rsidRPr="0089456A" w:rsidDel="00AB7021" w14:paraId="7F36F335" w14:textId="0E60D70D" w:rsidTr="00D90BFA">
        <w:trPr>
          <w:trHeight w:val="255"/>
          <w:del w:id="1853" w:author="Elizabeth Marks" w:date="2021-04-29T05:30:00Z"/>
        </w:trPr>
        <w:tc>
          <w:tcPr>
            <w:tcW w:w="2160" w:type="dxa"/>
            <w:tcMar>
              <w:top w:w="0" w:type="dxa"/>
              <w:left w:w="0" w:type="dxa"/>
              <w:bottom w:w="0" w:type="dxa"/>
              <w:right w:w="0" w:type="dxa"/>
            </w:tcMar>
            <w:hideMark/>
          </w:tcPr>
          <w:p w14:paraId="67765E43" w14:textId="4B10551B" w:rsidR="00230BD8" w:rsidRPr="0089456A" w:rsidDel="00AB7021" w:rsidRDefault="00230BD8" w:rsidP="00D90BFA">
            <w:pPr>
              <w:spacing w:after="0" w:line="240" w:lineRule="auto"/>
              <w:rPr>
                <w:del w:id="1854" w:author="Elizabeth Marks" w:date="2021-04-29T05:30:00Z"/>
                <w:rFonts w:ascii="Times New Roman" w:eastAsia="Times New Roman" w:hAnsi="Times New Roman" w:cs="Times New Roman"/>
                <w:sz w:val="24"/>
                <w:szCs w:val="24"/>
                <w:lang w:eastAsia="en-CA"/>
              </w:rPr>
            </w:pPr>
            <w:del w:id="1855" w:author="Elizabeth Marks" w:date="2021-04-29T05:30:00Z">
              <w:r w:rsidRPr="0089456A" w:rsidDel="00AB7021">
                <w:rPr>
                  <w:rFonts w:ascii="Times New Roman" w:eastAsia="Times New Roman" w:hAnsi="Times New Roman" w:cs="Times New Roman"/>
                  <w:sz w:val="24"/>
                  <w:szCs w:val="24"/>
                  <w:lang w:eastAsia="en-CA"/>
                </w:rPr>
                <w:delText xml:space="preserve"> 7. Perfectionism 2</w:delText>
              </w:r>
            </w:del>
          </w:p>
        </w:tc>
        <w:tc>
          <w:tcPr>
            <w:tcW w:w="389" w:type="dxa"/>
            <w:tcMar>
              <w:top w:w="0" w:type="dxa"/>
              <w:left w:w="0" w:type="dxa"/>
              <w:bottom w:w="0" w:type="dxa"/>
              <w:right w:w="0" w:type="dxa"/>
            </w:tcMar>
          </w:tcPr>
          <w:p w14:paraId="430B242E" w14:textId="5C33BBF7" w:rsidR="00230BD8" w:rsidRPr="0089456A" w:rsidDel="00AB7021" w:rsidRDefault="00230BD8" w:rsidP="00D90BFA">
            <w:pPr>
              <w:spacing w:after="0" w:line="240" w:lineRule="auto"/>
              <w:jc w:val="right"/>
              <w:rPr>
                <w:del w:id="1856" w:author="Elizabeth Marks" w:date="2021-04-29T05:30:00Z"/>
                <w:rFonts w:ascii="Times New Roman" w:eastAsia="Times New Roman" w:hAnsi="Times New Roman" w:cs="Times New Roman"/>
                <w:b/>
                <w:bCs/>
                <w:sz w:val="24"/>
                <w:szCs w:val="24"/>
                <w:lang w:eastAsia="en-CA"/>
              </w:rPr>
            </w:pPr>
            <w:del w:id="1857" w:author="Elizabeth Marks" w:date="2021-04-29T05:30:00Z">
              <w:r w:rsidRPr="0089456A" w:rsidDel="00AB7021">
                <w:rPr>
                  <w:rFonts w:ascii="Times New Roman" w:eastAsia="Times New Roman" w:hAnsi="Times New Roman" w:cs="Times New Roman"/>
                  <w:b/>
                  <w:bCs/>
                  <w:sz w:val="24"/>
                  <w:szCs w:val="24"/>
                  <w:lang w:eastAsia="en-CA"/>
                </w:rPr>
                <w:delText>.26</w:delText>
              </w:r>
            </w:del>
          </w:p>
        </w:tc>
        <w:tc>
          <w:tcPr>
            <w:tcW w:w="302" w:type="dxa"/>
          </w:tcPr>
          <w:p w14:paraId="1D77CB82" w14:textId="01838322" w:rsidR="00230BD8" w:rsidRPr="00692718" w:rsidDel="00AB7021" w:rsidRDefault="00230BD8" w:rsidP="00D90BFA">
            <w:pPr>
              <w:spacing w:after="0" w:line="240" w:lineRule="auto"/>
              <w:rPr>
                <w:del w:id="1858" w:author="Elizabeth Marks" w:date="2021-04-29T05:30:00Z"/>
                <w:rFonts w:ascii="Times New Roman" w:eastAsia="Times New Roman" w:hAnsi="Times New Roman" w:cs="Times New Roman"/>
                <w:b/>
                <w:bCs/>
                <w:sz w:val="18"/>
                <w:szCs w:val="18"/>
                <w:lang w:eastAsia="en-CA"/>
              </w:rPr>
            </w:pPr>
            <w:del w:id="1859"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17C7090E" w14:textId="1884DECA" w:rsidR="00230BD8" w:rsidRPr="0089456A" w:rsidDel="00AB7021" w:rsidRDefault="00230BD8" w:rsidP="00D90BFA">
            <w:pPr>
              <w:spacing w:after="0" w:line="240" w:lineRule="auto"/>
              <w:jc w:val="right"/>
              <w:rPr>
                <w:del w:id="1860" w:author="Elizabeth Marks" w:date="2021-04-29T05:30:00Z"/>
                <w:rFonts w:ascii="Times New Roman" w:eastAsia="Times New Roman" w:hAnsi="Times New Roman" w:cs="Times New Roman"/>
                <w:sz w:val="24"/>
                <w:szCs w:val="24"/>
                <w:lang w:eastAsia="en-CA"/>
              </w:rPr>
            </w:pPr>
            <w:del w:id="1861" w:author="Elizabeth Marks" w:date="2021-04-29T05:30:00Z">
              <w:r w:rsidRPr="0089456A" w:rsidDel="00AB7021">
                <w:rPr>
                  <w:rFonts w:ascii="Times New Roman" w:eastAsia="Times New Roman" w:hAnsi="Times New Roman" w:cs="Times New Roman"/>
                  <w:sz w:val="24"/>
                  <w:szCs w:val="24"/>
                  <w:lang w:eastAsia="en-CA"/>
                </w:rPr>
                <w:delText>.06</w:delText>
              </w:r>
            </w:del>
          </w:p>
        </w:tc>
        <w:tc>
          <w:tcPr>
            <w:tcW w:w="302" w:type="dxa"/>
          </w:tcPr>
          <w:p w14:paraId="49B314DC" w14:textId="3C639EBF" w:rsidR="00230BD8" w:rsidRPr="00692718" w:rsidDel="00AB7021" w:rsidRDefault="00230BD8" w:rsidP="00D90BFA">
            <w:pPr>
              <w:spacing w:after="0" w:line="240" w:lineRule="auto"/>
              <w:rPr>
                <w:del w:id="1862" w:author="Elizabeth Marks" w:date="2021-04-29T05:30:00Z"/>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tcPr>
          <w:p w14:paraId="76340D4B" w14:textId="790F14CE" w:rsidR="00230BD8" w:rsidRPr="0089456A" w:rsidDel="00AB7021" w:rsidRDefault="00230BD8" w:rsidP="00D90BFA">
            <w:pPr>
              <w:spacing w:after="0" w:line="240" w:lineRule="auto"/>
              <w:jc w:val="right"/>
              <w:rPr>
                <w:del w:id="1863" w:author="Elizabeth Marks" w:date="2021-04-29T05:30:00Z"/>
                <w:rFonts w:ascii="Times New Roman" w:eastAsia="Times New Roman" w:hAnsi="Times New Roman" w:cs="Times New Roman"/>
                <w:b/>
                <w:bCs/>
                <w:sz w:val="24"/>
                <w:szCs w:val="24"/>
                <w:lang w:eastAsia="en-CA"/>
              </w:rPr>
            </w:pPr>
            <w:del w:id="1864" w:author="Elizabeth Marks" w:date="2021-04-29T05:30:00Z">
              <w:r w:rsidRPr="0089456A" w:rsidDel="00AB7021">
                <w:rPr>
                  <w:rFonts w:ascii="Times New Roman" w:eastAsia="Times New Roman" w:hAnsi="Times New Roman" w:cs="Times New Roman"/>
                  <w:b/>
                  <w:bCs/>
                  <w:sz w:val="24"/>
                  <w:szCs w:val="24"/>
                  <w:lang w:eastAsia="en-CA"/>
                </w:rPr>
                <w:delText>.04</w:delText>
              </w:r>
            </w:del>
          </w:p>
        </w:tc>
        <w:tc>
          <w:tcPr>
            <w:tcW w:w="302" w:type="dxa"/>
          </w:tcPr>
          <w:p w14:paraId="45EEDA20" w14:textId="19457647" w:rsidR="00230BD8" w:rsidRPr="00692718" w:rsidDel="00AB7021" w:rsidRDefault="00230BD8" w:rsidP="00D90BFA">
            <w:pPr>
              <w:spacing w:after="0" w:line="240" w:lineRule="auto"/>
              <w:rPr>
                <w:del w:id="1865" w:author="Elizabeth Marks" w:date="2021-04-29T05:30:00Z"/>
                <w:rFonts w:ascii="Times New Roman" w:eastAsia="Times New Roman" w:hAnsi="Times New Roman" w:cs="Times New Roman"/>
                <w:b/>
                <w:bCs/>
                <w:sz w:val="18"/>
                <w:szCs w:val="18"/>
                <w:lang w:eastAsia="en-CA"/>
              </w:rPr>
            </w:pPr>
            <w:del w:id="1866"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7732DC68" w14:textId="13E40114" w:rsidR="00230BD8" w:rsidRPr="0089456A" w:rsidDel="00AB7021" w:rsidRDefault="00230BD8" w:rsidP="00D90BFA">
            <w:pPr>
              <w:spacing w:after="0" w:line="240" w:lineRule="auto"/>
              <w:jc w:val="right"/>
              <w:rPr>
                <w:del w:id="1867" w:author="Elizabeth Marks" w:date="2021-04-29T05:30:00Z"/>
                <w:rFonts w:ascii="Times New Roman" w:eastAsia="Times New Roman" w:hAnsi="Times New Roman" w:cs="Times New Roman"/>
                <w:sz w:val="24"/>
                <w:szCs w:val="24"/>
                <w:lang w:eastAsia="en-CA"/>
              </w:rPr>
            </w:pPr>
            <w:del w:id="1868" w:author="Elizabeth Marks" w:date="2021-04-29T05:30:00Z">
              <w:r w:rsidRPr="0089456A" w:rsidDel="00AB7021">
                <w:rPr>
                  <w:rFonts w:ascii="Times New Roman" w:eastAsia="Times New Roman" w:hAnsi="Times New Roman" w:cs="Times New Roman"/>
                  <w:sz w:val="24"/>
                  <w:szCs w:val="24"/>
                  <w:lang w:eastAsia="en-CA"/>
                </w:rPr>
                <w:delText>-.04</w:delText>
              </w:r>
            </w:del>
          </w:p>
        </w:tc>
        <w:tc>
          <w:tcPr>
            <w:tcW w:w="302" w:type="dxa"/>
          </w:tcPr>
          <w:p w14:paraId="753E795D" w14:textId="2D0A07BA" w:rsidR="00230BD8" w:rsidRPr="00692718" w:rsidDel="00AB7021" w:rsidRDefault="00230BD8" w:rsidP="00D90BFA">
            <w:pPr>
              <w:spacing w:after="0" w:line="240" w:lineRule="auto"/>
              <w:rPr>
                <w:del w:id="1869" w:author="Elizabeth Marks" w:date="2021-04-29T05:30:00Z"/>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tcPr>
          <w:p w14:paraId="78C2E117" w14:textId="7DADECC0" w:rsidR="00230BD8" w:rsidRPr="0089456A" w:rsidDel="00AB7021" w:rsidRDefault="00230BD8" w:rsidP="00D90BFA">
            <w:pPr>
              <w:spacing w:after="0" w:line="240" w:lineRule="auto"/>
              <w:jc w:val="right"/>
              <w:rPr>
                <w:del w:id="1870" w:author="Elizabeth Marks" w:date="2021-04-29T05:30:00Z"/>
                <w:rFonts w:ascii="Times New Roman" w:eastAsia="Times New Roman" w:hAnsi="Times New Roman" w:cs="Times New Roman"/>
                <w:sz w:val="24"/>
                <w:szCs w:val="24"/>
                <w:lang w:eastAsia="en-CA"/>
              </w:rPr>
            </w:pPr>
            <w:del w:id="1871" w:author="Elizabeth Marks" w:date="2021-04-29T05:30:00Z">
              <w:r w:rsidRPr="0089456A" w:rsidDel="00AB7021">
                <w:rPr>
                  <w:rFonts w:ascii="Times New Roman" w:eastAsia="Times New Roman" w:hAnsi="Times New Roman" w:cs="Times New Roman"/>
                  <w:sz w:val="24"/>
                  <w:szCs w:val="24"/>
                  <w:lang w:eastAsia="en-CA"/>
                </w:rPr>
                <w:delText>.05</w:delText>
              </w:r>
            </w:del>
          </w:p>
        </w:tc>
        <w:tc>
          <w:tcPr>
            <w:tcW w:w="302" w:type="dxa"/>
          </w:tcPr>
          <w:p w14:paraId="67421661" w14:textId="146074C5" w:rsidR="00230BD8" w:rsidRPr="00692718" w:rsidDel="00AB7021" w:rsidRDefault="00230BD8" w:rsidP="00D90BFA">
            <w:pPr>
              <w:spacing w:after="0" w:line="240" w:lineRule="auto"/>
              <w:rPr>
                <w:del w:id="1872" w:author="Elizabeth Marks" w:date="2021-04-29T05:30:00Z"/>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hideMark/>
          </w:tcPr>
          <w:p w14:paraId="6D617E26" w14:textId="7E31CC90" w:rsidR="00230BD8" w:rsidRPr="0089456A" w:rsidDel="00AB7021" w:rsidRDefault="00230BD8" w:rsidP="00D90BFA">
            <w:pPr>
              <w:spacing w:after="0" w:line="240" w:lineRule="auto"/>
              <w:jc w:val="right"/>
              <w:rPr>
                <w:del w:id="1873" w:author="Elizabeth Marks" w:date="2021-04-29T05:30:00Z"/>
                <w:rFonts w:ascii="Times New Roman" w:eastAsia="Times New Roman" w:hAnsi="Times New Roman" w:cs="Times New Roman"/>
                <w:sz w:val="24"/>
                <w:szCs w:val="24"/>
                <w:lang w:eastAsia="en-CA"/>
              </w:rPr>
            </w:pPr>
            <w:del w:id="1874" w:author="Elizabeth Marks" w:date="2021-04-29T05:30:00Z">
              <w:r w:rsidRPr="0089456A" w:rsidDel="00AB7021">
                <w:rPr>
                  <w:rFonts w:ascii="Times New Roman" w:eastAsia="Times New Roman" w:hAnsi="Times New Roman" w:cs="Times New Roman"/>
                  <w:sz w:val="24"/>
                  <w:szCs w:val="24"/>
                  <w:lang w:eastAsia="en-CA"/>
                </w:rPr>
                <w:delText>.02</w:delText>
              </w:r>
            </w:del>
          </w:p>
        </w:tc>
        <w:tc>
          <w:tcPr>
            <w:tcW w:w="302" w:type="dxa"/>
          </w:tcPr>
          <w:p w14:paraId="50315BC2" w14:textId="5781AB92" w:rsidR="00230BD8" w:rsidRPr="00692718" w:rsidDel="00AB7021" w:rsidRDefault="00230BD8" w:rsidP="00D90BFA">
            <w:pPr>
              <w:spacing w:after="0" w:line="240" w:lineRule="auto"/>
              <w:rPr>
                <w:del w:id="1875" w:author="Elizabeth Marks" w:date="2021-04-29T05:30:00Z"/>
                <w:rFonts w:ascii="Times New Roman" w:eastAsia="Times New Roman" w:hAnsi="Times New Roman" w:cs="Times New Roman"/>
                <w:sz w:val="18"/>
                <w:szCs w:val="18"/>
                <w:lang w:eastAsia="en-CA"/>
              </w:rPr>
            </w:pPr>
          </w:p>
        </w:tc>
        <w:tc>
          <w:tcPr>
            <w:tcW w:w="389" w:type="dxa"/>
          </w:tcPr>
          <w:p w14:paraId="109A074F" w14:textId="22512B9A" w:rsidR="00230BD8" w:rsidRPr="0089456A" w:rsidDel="00AB7021" w:rsidRDefault="00230BD8" w:rsidP="00D90BFA">
            <w:pPr>
              <w:spacing w:after="0" w:line="240" w:lineRule="auto"/>
              <w:jc w:val="right"/>
              <w:rPr>
                <w:del w:id="1876" w:author="Elizabeth Marks" w:date="2021-04-29T05:30:00Z"/>
                <w:rFonts w:ascii="Times New Roman" w:eastAsia="Times New Roman" w:hAnsi="Times New Roman" w:cs="Times New Roman"/>
                <w:sz w:val="24"/>
                <w:szCs w:val="24"/>
                <w:lang w:eastAsia="en-CA"/>
              </w:rPr>
            </w:pPr>
            <w:del w:id="1877" w:author="Elizabeth Marks" w:date="2021-04-29T05:30:00Z">
              <w:r w:rsidRPr="0089456A" w:rsidDel="00AB7021">
                <w:rPr>
                  <w:rFonts w:ascii="Times New Roman" w:eastAsia="Times New Roman" w:hAnsi="Times New Roman" w:cs="Times New Roman"/>
                  <w:sz w:val="24"/>
                  <w:szCs w:val="24"/>
                  <w:lang w:eastAsia="en-CA"/>
                </w:rPr>
                <w:delText>-</w:delText>
              </w:r>
            </w:del>
          </w:p>
        </w:tc>
        <w:tc>
          <w:tcPr>
            <w:tcW w:w="302" w:type="dxa"/>
          </w:tcPr>
          <w:p w14:paraId="00170F69" w14:textId="1F028AB0" w:rsidR="00230BD8" w:rsidRPr="0089456A" w:rsidDel="00AB7021" w:rsidRDefault="00230BD8" w:rsidP="00D90BFA">
            <w:pPr>
              <w:spacing w:after="0" w:line="240" w:lineRule="auto"/>
              <w:rPr>
                <w:del w:id="1878" w:author="Elizabeth Marks" w:date="2021-04-29T05:30:00Z"/>
                <w:rFonts w:ascii="Times New Roman" w:eastAsia="Times New Roman" w:hAnsi="Times New Roman" w:cs="Times New Roman"/>
                <w:sz w:val="24"/>
                <w:szCs w:val="24"/>
                <w:lang w:eastAsia="en-CA"/>
              </w:rPr>
            </w:pPr>
          </w:p>
        </w:tc>
        <w:tc>
          <w:tcPr>
            <w:tcW w:w="389" w:type="dxa"/>
          </w:tcPr>
          <w:p w14:paraId="0FB6DAFB" w14:textId="3F8F5050" w:rsidR="00230BD8" w:rsidRPr="0089456A" w:rsidDel="00AB7021" w:rsidRDefault="00230BD8" w:rsidP="00D90BFA">
            <w:pPr>
              <w:spacing w:after="0" w:line="240" w:lineRule="auto"/>
              <w:rPr>
                <w:del w:id="1879" w:author="Elizabeth Marks" w:date="2021-04-29T05:30:00Z"/>
                <w:rFonts w:ascii="Times New Roman" w:eastAsia="Times New Roman" w:hAnsi="Times New Roman" w:cs="Times New Roman"/>
                <w:sz w:val="24"/>
                <w:szCs w:val="24"/>
                <w:lang w:eastAsia="en-CA"/>
              </w:rPr>
            </w:pPr>
          </w:p>
        </w:tc>
        <w:tc>
          <w:tcPr>
            <w:tcW w:w="302" w:type="dxa"/>
          </w:tcPr>
          <w:p w14:paraId="74FB8CA0" w14:textId="7808E6C0" w:rsidR="00230BD8" w:rsidRPr="0089456A" w:rsidDel="00AB7021" w:rsidRDefault="00230BD8" w:rsidP="00D90BFA">
            <w:pPr>
              <w:spacing w:after="0" w:line="240" w:lineRule="auto"/>
              <w:rPr>
                <w:del w:id="1880" w:author="Elizabeth Marks" w:date="2021-04-29T05:30:00Z"/>
                <w:rFonts w:ascii="Times New Roman" w:eastAsia="Times New Roman" w:hAnsi="Times New Roman" w:cs="Times New Roman"/>
                <w:sz w:val="24"/>
                <w:szCs w:val="24"/>
                <w:lang w:eastAsia="en-CA"/>
              </w:rPr>
            </w:pPr>
          </w:p>
        </w:tc>
        <w:tc>
          <w:tcPr>
            <w:tcW w:w="389" w:type="dxa"/>
          </w:tcPr>
          <w:p w14:paraId="714EBB85" w14:textId="08893DDA" w:rsidR="00230BD8" w:rsidRPr="0089456A" w:rsidDel="00AB7021" w:rsidRDefault="00230BD8" w:rsidP="00D90BFA">
            <w:pPr>
              <w:spacing w:after="0" w:line="240" w:lineRule="auto"/>
              <w:rPr>
                <w:del w:id="1881" w:author="Elizabeth Marks" w:date="2021-04-29T05:30:00Z"/>
                <w:rFonts w:ascii="Times New Roman" w:eastAsia="Times New Roman" w:hAnsi="Times New Roman" w:cs="Times New Roman"/>
                <w:sz w:val="24"/>
                <w:szCs w:val="24"/>
                <w:lang w:eastAsia="en-CA"/>
              </w:rPr>
            </w:pPr>
          </w:p>
        </w:tc>
        <w:tc>
          <w:tcPr>
            <w:tcW w:w="302" w:type="dxa"/>
          </w:tcPr>
          <w:p w14:paraId="747CCC95" w14:textId="14168F77" w:rsidR="00230BD8" w:rsidRPr="0089456A" w:rsidDel="00AB7021" w:rsidRDefault="00230BD8" w:rsidP="00D90BFA">
            <w:pPr>
              <w:spacing w:after="0" w:line="240" w:lineRule="auto"/>
              <w:rPr>
                <w:del w:id="1882" w:author="Elizabeth Marks" w:date="2021-04-29T05:30:00Z"/>
                <w:rFonts w:ascii="Times New Roman" w:eastAsia="Times New Roman" w:hAnsi="Times New Roman" w:cs="Times New Roman"/>
                <w:sz w:val="24"/>
                <w:szCs w:val="24"/>
                <w:lang w:eastAsia="en-CA"/>
              </w:rPr>
            </w:pPr>
          </w:p>
        </w:tc>
        <w:tc>
          <w:tcPr>
            <w:tcW w:w="389" w:type="dxa"/>
          </w:tcPr>
          <w:p w14:paraId="72C1664A" w14:textId="408A95B5" w:rsidR="00230BD8" w:rsidRPr="0089456A" w:rsidDel="00AB7021" w:rsidRDefault="00230BD8" w:rsidP="00D90BFA">
            <w:pPr>
              <w:spacing w:after="0" w:line="240" w:lineRule="auto"/>
              <w:rPr>
                <w:del w:id="1883" w:author="Elizabeth Marks" w:date="2021-04-29T05:30:00Z"/>
                <w:rFonts w:ascii="Times New Roman" w:eastAsia="Times New Roman" w:hAnsi="Times New Roman" w:cs="Times New Roman"/>
                <w:sz w:val="24"/>
                <w:szCs w:val="24"/>
                <w:lang w:eastAsia="en-CA"/>
              </w:rPr>
            </w:pPr>
          </w:p>
        </w:tc>
        <w:tc>
          <w:tcPr>
            <w:tcW w:w="302" w:type="dxa"/>
          </w:tcPr>
          <w:p w14:paraId="007E0FF6" w14:textId="1F9E138D" w:rsidR="00230BD8" w:rsidRPr="0089456A" w:rsidDel="00AB7021" w:rsidRDefault="00230BD8" w:rsidP="00D90BFA">
            <w:pPr>
              <w:spacing w:after="0" w:line="240" w:lineRule="auto"/>
              <w:rPr>
                <w:del w:id="1884" w:author="Elizabeth Marks" w:date="2021-04-29T05:30:00Z"/>
                <w:rFonts w:ascii="Times New Roman" w:eastAsia="Times New Roman" w:hAnsi="Times New Roman" w:cs="Times New Roman"/>
                <w:sz w:val="24"/>
                <w:szCs w:val="24"/>
                <w:lang w:eastAsia="en-CA"/>
              </w:rPr>
            </w:pPr>
          </w:p>
        </w:tc>
      </w:tr>
      <w:tr w:rsidR="00230BD8" w:rsidRPr="0089456A" w:rsidDel="00AB7021" w14:paraId="4D0DB8BF" w14:textId="3C0E2C08" w:rsidTr="00D90BFA">
        <w:trPr>
          <w:trHeight w:val="228"/>
          <w:del w:id="1885" w:author="Elizabeth Marks" w:date="2021-04-29T05:30:00Z"/>
        </w:trPr>
        <w:tc>
          <w:tcPr>
            <w:tcW w:w="2160" w:type="dxa"/>
            <w:tcMar>
              <w:top w:w="0" w:type="dxa"/>
              <w:left w:w="0" w:type="dxa"/>
              <w:bottom w:w="0" w:type="dxa"/>
              <w:right w:w="0" w:type="dxa"/>
            </w:tcMar>
            <w:hideMark/>
          </w:tcPr>
          <w:p w14:paraId="7A1D23D9" w14:textId="4E4D0D82" w:rsidR="00230BD8" w:rsidRPr="0089456A" w:rsidDel="00AB7021" w:rsidRDefault="00230BD8" w:rsidP="00D90BFA">
            <w:pPr>
              <w:spacing w:after="0" w:line="240" w:lineRule="auto"/>
              <w:rPr>
                <w:del w:id="1886" w:author="Elizabeth Marks" w:date="2021-04-29T05:30:00Z"/>
                <w:rFonts w:ascii="Times New Roman" w:eastAsia="Times New Roman" w:hAnsi="Times New Roman" w:cs="Times New Roman"/>
                <w:sz w:val="24"/>
                <w:szCs w:val="24"/>
                <w:lang w:eastAsia="en-CA"/>
              </w:rPr>
            </w:pPr>
            <w:del w:id="1887" w:author="Elizabeth Marks" w:date="2021-04-29T05:30:00Z">
              <w:r w:rsidRPr="0089456A" w:rsidDel="00AB7021">
                <w:rPr>
                  <w:rFonts w:ascii="Times New Roman" w:eastAsia="Times New Roman" w:hAnsi="Times New Roman" w:cs="Times New Roman"/>
                  <w:sz w:val="24"/>
                  <w:szCs w:val="24"/>
                  <w:lang w:eastAsia="en-CA"/>
                </w:rPr>
                <w:delText xml:space="preserve"> 8. Extra Work 1</w:delText>
              </w:r>
            </w:del>
          </w:p>
        </w:tc>
        <w:tc>
          <w:tcPr>
            <w:tcW w:w="389" w:type="dxa"/>
            <w:tcMar>
              <w:top w:w="0" w:type="dxa"/>
              <w:left w:w="0" w:type="dxa"/>
              <w:bottom w:w="0" w:type="dxa"/>
              <w:right w:w="0" w:type="dxa"/>
            </w:tcMar>
          </w:tcPr>
          <w:p w14:paraId="4AF54147" w14:textId="5405A284" w:rsidR="00230BD8" w:rsidRPr="0089456A" w:rsidDel="00AB7021" w:rsidRDefault="00230BD8" w:rsidP="00D90BFA">
            <w:pPr>
              <w:spacing w:after="0" w:line="240" w:lineRule="auto"/>
              <w:jc w:val="right"/>
              <w:rPr>
                <w:del w:id="1888" w:author="Elizabeth Marks" w:date="2021-04-29T05:30:00Z"/>
                <w:rFonts w:ascii="Times New Roman" w:eastAsia="Times New Roman" w:hAnsi="Times New Roman" w:cs="Times New Roman"/>
                <w:b/>
                <w:bCs/>
                <w:sz w:val="24"/>
                <w:szCs w:val="24"/>
                <w:lang w:eastAsia="en-CA"/>
              </w:rPr>
            </w:pPr>
            <w:del w:id="1889" w:author="Elizabeth Marks" w:date="2021-04-29T05:30:00Z">
              <w:r w:rsidRPr="0089456A" w:rsidDel="00AB7021">
                <w:rPr>
                  <w:rFonts w:ascii="Times New Roman" w:eastAsia="Times New Roman" w:hAnsi="Times New Roman" w:cs="Times New Roman"/>
                  <w:b/>
                  <w:bCs/>
                  <w:sz w:val="24"/>
                  <w:szCs w:val="24"/>
                  <w:lang w:eastAsia="en-CA"/>
                </w:rPr>
                <w:delText>.23</w:delText>
              </w:r>
            </w:del>
          </w:p>
        </w:tc>
        <w:tc>
          <w:tcPr>
            <w:tcW w:w="302" w:type="dxa"/>
          </w:tcPr>
          <w:p w14:paraId="3DD62DF7" w14:textId="505BC51A" w:rsidR="00230BD8" w:rsidRPr="00692718" w:rsidDel="00AB7021" w:rsidRDefault="00230BD8" w:rsidP="00D90BFA">
            <w:pPr>
              <w:spacing w:after="0" w:line="240" w:lineRule="auto"/>
              <w:rPr>
                <w:del w:id="1890" w:author="Elizabeth Marks" w:date="2021-04-29T05:30:00Z"/>
                <w:rFonts w:ascii="Times New Roman" w:eastAsia="Times New Roman" w:hAnsi="Times New Roman" w:cs="Times New Roman"/>
                <w:b/>
                <w:bCs/>
                <w:sz w:val="18"/>
                <w:szCs w:val="18"/>
                <w:lang w:eastAsia="en-CA"/>
              </w:rPr>
            </w:pPr>
            <w:del w:id="1891"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5CAE2928" w14:textId="41F43BF3" w:rsidR="00230BD8" w:rsidRPr="0089456A" w:rsidDel="00AB7021" w:rsidRDefault="00230BD8" w:rsidP="00D90BFA">
            <w:pPr>
              <w:spacing w:after="0" w:line="240" w:lineRule="auto"/>
              <w:jc w:val="right"/>
              <w:rPr>
                <w:del w:id="1892" w:author="Elizabeth Marks" w:date="2021-04-29T05:30:00Z"/>
                <w:rFonts w:ascii="Times New Roman" w:eastAsia="Times New Roman" w:hAnsi="Times New Roman" w:cs="Times New Roman"/>
                <w:sz w:val="24"/>
                <w:szCs w:val="24"/>
                <w:lang w:eastAsia="en-CA"/>
              </w:rPr>
            </w:pPr>
            <w:del w:id="1893" w:author="Elizabeth Marks" w:date="2021-04-29T05:30:00Z">
              <w:r w:rsidRPr="0089456A" w:rsidDel="00AB7021">
                <w:rPr>
                  <w:rFonts w:ascii="Times New Roman" w:eastAsia="Times New Roman" w:hAnsi="Times New Roman" w:cs="Times New Roman"/>
                  <w:sz w:val="24"/>
                  <w:szCs w:val="24"/>
                  <w:lang w:eastAsia="en-CA"/>
                </w:rPr>
                <w:delText>.10</w:delText>
              </w:r>
            </w:del>
          </w:p>
        </w:tc>
        <w:tc>
          <w:tcPr>
            <w:tcW w:w="302" w:type="dxa"/>
          </w:tcPr>
          <w:p w14:paraId="206DC7DD" w14:textId="51ACA089" w:rsidR="00230BD8" w:rsidRPr="00692718" w:rsidDel="00AB7021" w:rsidRDefault="00230BD8" w:rsidP="00D90BFA">
            <w:pPr>
              <w:spacing w:after="0" w:line="240" w:lineRule="auto"/>
              <w:rPr>
                <w:del w:id="1894" w:author="Elizabeth Marks" w:date="2021-04-29T05:30:00Z"/>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tcPr>
          <w:p w14:paraId="2E992514" w14:textId="5BD5C08B" w:rsidR="00230BD8" w:rsidRPr="0089456A" w:rsidDel="00AB7021" w:rsidRDefault="00230BD8" w:rsidP="00D90BFA">
            <w:pPr>
              <w:spacing w:after="0" w:line="240" w:lineRule="auto"/>
              <w:jc w:val="right"/>
              <w:rPr>
                <w:del w:id="1895" w:author="Elizabeth Marks" w:date="2021-04-29T05:30:00Z"/>
                <w:rFonts w:ascii="Times New Roman" w:eastAsia="Times New Roman" w:hAnsi="Times New Roman" w:cs="Times New Roman"/>
                <w:b/>
                <w:bCs/>
                <w:sz w:val="24"/>
                <w:szCs w:val="24"/>
                <w:lang w:eastAsia="en-CA"/>
              </w:rPr>
            </w:pPr>
            <w:del w:id="1896" w:author="Elizabeth Marks" w:date="2021-04-29T05:30:00Z">
              <w:r w:rsidRPr="0089456A" w:rsidDel="00AB7021">
                <w:rPr>
                  <w:rFonts w:ascii="Times New Roman" w:eastAsia="Times New Roman" w:hAnsi="Times New Roman" w:cs="Times New Roman"/>
                  <w:b/>
                  <w:bCs/>
                  <w:sz w:val="24"/>
                  <w:szCs w:val="24"/>
                  <w:lang w:eastAsia="en-CA"/>
                </w:rPr>
                <w:delText>.12</w:delText>
              </w:r>
            </w:del>
          </w:p>
        </w:tc>
        <w:tc>
          <w:tcPr>
            <w:tcW w:w="302" w:type="dxa"/>
          </w:tcPr>
          <w:p w14:paraId="44304828" w14:textId="2152F8AE" w:rsidR="00230BD8" w:rsidRPr="00692718" w:rsidDel="00AB7021" w:rsidRDefault="00230BD8" w:rsidP="00D90BFA">
            <w:pPr>
              <w:spacing w:after="0" w:line="240" w:lineRule="auto"/>
              <w:rPr>
                <w:del w:id="1897" w:author="Elizabeth Marks" w:date="2021-04-29T05:30:00Z"/>
                <w:rFonts w:ascii="Times New Roman" w:eastAsia="Times New Roman" w:hAnsi="Times New Roman" w:cs="Times New Roman"/>
                <w:b/>
                <w:bCs/>
                <w:sz w:val="18"/>
                <w:szCs w:val="18"/>
                <w:lang w:eastAsia="en-CA"/>
              </w:rPr>
            </w:pPr>
            <w:del w:id="1898"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0B4D02D9" w14:textId="31B4BFDF" w:rsidR="00230BD8" w:rsidRPr="0089456A" w:rsidDel="00AB7021" w:rsidRDefault="00230BD8" w:rsidP="00D90BFA">
            <w:pPr>
              <w:spacing w:after="0" w:line="240" w:lineRule="auto"/>
              <w:jc w:val="right"/>
              <w:rPr>
                <w:del w:id="1899" w:author="Elizabeth Marks" w:date="2021-04-29T05:30:00Z"/>
                <w:rFonts w:ascii="Times New Roman" w:eastAsia="Times New Roman" w:hAnsi="Times New Roman" w:cs="Times New Roman"/>
                <w:sz w:val="24"/>
                <w:szCs w:val="24"/>
                <w:lang w:eastAsia="en-CA"/>
              </w:rPr>
            </w:pPr>
            <w:del w:id="1900" w:author="Elizabeth Marks" w:date="2021-04-29T05:30:00Z">
              <w:r w:rsidRPr="0089456A" w:rsidDel="00AB7021">
                <w:rPr>
                  <w:rFonts w:ascii="Times New Roman" w:eastAsia="Times New Roman" w:hAnsi="Times New Roman" w:cs="Times New Roman"/>
                  <w:sz w:val="24"/>
                  <w:szCs w:val="24"/>
                  <w:lang w:eastAsia="en-CA"/>
                </w:rPr>
                <w:delText>.06</w:delText>
              </w:r>
            </w:del>
          </w:p>
        </w:tc>
        <w:tc>
          <w:tcPr>
            <w:tcW w:w="302" w:type="dxa"/>
          </w:tcPr>
          <w:p w14:paraId="2472E9EB" w14:textId="7E319BEF" w:rsidR="00230BD8" w:rsidRPr="00692718" w:rsidDel="00AB7021" w:rsidRDefault="00230BD8" w:rsidP="00D90BFA">
            <w:pPr>
              <w:spacing w:after="0" w:line="240" w:lineRule="auto"/>
              <w:rPr>
                <w:del w:id="1901" w:author="Elizabeth Marks" w:date="2021-04-29T05:30:00Z"/>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tcPr>
          <w:p w14:paraId="6784A0DA" w14:textId="13A78480" w:rsidR="00230BD8" w:rsidRPr="0089456A" w:rsidDel="00AB7021" w:rsidRDefault="00230BD8" w:rsidP="00D90BFA">
            <w:pPr>
              <w:spacing w:after="0" w:line="240" w:lineRule="auto"/>
              <w:jc w:val="right"/>
              <w:rPr>
                <w:del w:id="1902" w:author="Elizabeth Marks" w:date="2021-04-29T05:30:00Z"/>
                <w:rFonts w:ascii="Times New Roman" w:eastAsia="Times New Roman" w:hAnsi="Times New Roman" w:cs="Times New Roman"/>
                <w:sz w:val="24"/>
                <w:szCs w:val="24"/>
                <w:lang w:eastAsia="en-CA"/>
              </w:rPr>
            </w:pPr>
            <w:del w:id="1903" w:author="Elizabeth Marks" w:date="2021-04-29T05:30:00Z">
              <w:r w:rsidRPr="0089456A" w:rsidDel="00AB7021">
                <w:rPr>
                  <w:rFonts w:ascii="Times New Roman" w:eastAsia="Times New Roman" w:hAnsi="Times New Roman" w:cs="Times New Roman"/>
                  <w:sz w:val="24"/>
                  <w:szCs w:val="24"/>
                  <w:lang w:eastAsia="en-CA"/>
                </w:rPr>
                <w:delText>.09</w:delText>
              </w:r>
            </w:del>
          </w:p>
        </w:tc>
        <w:tc>
          <w:tcPr>
            <w:tcW w:w="302" w:type="dxa"/>
          </w:tcPr>
          <w:p w14:paraId="661BCC25" w14:textId="1C92E27E" w:rsidR="00230BD8" w:rsidRPr="00692718" w:rsidDel="00AB7021" w:rsidRDefault="00230BD8" w:rsidP="00D90BFA">
            <w:pPr>
              <w:spacing w:after="0" w:line="240" w:lineRule="auto"/>
              <w:rPr>
                <w:del w:id="1904" w:author="Elizabeth Marks" w:date="2021-04-29T05:30:00Z"/>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hideMark/>
          </w:tcPr>
          <w:p w14:paraId="5373986F" w14:textId="248D33E8" w:rsidR="00230BD8" w:rsidRPr="0089456A" w:rsidDel="00AB7021" w:rsidRDefault="00230BD8" w:rsidP="00D90BFA">
            <w:pPr>
              <w:spacing w:after="0" w:line="240" w:lineRule="auto"/>
              <w:jc w:val="right"/>
              <w:rPr>
                <w:del w:id="1905" w:author="Elizabeth Marks" w:date="2021-04-29T05:30:00Z"/>
                <w:rFonts w:ascii="Times New Roman" w:eastAsia="Times New Roman" w:hAnsi="Times New Roman" w:cs="Times New Roman"/>
                <w:b/>
                <w:bCs/>
                <w:sz w:val="24"/>
                <w:szCs w:val="24"/>
                <w:lang w:eastAsia="en-CA"/>
              </w:rPr>
            </w:pPr>
            <w:del w:id="1906" w:author="Elizabeth Marks" w:date="2021-04-29T05:30:00Z">
              <w:r w:rsidRPr="0089456A" w:rsidDel="00AB7021">
                <w:rPr>
                  <w:rFonts w:ascii="Times New Roman" w:eastAsia="Times New Roman" w:hAnsi="Times New Roman" w:cs="Times New Roman"/>
                  <w:b/>
                  <w:bCs/>
                  <w:sz w:val="24"/>
                  <w:szCs w:val="24"/>
                  <w:lang w:eastAsia="en-CA"/>
                </w:rPr>
                <w:delText>.16</w:delText>
              </w:r>
            </w:del>
          </w:p>
        </w:tc>
        <w:tc>
          <w:tcPr>
            <w:tcW w:w="302" w:type="dxa"/>
          </w:tcPr>
          <w:p w14:paraId="14ABB0DF" w14:textId="0779146D" w:rsidR="00230BD8" w:rsidRPr="00692718" w:rsidDel="00AB7021" w:rsidRDefault="00230BD8" w:rsidP="00D90BFA">
            <w:pPr>
              <w:spacing w:after="0" w:line="240" w:lineRule="auto"/>
              <w:rPr>
                <w:del w:id="1907" w:author="Elizabeth Marks" w:date="2021-04-29T05:30:00Z"/>
                <w:rFonts w:ascii="Times New Roman" w:eastAsia="Times New Roman" w:hAnsi="Times New Roman" w:cs="Times New Roman"/>
                <w:b/>
                <w:bCs/>
                <w:sz w:val="18"/>
                <w:szCs w:val="18"/>
                <w:lang w:eastAsia="en-CA"/>
              </w:rPr>
            </w:pPr>
            <w:del w:id="1908"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Pr>
          <w:p w14:paraId="19AD069F" w14:textId="71706774" w:rsidR="00230BD8" w:rsidRPr="0089456A" w:rsidDel="00AB7021" w:rsidRDefault="00230BD8" w:rsidP="00D90BFA">
            <w:pPr>
              <w:spacing w:after="0" w:line="240" w:lineRule="auto"/>
              <w:jc w:val="right"/>
              <w:rPr>
                <w:del w:id="1909" w:author="Elizabeth Marks" w:date="2021-04-29T05:30:00Z"/>
                <w:rFonts w:ascii="Times New Roman" w:eastAsia="Times New Roman" w:hAnsi="Times New Roman" w:cs="Times New Roman"/>
                <w:b/>
                <w:bCs/>
                <w:sz w:val="24"/>
                <w:szCs w:val="24"/>
                <w:lang w:eastAsia="en-CA"/>
              </w:rPr>
            </w:pPr>
            <w:del w:id="1910" w:author="Elizabeth Marks" w:date="2021-04-29T05:30:00Z">
              <w:r w:rsidRPr="0089456A" w:rsidDel="00AB7021">
                <w:rPr>
                  <w:rFonts w:ascii="Times New Roman" w:eastAsia="Times New Roman" w:hAnsi="Times New Roman" w:cs="Times New Roman"/>
                  <w:b/>
                  <w:bCs/>
                  <w:sz w:val="24"/>
                  <w:szCs w:val="24"/>
                  <w:lang w:eastAsia="en-CA"/>
                </w:rPr>
                <w:delText>.27</w:delText>
              </w:r>
            </w:del>
          </w:p>
        </w:tc>
        <w:tc>
          <w:tcPr>
            <w:tcW w:w="302" w:type="dxa"/>
          </w:tcPr>
          <w:p w14:paraId="1DE3D0AA" w14:textId="59722EF6" w:rsidR="00230BD8" w:rsidRPr="00692718" w:rsidDel="00AB7021" w:rsidRDefault="00230BD8" w:rsidP="00D90BFA">
            <w:pPr>
              <w:spacing w:after="0" w:line="240" w:lineRule="auto"/>
              <w:rPr>
                <w:del w:id="1911" w:author="Elizabeth Marks" w:date="2021-04-29T05:30:00Z"/>
                <w:rFonts w:ascii="Times New Roman" w:eastAsia="Times New Roman" w:hAnsi="Times New Roman" w:cs="Times New Roman"/>
                <w:b/>
                <w:bCs/>
                <w:sz w:val="18"/>
                <w:szCs w:val="18"/>
                <w:lang w:eastAsia="en-CA"/>
              </w:rPr>
            </w:pPr>
            <w:del w:id="1912"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Pr>
          <w:p w14:paraId="47C8C780" w14:textId="392EE4AE" w:rsidR="00230BD8" w:rsidRPr="0089456A" w:rsidDel="00AB7021" w:rsidRDefault="00230BD8" w:rsidP="00D90BFA">
            <w:pPr>
              <w:spacing w:after="0" w:line="240" w:lineRule="auto"/>
              <w:rPr>
                <w:del w:id="1913" w:author="Elizabeth Marks" w:date="2021-04-29T05:30:00Z"/>
                <w:rFonts w:ascii="Times New Roman" w:eastAsia="Times New Roman" w:hAnsi="Times New Roman" w:cs="Times New Roman"/>
                <w:b/>
                <w:bCs/>
                <w:sz w:val="24"/>
                <w:szCs w:val="24"/>
                <w:lang w:eastAsia="en-CA"/>
              </w:rPr>
            </w:pPr>
            <w:del w:id="1914" w:author="Elizabeth Marks" w:date="2021-04-29T05:30:00Z">
              <w:r w:rsidRPr="0089456A" w:rsidDel="00AB7021">
                <w:rPr>
                  <w:rFonts w:ascii="Times New Roman" w:eastAsia="Times New Roman" w:hAnsi="Times New Roman" w:cs="Times New Roman"/>
                  <w:b/>
                  <w:bCs/>
                  <w:sz w:val="24"/>
                  <w:szCs w:val="24"/>
                  <w:lang w:eastAsia="en-CA"/>
                </w:rPr>
                <w:delText>-</w:delText>
              </w:r>
            </w:del>
          </w:p>
        </w:tc>
        <w:tc>
          <w:tcPr>
            <w:tcW w:w="302" w:type="dxa"/>
          </w:tcPr>
          <w:p w14:paraId="7C9A46BF" w14:textId="5707B1D7" w:rsidR="00230BD8" w:rsidRPr="0089456A" w:rsidDel="00AB7021" w:rsidRDefault="00230BD8" w:rsidP="00D90BFA">
            <w:pPr>
              <w:spacing w:after="0" w:line="240" w:lineRule="auto"/>
              <w:rPr>
                <w:del w:id="1915" w:author="Elizabeth Marks" w:date="2021-04-29T05:30:00Z"/>
                <w:rFonts w:ascii="Times New Roman" w:eastAsia="Times New Roman" w:hAnsi="Times New Roman" w:cs="Times New Roman"/>
                <w:b/>
                <w:bCs/>
                <w:sz w:val="24"/>
                <w:szCs w:val="24"/>
                <w:lang w:eastAsia="en-CA"/>
              </w:rPr>
            </w:pPr>
          </w:p>
        </w:tc>
        <w:tc>
          <w:tcPr>
            <w:tcW w:w="389" w:type="dxa"/>
          </w:tcPr>
          <w:p w14:paraId="45991801" w14:textId="5D3E5BA5" w:rsidR="00230BD8" w:rsidRPr="0089456A" w:rsidDel="00AB7021" w:rsidRDefault="00230BD8" w:rsidP="00D90BFA">
            <w:pPr>
              <w:spacing w:after="0" w:line="240" w:lineRule="auto"/>
              <w:rPr>
                <w:del w:id="1916" w:author="Elizabeth Marks" w:date="2021-04-29T05:30:00Z"/>
                <w:rFonts w:ascii="Times New Roman" w:eastAsia="Times New Roman" w:hAnsi="Times New Roman" w:cs="Times New Roman"/>
                <w:b/>
                <w:bCs/>
                <w:sz w:val="24"/>
                <w:szCs w:val="24"/>
                <w:lang w:eastAsia="en-CA"/>
              </w:rPr>
            </w:pPr>
          </w:p>
        </w:tc>
        <w:tc>
          <w:tcPr>
            <w:tcW w:w="302" w:type="dxa"/>
          </w:tcPr>
          <w:p w14:paraId="1D3AB9B4" w14:textId="3C4EC147" w:rsidR="00230BD8" w:rsidRPr="0089456A" w:rsidDel="00AB7021" w:rsidRDefault="00230BD8" w:rsidP="00D90BFA">
            <w:pPr>
              <w:spacing w:after="0" w:line="240" w:lineRule="auto"/>
              <w:rPr>
                <w:del w:id="1917" w:author="Elizabeth Marks" w:date="2021-04-29T05:30:00Z"/>
                <w:rFonts w:ascii="Times New Roman" w:eastAsia="Times New Roman" w:hAnsi="Times New Roman" w:cs="Times New Roman"/>
                <w:b/>
                <w:bCs/>
                <w:sz w:val="24"/>
                <w:szCs w:val="24"/>
                <w:lang w:eastAsia="en-CA"/>
              </w:rPr>
            </w:pPr>
          </w:p>
        </w:tc>
        <w:tc>
          <w:tcPr>
            <w:tcW w:w="389" w:type="dxa"/>
          </w:tcPr>
          <w:p w14:paraId="70F2F1F9" w14:textId="34598FB2" w:rsidR="00230BD8" w:rsidRPr="0089456A" w:rsidDel="00AB7021" w:rsidRDefault="00230BD8" w:rsidP="00D90BFA">
            <w:pPr>
              <w:spacing w:after="0" w:line="240" w:lineRule="auto"/>
              <w:rPr>
                <w:del w:id="1918" w:author="Elizabeth Marks" w:date="2021-04-29T05:30:00Z"/>
                <w:rFonts w:ascii="Times New Roman" w:eastAsia="Times New Roman" w:hAnsi="Times New Roman" w:cs="Times New Roman"/>
                <w:b/>
                <w:bCs/>
                <w:sz w:val="24"/>
                <w:szCs w:val="24"/>
                <w:lang w:eastAsia="en-CA"/>
              </w:rPr>
            </w:pPr>
          </w:p>
        </w:tc>
        <w:tc>
          <w:tcPr>
            <w:tcW w:w="302" w:type="dxa"/>
          </w:tcPr>
          <w:p w14:paraId="3339D784" w14:textId="6AEA5D67" w:rsidR="00230BD8" w:rsidRPr="0089456A" w:rsidDel="00AB7021" w:rsidRDefault="00230BD8" w:rsidP="00D90BFA">
            <w:pPr>
              <w:spacing w:after="0" w:line="240" w:lineRule="auto"/>
              <w:rPr>
                <w:del w:id="1919" w:author="Elizabeth Marks" w:date="2021-04-29T05:30:00Z"/>
                <w:rFonts w:ascii="Times New Roman" w:eastAsia="Times New Roman" w:hAnsi="Times New Roman" w:cs="Times New Roman"/>
                <w:b/>
                <w:bCs/>
                <w:sz w:val="24"/>
                <w:szCs w:val="24"/>
                <w:lang w:eastAsia="en-CA"/>
              </w:rPr>
            </w:pPr>
          </w:p>
        </w:tc>
      </w:tr>
      <w:tr w:rsidR="00230BD8" w:rsidRPr="0089456A" w:rsidDel="00AB7021" w14:paraId="6AF541DA" w14:textId="68A2101C" w:rsidTr="00D90BFA">
        <w:trPr>
          <w:trHeight w:val="228"/>
          <w:del w:id="1920" w:author="Elizabeth Marks" w:date="2021-04-29T05:30:00Z"/>
        </w:trPr>
        <w:tc>
          <w:tcPr>
            <w:tcW w:w="2160" w:type="dxa"/>
            <w:tcMar>
              <w:top w:w="0" w:type="dxa"/>
              <w:left w:w="0" w:type="dxa"/>
              <w:bottom w:w="0" w:type="dxa"/>
              <w:right w:w="0" w:type="dxa"/>
            </w:tcMar>
            <w:hideMark/>
          </w:tcPr>
          <w:p w14:paraId="22755067" w14:textId="783AC6F3" w:rsidR="00230BD8" w:rsidRPr="0089456A" w:rsidDel="00AB7021" w:rsidRDefault="00230BD8" w:rsidP="00D90BFA">
            <w:pPr>
              <w:spacing w:after="0" w:line="240" w:lineRule="auto"/>
              <w:rPr>
                <w:del w:id="1921" w:author="Elizabeth Marks" w:date="2021-04-29T05:30:00Z"/>
                <w:rFonts w:ascii="Times New Roman" w:eastAsia="Times New Roman" w:hAnsi="Times New Roman" w:cs="Times New Roman"/>
                <w:sz w:val="24"/>
                <w:szCs w:val="24"/>
                <w:lang w:eastAsia="en-CA"/>
              </w:rPr>
            </w:pPr>
            <w:del w:id="1922" w:author="Elizabeth Marks" w:date="2021-04-29T05:30:00Z">
              <w:r w:rsidRPr="0089456A" w:rsidDel="00AB7021">
                <w:rPr>
                  <w:rFonts w:ascii="Times New Roman" w:eastAsia="Times New Roman" w:hAnsi="Times New Roman" w:cs="Times New Roman"/>
                  <w:sz w:val="24"/>
                  <w:szCs w:val="24"/>
                  <w:lang w:eastAsia="en-CA"/>
                </w:rPr>
                <w:delText xml:space="preserve"> 9. Extra Work 2</w:delText>
              </w:r>
            </w:del>
          </w:p>
        </w:tc>
        <w:tc>
          <w:tcPr>
            <w:tcW w:w="389" w:type="dxa"/>
            <w:tcMar>
              <w:top w:w="0" w:type="dxa"/>
              <w:left w:w="0" w:type="dxa"/>
              <w:bottom w:w="0" w:type="dxa"/>
              <w:right w:w="0" w:type="dxa"/>
            </w:tcMar>
          </w:tcPr>
          <w:p w14:paraId="099A512B" w14:textId="55D77BCB" w:rsidR="00230BD8" w:rsidRPr="0089456A" w:rsidDel="00AB7021" w:rsidRDefault="00230BD8" w:rsidP="00D90BFA">
            <w:pPr>
              <w:spacing w:after="0" w:line="240" w:lineRule="auto"/>
              <w:jc w:val="right"/>
              <w:rPr>
                <w:del w:id="1923" w:author="Elizabeth Marks" w:date="2021-04-29T05:30:00Z"/>
                <w:rFonts w:ascii="Times New Roman" w:eastAsia="Times New Roman" w:hAnsi="Times New Roman" w:cs="Times New Roman"/>
                <w:b/>
                <w:bCs/>
                <w:sz w:val="24"/>
                <w:szCs w:val="24"/>
                <w:lang w:eastAsia="en-CA"/>
              </w:rPr>
            </w:pPr>
            <w:del w:id="1924" w:author="Elizabeth Marks" w:date="2021-04-29T05:30:00Z">
              <w:r w:rsidRPr="0089456A" w:rsidDel="00AB7021">
                <w:rPr>
                  <w:rFonts w:ascii="Times New Roman" w:eastAsia="Times New Roman" w:hAnsi="Times New Roman" w:cs="Times New Roman"/>
                  <w:b/>
                  <w:bCs/>
                  <w:sz w:val="24"/>
                  <w:szCs w:val="24"/>
                  <w:lang w:eastAsia="en-CA"/>
                </w:rPr>
                <w:delText>.19</w:delText>
              </w:r>
            </w:del>
          </w:p>
        </w:tc>
        <w:tc>
          <w:tcPr>
            <w:tcW w:w="302" w:type="dxa"/>
          </w:tcPr>
          <w:p w14:paraId="0028989F" w14:textId="26E169A0" w:rsidR="00230BD8" w:rsidRPr="00692718" w:rsidDel="00AB7021" w:rsidRDefault="00230BD8" w:rsidP="00D90BFA">
            <w:pPr>
              <w:spacing w:after="0" w:line="240" w:lineRule="auto"/>
              <w:rPr>
                <w:del w:id="1925" w:author="Elizabeth Marks" w:date="2021-04-29T05:30:00Z"/>
                <w:rFonts w:ascii="Times New Roman" w:eastAsia="Times New Roman" w:hAnsi="Times New Roman" w:cs="Times New Roman"/>
                <w:b/>
                <w:bCs/>
                <w:sz w:val="18"/>
                <w:szCs w:val="18"/>
                <w:lang w:eastAsia="en-CA"/>
              </w:rPr>
            </w:pPr>
            <w:del w:id="1926"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3073AF81" w14:textId="36343B1D" w:rsidR="00230BD8" w:rsidRPr="0089456A" w:rsidDel="00AB7021" w:rsidRDefault="00230BD8" w:rsidP="00D90BFA">
            <w:pPr>
              <w:spacing w:after="0" w:line="240" w:lineRule="auto"/>
              <w:jc w:val="right"/>
              <w:rPr>
                <w:del w:id="1927" w:author="Elizabeth Marks" w:date="2021-04-29T05:30:00Z"/>
                <w:rFonts w:ascii="Times New Roman" w:eastAsia="Times New Roman" w:hAnsi="Times New Roman" w:cs="Times New Roman"/>
                <w:b/>
                <w:bCs/>
                <w:sz w:val="24"/>
                <w:szCs w:val="24"/>
                <w:lang w:eastAsia="en-CA"/>
              </w:rPr>
            </w:pPr>
            <w:del w:id="1928" w:author="Elizabeth Marks" w:date="2021-04-29T05:30:00Z">
              <w:r w:rsidRPr="0089456A" w:rsidDel="00AB7021">
                <w:rPr>
                  <w:rFonts w:ascii="Times New Roman" w:eastAsia="Times New Roman" w:hAnsi="Times New Roman" w:cs="Times New Roman"/>
                  <w:b/>
                  <w:bCs/>
                  <w:sz w:val="24"/>
                  <w:szCs w:val="24"/>
                  <w:lang w:eastAsia="en-CA"/>
                </w:rPr>
                <w:delText>.14</w:delText>
              </w:r>
            </w:del>
          </w:p>
        </w:tc>
        <w:tc>
          <w:tcPr>
            <w:tcW w:w="302" w:type="dxa"/>
          </w:tcPr>
          <w:p w14:paraId="6120B3FD" w14:textId="1DBFDAEF" w:rsidR="00230BD8" w:rsidRPr="00692718" w:rsidDel="00AB7021" w:rsidRDefault="00230BD8" w:rsidP="00D90BFA">
            <w:pPr>
              <w:spacing w:after="0" w:line="240" w:lineRule="auto"/>
              <w:rPr>
                <w:del w:id="1929" w:author="Elizabeth Marks" w:date="2021-04-29T05:30:00Z"/>
                <w:rFonts w:ascii="Times New Roman" w:eastAsia="Times New Roman" w:hAnsi="Times New Roman" w:cs="Times New Roman"/>
                <w:b/>
                <w:bCs/>
                <w:sz w:val="18"/>
                <w:szCs w:val="18"/>
                <w:lang w:eastAsia="en-CA"/>
              </w:rPr>
            </w:pPr>
            <w:del w:id="1930"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3EA5EE1E" w14:textId="56FB2197" w:rsidR="00230BD8" w:rsidRPr="0089456A" w:rsidDel="00AB7021" w:rsidRDefault="00230BD8" w:rsidP="00D90BFA">
            <w:pPr>
              <w:spacing w:after="0" w:line="240" w:lineRule="auto"/>
              <w:jc w:val="right"/>
              <w:rPr>
                <w:del w:id="1931" w:author="Elizabeth Marks" w:date="2021-04-29T05:30:00Z"/>
                <w:rFonts w:ascii="Times New Roman" w:eastAsia="Times New Roman" w:hAnsi="Times New Roman" w:cs="Times New Roman"/>
                <w:b/>
                <w:bCs/>
                <w:sz w:val="24"/>
                <w:szCs w:val="24"/>
                <w:lang w:eastAsia="en-CA"/>
              </w:rPr>
            </w:pPr>
            <w:del w:id="1932" w:author="Elizabeth Marks" w:date="2021-04-29T05:30:00Z">
              <w:r w:rsidRPr="0089456A" w:rsidDel="00AB7021">
                <w:rPr>
                  <w:rFonts w:ascii="Times New Roman" w:eastAsia="Times New Roman" w:hAnsi="Times New Roman" w:cs="Times New Roman"/>
                  <w:b/>
                  <w:bCs/>
                  <w:sz w:val="24"/>
                  <w:szCs w:val="24"/>
                  <w:lang w:eastAsia="en-CA"/>
                </w:rPr>
                <w:delText>.18</w:delText>
              </w:r>
            </w:del>
          </w:p>
        </w:tc>
        <w:tc>
          <w:tcPr>
            <w:tcW w:w="302" w:type="dxa"/>
          </w:tcPr>
          <w:p w14:paraId="7EACBC60" w14:textId="0CBC38D2" w:rsidR="00230BD8" w:rsidRPr="00692718" w:rsidDel="00AB7021" w:rsidRDefault="00230BD8" w:rsidP="00D90BFA">
            <w:pPr>
              <w:spacing w:after="0" w:line="240" w:lineRule="auto"/>
              <w:rPr>
                <w:del w:id="1933" w:author="Elizabeth Marks" w:date="2021-04-29T05:30:00Z"/>
                <w:rFonts w:ascii="Times New Roman" w:eastAsia="Times New Roman" w:hAnsi="Times New Roman" w:cs="Times New Roman"/>
                <w:b/>
                <w:bCs/>
                <w:sz w:val="18"/>
                <w:szCs w:val="18"/>
                <w:lang w:eastAsia="en-CA"/>
              </w:rPr>
            </w:pPr>
            <w:del w:id="1934"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43C3BA04" w14:textId="48F3A2A1" w:rsidR="00230BD8" w:rsidRPr="0089456A" w:rsidDel="00AB7021" w:rsidRDefault="00230BD8" w:rsidP="00D90BFA">
            <w:pPr>
              <w:spacing w:after="0" w:line="240" w:lineRule="auto"/>
              <w:jc w:val="right"/>
              <w:rPr>
                <w:del w:id="1935" w:author="Elizabeth Marks" w:date="2021-04-29T05:30:00Z"/>
                <w:rFonts w:ascii="Times New Roman" w:eastAsia="Times New Roman" w:hAnsi="Times New Roman" w:cs="Times New Roman"/>
                <w:b/>
                <w:bCs/>
                <w:sz w:val="24"/>
                <w:szCs w:val="24"/>
                <w:lang w:eastAsia="en-CA"/>
              </w:rPr>
            </w:pPr>
            <w:del w:id="1936" w:author="Elizabeth Marks" w:date="2021-04-29T05:30:00Z">
              <w:r w:rsidRPr="0089456A" w:rsidDel="00AB7021">
                <w:rPr>
                  <w:rFonts w:ascii="Times New Roman" w:eastAsia="Times New Roman" w:hAnsi="Times New Roman" w:cs="Times New Roman"/>
                  <w:b/>
                  <w:bCs/>
                  <w:sz w:val="24"/>
                  <w:szCs w:val="24"/>
                  <w:lang w:eastAsia="en-CA"/>
                </w:rPr>
                <w:delText>.21</w:delText>
              </w:r>
            </w:del>
          </w:p>
        </w:tc>
        <w:tc>
          <w:tcPr>
            <w:tcW w:w="302" w:type="dxa"/>
          </w:tcPr>
          <w:p w14:paraId="46C41121" w14:textId="78D328D2" w:rsidR="00230BD8" w:rsidRPr="00692718" w:rsidDel="00AB7021" w:rsidRDefault="00230BD8" w:rsidP="00D90BFA">
            <w:pPr>
              <w:spacing w:after="0" w:line="240" w:lineRule="auto"/>
              <w:rPr>
                <w:del w:id="1937" w:author="Elizabeth Marks" w:date="2021-04-29T05:30:00Z"/>
                <w:rFonts w:ascii="Times New Roman" w:eastAsia="Times New Roman" w:hAnsi="Times New Roman" w:cs="Times New Roman"/>
                <w:b/>
                <w:bCs/>
                <w:sz w:val="18"/>
                <w:szCs w:val="18"/>
                <w:lang w:eastAsia="en-CA"/>
              </w:rPr>
            </w:pPr>
            <w:del w:id="1938"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6AD20B7B" w14:textId="2F892697" w:rsidR="00230BD8" w:rsidRPr="0089456A" w:rsidDel="00AB7021" w:rsidRDefault="00230BD8" w:rsidP="00D90BFA">
            <w:pPr>
              <w:spacing w:after="0" w:line="240" w:lineRule="auto"/>
              <w:jc w:val="right"/>
              <w:rPr>
                <w:del w:id="1939" w:author="Elizabeth Marks" w:date="2021-04-29T05:30:00Z"/>
                <w:rFonts w:ascii="Times New Roman" w:eastAsia="Times New Roman" w:hAnsi="Times New Roman" w:cs="Times New Roman"/>
                <w:b/>
                <w:bCs/>
                <w:sz w:val="24"/>
                <w:szCs w:val="24"/>
                <w:lang w:eastAsia="en-CA"/>
              </w:rPr>
            </w:pPr>
            <w:del w:id="1940" w:author="Elizabeth Marks" w:date="2021-04-29T05:30:00Z">
              <w:r w:rsidRPr="0089456A" w:rsidDel="00AB7021">
                <w:rPr>
                  <w:rFonts w:ascii="Times New Roman" w:eastAsia="Times New Roman" w:hAnsi="Times New Roman" w:cs="Times New Roman"/>
                  <w:b/>
                  <w:bCs/>
                  <w:sz w:val="24"/>
                  <w:szCs w:val="24"/>
                  <w:lang w:eastAsia="en-CA"/>
                </w:rPr>
                <w:delText>.18</w:delText>
              </w:r>
            </w:del>
          </w:p>
        </w:tc>
        <w:tc>
          <w:tcPr>
            <w:tcW w:w="302" w:type="dxa"/>
          </w:tcPr>
          <w:p w14:paraId="170F6E7D" w14:textId="25996C3B" w:rsidR="00230BD8" w:rsidRPr="00692718" w:rsidDel="00AB7021" w:rsidRDefault="00230BD8" w:rsidP="00D90BFA">
            <w:pPr>
              <w:spacing w:after="0" w:line="240" w:lineRule="auto"/>
              <w:rPr>
                <w:del w:id="1941" w:author="Elizabeth Marks" w:date="2021-04-29T05:30:00Z"/>
                <w:rFonts w:ascii="Times New Roman" w:eastAsia="Times New Roman" w:hAnsi="Times New Roman" w:cs="Times New Roman"/>
                <w:b/>
                <w:bCs/>
                <w:sz w:val="18"/>
                <w:szCs w:val="18"/>
                <w:lang w:eastAsia="en-CA"/>
              </w:rPr>
            </w:pPr>
            <w:del w:id="1942"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hideMark/>
          </w:tcPr>
          <w:p w14:paraId="460E6E2D" w14:textId="0559EBAC" w:rsidR="00230BD8" w:rsidRPr="0089456A" w:rsidDel="00AB7021" w:rsidRDefault="00230BD8" w:rsidP="00D90BFA">
            <w:pPr>
              <w:spacing w:after="0" w:line="240" w:lineRule="auto"/>
              <w:jc w:val="right"/>
              <w:rPr>
                <w:del w:id="1943" w:author="Elizabeth Marks" w:date="2021-04-29T05:30:00Z"/>
                <w:rFonts w:ascii="Times New Roman" w:eastAsia="Times New Roman" w:hAnsi="Times New Roman" w:cs="Times New Roman"/>
                <w:b/>
                <w:bCs/>
                <w:sz w:val="24"/>
                <w:szCs w:val="24"/>
                <w:lang w:eastAsia="en-CA"/>
              </w:rPr>
            </w:pPr>
            <w:del w:id="1944" w:author="Elizabeth Marks" w:date="2021-04-29T05:30:00Z">
              <w:r w:rsidRPr="0089456A" w:rsidDel="00AB7021">
                <w:rPr>
                  <w:rFonts w:ascii="Times New Roman" w:eastAsia="Times New Roman" w:hAnsi="Times New Roman" w:cs="Times New Roman"/>
                  <w:b/>
                  <w:bCs/>
                  <w:sz w:val="24"/>
                  <w:szCs w:val="24"/>
                  <w:lang w:eastAsia="en-CA"/>
                </w:rPr>
                <w:delText>.23</w:delText>
              </w:r>
            </w:del>
          </w:p>
        </w:tc>
        <w:tc>
          <w:tcPr>
            <w:tcW w:w="302" w:type="dxa"/>
          </w:tcPr>
          <w:p w14:paraId="32A59A1A" w14:textId="16856636" w:rsidR="00230BD8" w:rsidRPr="00692718" w:rsidDel="00AB7021" w:rsidRDefault="00230BD8" w:rsidP="00D90BFA">
            <w:pPr>
              <w:spacing w:after="0" w:line="240" w:lineRule="auto"/>
              <w:rPr>
                <w:del w:id="1945" w:author="Elizabeth Marks" w:date="2021-04-29T05:30:00Z"/>
                <w:rFonts w:ascii="Times New Roman" w:eastAsia="Times New Roman" w:hAnsi="Times New Roman" w:cs="Times New Roman"/>
                <w:b/>
                <w:bCs/>
                <w:sz w:val="18"/>
                <w:szCs w:val="18"/>
                <w:lang w:eastAsia="en-CA"/>
              </w:rPr>
            </w:pPr>
            <w:del w:id="1946"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Pr>
          <w:p w14:paraId="1615A48D" w14:textId="08F7A99C" w:rsidR="00230BD8" w:rsidRPr="0089456A" w:rsidDel="00AB7021" w:rsidRDefault="00230BD8" w:rsidP="00D90BFA">
            <w:pPr>
              <w:spacing w:after="0" w:line="240" w:lineRule="auto"/>
              <w:jc w:val="right"/>
              <w:rPr>
                <w:del w:id="1947" w:author="Elizabeth Marks" w:date="2021-04-29T05:30:00Z"/>
                <w:rFonts w:ascii="Times New Roman" w:eastAsia="Times New Roman" w:hAnsi="Times New Roman" w:cs="Times New Roman"/>
                <w:b/>
                <w:bCs/>
                <w:sz w:val="24"/>
                <w:szCs w:val="24"/>
                <w:lang w:eastAsia="en-CA"/>
              </w:rPr>
            </w:pPr>
            <w:del w:id="1948" w:author="Elizabeth Marks" w:date="2021-04-29T05:30:00Z">
              <w:r w:rsidRPr="0089456A" w:rsidDel="00AB7021">
                <w:rPr>
                  <w:rFonts w:ascii="Times New Roman" w:eastAsia="Times New Roman" w:hAnsi="Times New Roman" w:cs="Times New Roman"/>
                  <w:b/>
                  <w:bCs/>
                  <w:sz w:val="24"/>
                  <w:szCs w:val="24"/>
                  <w:lang w:eastAsia="en-CA"/>
                </w:rPr>
                <w:delText>.22</w:delText>
              </w:r>
            </w:del>
          </w:p>
        </w:tc>
        <w:tc>
          <w:tcPr>
            <w:tcW w:w="302" w:type="dxa"/>
          </w:tcPr>
          <w:p w14:paraId="5756652D" w14:textId="4BD7330B" w:rsidR="00230BD8" w:rsidRPr="00692718" w:rsidDel="00AB7021" w:rsidRDefault="00230BD8" w:rsidP="00D90BFA">
            <w:pPr>
              <w:spacing w:after="0" w:line="240" w:lineRule="auto"/>
              <w:rPr>
                <w:del w:id="1949" w:author="Elizabeth Marks" w:date="2021-04-29T05:30:00Z"/>
                <w:rFonts w:ascii="Times New Roman" w:eastAsia="Times New Roman" w:hAnsi="Times New Roman" w:cs="Times New Roman"/>
                <w:b/>
                <w:bCs/>
                <w:sz w:val="18"/>
                <w:szCs w:val="18"/>
                <w:lang w:eastAsia="en-CA"/>
              </w:rPr>
            </w:pPr>
            <w:del w:id="1950"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Pr>
          <w:p w14:paraId="287452C7" w14:textId="166AD639" w:rsidR="00230BD8" w:rsidRPr="0089456A" w:rsidDel="00AB7021" w:rsidRDefault="00230BD8" w:rsidP="00D90BFA">
            <w:pPr>
              <w:spacing w:after="0" w:line="240" w:lineRule="auto"/>
              <w:rPr>
                <w:del w:id="1951" w:author="Elizabeth Marks" w:date="2021-04-29T05:30:00Z"/>
                <w:rFonts w:ascii="Times New Roman" w:eastAsia="Times New Roman" w:hAnsi="Times New Roman" w:cs="Times New Roman"/>
                <w:sz w:val="24"/>
                <w:szCs w:val="24"/>
                <w:lang w:eastAsia="en-CA"/>
              </w:rPr>
            </w:pPr>
            <w:del w:id="1952" w:author="Elizabeth Marks" w:date="2021-04-29T05:30:00Z">
              <w:r w:rsidRPr="0089456A" w:rsidDel="00AB7021">
                <w:rPr>
                  <w:rFonts w:ascii="Times New Roman" w:eastAsia="Times New Roman" w:hAnsi="Times New Roman" w:cs="Times New Roman"/>
                  <w:sz w:val="24"/>
                  <w:szCs w:val="24"/>
                  <w:lang w:eastAsia="en-CA"/>
                </w:rPr>
                <w:delText>.</w:delText>
              </w:r>
              <w:r w:rsidRPr="0089456A" w:rsidDel="00AB7021">
                <w:rPr>
                  <w:rFonts w:ascii="Times New Roman" w:eastAsia="Times New Roman" w:hAnsi="Times New Roman" w:cs="Times New Roman"/>
                  <w:b/>
                  <w:bCs/>
                  <w:sz w:val="24"/>
                  <w:szCs w:val="24"/>
                  <w:lang w:eastAsia="en-CA"/>
                </w:rPr>
                <w:delText>42</w:delText>
              </w:r>
            </w:del>
          </w:p>
        </w:tc>
        <w:tc>
          <w:tcPr>
            <w:tcW w:w="302" w:type="dxa"/>
          </w:tcPr>
          <w:p w14:paraId="1198778F" w14:textId="3D554372" w:rsidR="00230BD8" w:rsidRPr="00692718" w:rsidDel="00AB7021" w:rsidRDefault="00230BD8" w:rsidP="00D90BFA">
            <w:pPr>
              <w:spacing w:after="0" w:line="240" w:lineRule="auto"/>
              <w:rPr>
                <w:del w:id="1953" w:author="Elizabeth Marks" w:date="2021-04-29T05:30:00Z"/>
                <w:rFonts w:ascii="Times New Roman" w:eastAsia="Times New Roman" w:hAnsi="Times New Roman" w:cs="Times New Roman"/>
                <w:b/>
                <w:bCs/>
                <w:sz w:val="18"/>
                <w:szCs w:val="18"/>
                <w:lang w:eastAsia="en-CA"/>
              </w:rPr>
            </w:pPr>
            <w:del w:id="1954"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Pr>
          <w:p w14:paraId="212F6592" w14:textId="7B74B8D4" w:rsidR="00230BD8" w:rsidRPr="0089456A" w:rsidDel="00AB7021" w:rsidRDefault="00230BD8" w:rsidP="00D90BFA">
            <w:pPr>
              <w:spacing w:after="0" w:line="240" w:lineRule="auto"/>
              <w:rPr>
                <w:del w:id="1955" w:author="Elizabeth Marks" w:date="2021-04-29T05:30:00Z"/>
                <w:rFonts w:ascii="Times New Roman" w:eastAsia="Times New Roman" w:hAnsi="Times New Roman" w:cs="Times New Roman"/>
                <w:sz w:val="24"/>
                <w:szCs w:val="24"/>
                <w:lang w:eastAsia="en-CA"/>
              </w:rPr>
            </w:pPr>
            <w:del w:id="1956" w:author="Elizabeth Marks" w:date="2021-04-29T05:30:00Z">
              <w:r w:rsidRPr="0089456A" w:rsidDel="00AB7021">
                <w:rPr>
                  <w:rFonts w:ascii="Times New Roman" w:eastAsia="Times New Roman" w:hAnsi="Times New Roman" w:cs="Times New Roman"/>
                  <w:sz w:val="24"/>
                  <w:szCs w:val="24"/>
                  <w:lang w:eastAsia="en-CA"/>
                </w:rPr>
                <w:delText>-</w:delText>
              </w:r>
            </w:del>
          </w:p>
        </w:tc>
        <w:tc>
          <w:tcPr>
            <w:tcW w:w="302" w:type="dxa"/>
          </w:tcPr>
          <w:p w14:paraId="3258437E" w14:textId="47E39833" w:rsidR="00230BD8" w:rsidRPr="0089456A" w:rsidDel="00AB7021" w:rsidRDefault="00230BD8" w:rsidP="00D90BFA">
            <w:pPr>
              <w:spacing w:after="0" w:line="240" w:lineRule="auto"/>
              <w:rPr>
                <w:del w:id="1957" w:author="Elizabeth Marks" w:date="2021-04-29T05:30:00Z"/>
                <w:rFonts w:ascii="Times New Roman" w:eastAsia="Times New Roman" w:hAnsi="Times New Roman" w:cs="Times New Roman"/>
                <w:sz w:val="24"/>
                <w:szCs w:val="24"/>
                <w:lang w:eastAsia="en-CA"/>
              </w:rPr>
            </w:pPr>
          </w:p>
        </w:tc>
        <w:tc>
          <w:tcPr>
            <w:tcW w:w="389" w:type="dxa"/>
          </w:tcPr>
          <w:p w14:paraId="7F220E1D" w14:textId="0152A7AF" w:rsidR="00230BD8" w:rsidRPr="0089456A" w:rsidDel="00AB7021" w:rsidRDefault="00230BD8" w:rsidP="00D90BFA">
            <w:pPr>
              <w:spacing w:after="0" w:line="240" w:lineRule="auto"/>
              <w:rPr>
                <w:del w:id="1958" w:author="Elizabeth Marks" w:date="2021-04-29T05:30:00Z"/>
                <w:rFonts w:ascii="Times New Roman" w:eastAsia="Times New Roman" w:hAnsi="Times New Roman" w:cs="Times New Roman"/>
                <w:sz w:val="24"/>
                <w:szCs w:val="24"/>
                <w:lang w:eastAsia="en-CA"/>
              </w:rPr>
            </w:pPr>
          </w:p>
        </w:tc>
        <w:tc>
          <w:tcPr>
            <w:tcW w:w="302" w:type="dxa"/>
          </w:tcPr>
          <w:p w14:paraId="58846A77" w14:textId="5AF79F2B" w:rsidR="00230BD8" w:rsidRPr="0089456A" w:rsidDel="00AB7021" w:rsidRDefault="00230BD8" w:rsidP="00D90BFA">
            <w:pPr>
              <w:spacing w:after="0" w:line="240" w:lineRule="auto"/>
              <w:rPr>
                <w:del w:id="1959" w:author="Elizabeth Marks" w:date="2021-04-29T05:30:00Z"/>
                <w:rFonts w:ascii="Times New Roman" w:eastAsia="Times New Roman" w:hAnsi="Times New Roman" w:cs="Times New Roman"/>
                <w:b/>
                <w:bCs/>
                <w:sz w:val="24"/>
                <w:szCs w:val="24"/>
                <w:lang w:eastAsia="en-CA"/>
              </w:rPr>
            </w:pPr>
          </w:p>
        </w:tc>
      </w:tr>
      <w:tr w:rsidR="00230BD8" w:rsidRPr="0089456A" w:rsidDel="00AB7021" w14:paraId="1F3DC4AA" w14:textId="6495C609" w:rsidTr="00D90BFA">
        <w:trPr>
          <w:trHeight w:val="228"/>
          <w:del w:id="1960" w:author="Elizabeth Marks" w:date="2021-04-29T05:30:00Z"/>
        </w:trPr>
        <w:tc>
          <w:tcPr>
            <w:tcW w:w="2160" w:type="dxa"/>
            <w:tcMar>
              <w:top w:w="0" w:type="dxa"/>
              <w:left w:w="0" w:type="dxa"/>
              <w:bottom w:w="0" w:type="dxa"/>
              <w:right w:w="0" w:type="dxa"/>
            </w:tcMar>
          </w:tcPr>
          <w:p w14:paraId="5DEC343E" w14:textId="358DEB55" w:rsidR="00230BD8" w:rsidRPr="0089456A" w:rsidDel="00AB7021" w:rsidRDefault="00230BD8" w:rsidP="00D90BFA">
            <w:pPr>
              <w:spacing w:after="0" w:line="240" w:lineRule="auto"/>
              <w:rPr>
                <w:del w:id="1961" w:author="Elizabeth Marks" w:date="2021-04-29T05:30:00Z"/>
                <w:rFonts w:ascii="Times New Roman" w:eastAsia="Times New Roman" w:hAnsi="Times New Roman" w:cs="Times New Roman"/>
                <w:sz w:val="24"/>
                <w:szCs w:val="24"/>
                <w:lang w:eastAsia="en-CA"/>
              </w:rPr>
            </w:pPr>
            <w:del w:id="1962" w:author="Elizabeth Marks" w:date="2021-04-29T05:30:00Z">
              <w:r w:rsidRPr="0089456A" w:rsidDel="00AB7021">
                <w:rPr>
                  <w:rFonts w:ascii="Times New Roman" w:eastAsia="Times New Roman" w:hAnsi="Times New Roman" w:cs="Times New Roman"/>
                  <w:sz w:val="24"/>
                  <w:szCs w:val="24"/>
                  <w:lang w:eastAsia="en-CA"/>
                </w:rPr>
                <w:delText>10. Work Hours 1</w:delText>
              </w:r>
            </w:del>
          </w:p>
        </w:tc>
        <w:tc>
          <w:tcPr>
            <w:tcW w:w="389" w:type="dxa"/>
            <w:tcMar>
              <w:top w:w="0" w:type="dxa"/>
              <w:left w:w="0" w:type="dxa"/>
              <w:bottom w:w="0" w:type="dxa"/>
              <w:right w:w="0" w:type="dxa"/>
            </w:tcMar>
          </w:tcPr>
          <w:p w14:paraId="499D05AA" w14:textId="64A2082C" w:rsidR="00230BD8" w:rsidRPr="0089456A" w:rsidDel="00AB7021" w:rsidRDefault="00230BD8" w:rsidP="00D90BFA">
            <w:pPr>
              <w:spacing w:after="0" w:line="240" w:lineRule="auto"/>
              <w:jc w:val="right"/>
              <w:rPr>
                <w:del w:id="1963" w:author="Elizabeth Marks" w:date="2021-04-29T05:30:00Z"/>
                <w:rFonts w:ascii="Times New Roman" w:eastAsia="Times New Roman" w:hAnsi="Times New Roman" w:cs="Times New Roman"/>
                <w:sz w:val="24"/>
                <w:szCs w:val="24"/>
                <w:lang w:eastAsia="en-CA"/>
              </w:rPr>
            </w:pPr>
            <w:del w:id="1964" w:author="Elizabeth Marks" w:date="2021-04-29T05:30:00Z">
              <w:r w:rsidRPr="0089456A" w:rsidDel="00AB7021">
                <w:rPr>
                  <w:rFonts w:ascii="Times New Roman" w:eastAsia="Times New Roman" w:hAnsi="Times New Roman" w:cs="Times New Roman"/>
                  <w:sz w:val="24"/>
                  <w:szCs w:val="24"/>
                  <w:lang w:eastAsia="en-CA"/>
                </w:rPr>
                <w:delText>.09</w:delText>
              </w:r>
            </w:del>
          </w:p>
        </w:tc>
        <w:tc>
          <w:tcPr>
            <w:tcW w:w="302" w:type="dxa"/>
          </w:tcPr>
          <w:p w14:paraId="27EF2E1D" w14:textId="372077A5" w:rsidR="00230BD8" w:rsidRPr="00692718" w:rsidDel="00AB7021" w:rsidRDefault="00230BD8" w:rsidP="00D90BFA">
            <w:pPr>
              <w:spacing w:after="0" w:line="240" w:lineRule="auto"/>
              <w:rPr>
                <w:del w:id="1965" w:author="Elizabeth Marks" w:date="2021-04-29T05:30:00Z"/>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tcPr>
          <w:p w14:paraId="1DC8E2D5" w14:textId="15717B07" w:rsidR="00230BD8" w:rsidRPr="0089456A" w:rsidDel="00AB7021" w:rsidRDefault="00230BD8" w:rsidP="00D90BFA">
            <w:pPr>
              <w:spacing w:after="0" w:line="240" w:lineRule="auto"/>
              <w:jc w:val="right"/>
              <w:rPr>
                <w:del w:id="1966" w:author="Elizabeth Marks" w:date="2021-04-29T05:30:00Z"/>
                <w:rFonts w:ascii="Times New Roman" w:eastAsia="Times New Roman" w:hAnsi="Times New Roman" w:cs="Times New Roman"/>
                <w:sz w:val="24"/>
                <w:szCs w:val="24"/>
                <w:lang w:eastAsia="en-CA"/>
              </w:rPr>
            </w:pPr>
            <w:del w:id="1967" w:author="Elizabeth Marks" w:date="2021-04-29T05:30:00Z">
              <w:r w:rsidRPr="0089456A" w:rsidDel="00AB7021">
                <w:rPr>
                  <w:rFonts w:ascii="Times New Roman" w:eastAsia="Times New Roman" w:hAnsi="Times New Roman" w:cs="Times New Roman"/>
                  <w:sz w:val="24"/>
                  <w:szCs w:val="24"/>
                  <w:lang w:eastAsia="en-CA"/>
                </w:rPr>
                <w:delText>-.04</w:delText>
              </w:r>
            </w:del>
          </w:p>
        </w:tc>
        <w:tc>
          <w:tcPr>
            <w:tcW w:w="302" w:type="dxa"/>
          </w:tcPr>
          <w:p w14:paraId="3EB2C61E" w14:textId="3D89857F" w:rsidR="00230BD8" w:rsidRPr="00692718" w:rsidDel="00AB7021" w:rsidRDefault="00230BD8" w:rsidP="00D90BFA">
            <w:pPr>
              <w:spacing w:after="0" w:line="240" w:lineRule="auto"/>
              <w:rPr>
                <w:del w:id="1968" w:author="Elizabeth Marks" w:date="2021-04-29T05:30:00Z"/>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tcPr>
          <w:p w14:paraId="6B674456" w14:textId="45F28000" w:rsidR="00230BD8" w:rsidRPr="0089456A" w:rsidDel="00AB7021" w:rsidRDefault="00230BD8" w:rsidP="00D90BFA">
            <w:pPr>
              <w:spacing w:after="0" w:line="240" w:lineRule="auto"/>
              <w:jc w:val="right"/>
              <w:rPr>
                <w:del w:id="1969" w:author="Elizabeth Marks" w:date="2021-04-29T05:30:00Z"/>
                <w:rFonts w:ascii="Times New Roman" w:eastAsia="Times New Roman" w:hAnsi="Times New Roman" w:cs="Times New Roman"/>
                <w:sz w:val="24"/>
                <w:szCs w:val="24"/>
                <w:lang w:eastAsia="en-CA"/>
              </w:rPr>
            </w:pPr>
            <w:del w:id="1970" w:author="Elizabeth Marks" w:date="2021-04-29T05:30:00Z">
              <w:r w:rsidRPr="0089456A" w:rsidDel="00AB7021">
                <w:rPr>
                  <w:rFonts w:ascii="Times New Roman" w:eastAsia="Times New Roman" w:hAnsi="Times New Roman" w:cs="Times New Roman"/>
                  <w:sz w:val="24"/>
                  <w:szCs w:val="24"/>
                  <w:lang w:eastAsia="en-CA"/>
                </w:rPr>
                <w:delText>.03</w:delText>
              </w:r>
            </w:del>
          </w:p>
        </w:tc>
        <w:tc>
          <w:tcPr>
            <w:tcW w:w="302" w:type="dxa"/>
          </w:tcPr>
          <w:p w14:paraId="73B59678" w14:textId="03254B88" w:rsidR="00230BD8" w:rsidRPr="00692718" w:rsidDel="00AB7021" w:rsidRDefault="00230BD8" w:rsidP="00D90BFA">
            <w:pPr>
              <w:spacing w:after="0" w:line="240" w:lineRule="auto"/>
              <w:rPr>
                <w:del w:id="1971" w:author="Elizabeth Marks" w:date="2021-04-29T05:30:00Z"/>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tcPr>
          <w:p w14:paraId="185A63EB" w14:textId="555BD091" w:rsidR="00230BD8" w:rsidRPr="0089456A" w:rsidDel="00AB7021" w:rsidRDefault="00230BD8" w:rsidP="00D90BFA">
            <w:pPr>
              <w:spacing w:after="0" w:line="240" w:lineRule="auto"/>
              <w:jc w:val="right"/>
              <w:rPr>
                <w:del w:id="1972" w:author="Elizabeth Marks" w:date="2021-04-29T05:30:00Z"/>
                <w:rFonts w:ascii="Times New Roman" w:eastAsia="Times New Roman" w:hAnsi="Times New Roman" w:cs="Times New Roman"/>
                <w:b/>
                <w:bCs/>
                <w:sz w:val="24"/>
                <w:szCs w:val="24"/>
                <w:lang w:eastAsia="en-CA"/>
              </w:rPr>
            </w:pPr>
            <w:del w:id="1973" w:author="Elizabeth Marks" w:date="2021-04-29T05:30:00Z">
              <w:r w:rsidRPr="0089456A" w:rsidDel="00AB7021">
                <w:rPr>
                  <w:rFonts w:ascii="Times New Roman" w:eastAsia="Times New Roman" w:hAnsi="Times New Roman" w:cs="Times New Roman"/>
                  <w:b/>
                  <w:bCs/>
                  <w:sz w:val="24"/>
                  <w:szCs w:val="24"/>
                  <w:lang w:eastAsia="en-CA"/>
                </w:rPr>
                <w:delText>-.12</w:delText>
              </w:r>
            </w:del>
          </w:p>
        </w:tc>
        <w:tc>
          <w:tcPr>
            <w:tcW w:w="302" w:type="dxa"/>
          </w:tcPr>
          <w:p w14:paraId="5EB7FE9E" w14:textId="18C9F10C" w:rsidR="00230BD8" w:rsidRPr="00692718" w:rsidDel="00AB7021" w:rsidRDefault="00230BD8" w:rsidP="00D90BFA">
            <w:pPr>
              <w:spacing w:after="0" w:line="240" w:lineRule="auto"/>
              <w:rPr>
                <w:del w:id="1974" w:author="Elizabeth Marks" w:date="2021-04-29T05:30:00Z"/>
                <w:rFonts w:ascii="Times New Roman" w:eastAsia="Times New Roman" w:hAnsi="Times New Roman" w:cs="Times New Roman"/>
                <w:b/>
                <w:bCs/>
                <w:sz w:val="18"/>
                <w:szCs w:val="18"/>
                <w:lang w:eastAsia="en-CA"/>
              </w:rPr>
            </w:pPr>
            <w:del w:id="1975"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53AFE1D8" w14:textId="74334EFD" w:rsidR="00230BD8" w:rsidRPr="0089456A" w:rsidDel="00AB7021" w:rsidRDefault="00230BD8" w:rsidP="00D90BFA">
            <w:pPr>
              <w:spacing w:after="0" w:line="240" w:lineRule="auto"/>
              <w:jc w:val="right"/>
              <w:rPr>
                <w:del w:id="1976" w:author="Elizabeth Marks" w:date="2021-04-29T05:30:00Z"/>
                <w:rFonts w:ascii="Times New Roman" w:eastAsia="Times New Roman" w:hAnsi="Times New Roman" w:cs="Times New Roman"/>
                <w:sz w:val="24"/>
                <w:szCs w:val="24"/>
                <w:lang w:eastAsia="en-CA"/>
              </w:rPr>
            </w:pPr>
            <w:del w:id="1977" w:author="Elizabeth Marks" w:date="2021-04-29T05:30:00Z">
              <w:r w:rsidRPr="0089456A" w:rsidDel="00AB7021">
                <w:rPr>
                  <w:rFonts w:ascii="Times New Roman" w:eastAsia="Times New Roman" w:hAnsi="Times New Roman" w:cs="Times New Roman"/>
                  <w:sz w:val="24"/>
                  <w:szCs w:val="24"/>
                  <w:lang w:eastAsia="en-CA"/>
                </w:rPr>
                <w:delText>-.04</w:delText>
              </w:r>
            </w:del>
          </w:p>
        </w:tc>
        <w:tc>
          <w:tcPr>
            <w:tcW w:w="302" w:type="dxa"/>
          </w:tcPr>
          <w:p w14:paraId="1D77EB45" w14:textId="6F6A2702" w:rsidR="00230BD8" w:rsidRPr="00692718" w:rsidDel="00AB7021" w:rsidRDefault="00230BD8" w:rsidP="00D90BFA">
            <w:pPr>
              <w:spacing w:after="0" w:line="240" w:lineRule="auto"/>
              <w:rPr>
                <w:del w:id="1978" w:author="Elizabeth Marks" w:date="2021-04-29T05:30:00Z"/>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tcPr>
          <w:p w14:paraId="1C897AB4" w14:textId="5A14BB58" w:rsidR="00230BD8" w:rsidRPr="0089456A" w:rsidDel="00AB7021" w:rsidRDefault="00230BD8" w:rsidP="00D90BFA">
            <w:pPr>
              <w:spacing w:after="0" w:line="240" w:lineRule="auto"/>
              <w:jc w:val="right"/>
              <w:rPr>
                <w:del w:id="1979" w:author="Elizabeth Marks" w:date="2021-04-29T05:30:00Z"/>
                <w:rFonts w:ascii="Times New Roman" w:eastAsia="Times New Roman" w:hAnsi="Times New Roman" w:cs="Times New Roman"/>
                <w:sz w:val="24"/>
                <w:szCs w:val="24"/>
                <w:lang w:eastAsia="en-CA"/>
              </w:rPr>
            </w:pPr>
            <w:del w:id="1980" w:author="Elizabeth Marks" w:date="2021-04-29T05:30:00Z">
              <w:r w:rsidRPr="0089456A" w:rsidDel="00AB7021">
                <w:rPr>
                  <w:rFonts w:ascii="Times New Roman" w:eastAsia="Times New Roman" w:hAnsi="Times New Roman" w:cs="Times New Roman"/>
                  <w:sz w:val="24"/>
                  <w:szCs w:val="24"/>
                  <w:lang w:eastAsia="en-CA"/>
                </w:rPr>
                <w:delText>.04</w:delText>
              </w:r>
            </w:del>
          </w:p>
        </w:tc>
        <w:tc>
          <w:tcPr>
            <w:tcW w:w="302" w:type="dxa"/>
          </w:tcPr>
          <w:p w14:paraId="61350D8D" w14:textId="6864101C" w:rsidR="00230BD8" w:rsidRPr="00692718" w:rsidDel="00AB7021" w:rsidRDefault="00230BD8" w:rsidP="00D90BFA">
            <w:pPr>
              <w:spacing w:after="0" w:line="240" w:lineRule="auto"/>
              <w:rPr>
                <w:del w:id="1981" w:author="Elizabeth Marks" w:date="2021-04-29T05:30:00Z"/>
                <w:rFonts w:ascii="Times New Roman" w:eastAsia="Times New Roman" w:hAnsi="Times New Roman" w:cs="Times New Roman"/>
                <w:b/>
                <w:bCs/>
                <w:sz w:val="18"/>
                <w:szCs w:val="18"/>
                <w:lang w:eastAsia="en-CA"/>
              </w:rPr>
            </w:pPr>
          </w:p>
        </w:tc>
        <w:tc>
          <w:tcPr>
            <w:tcW w:w="389" w:type="dxa"/>
          </w:tcPr>
          <w:p w14:paraId="4B55C2F9" w14:textId="3FFF5E66" w:rsidR="00230BD8" w:rsidRPr="0089456A" w:rsidDel="00AB7021" w:rsidRDefault="00230BD8" w:rsidP="00D90BFA">
            <w:pPr>
              <w:spacing w:after="0" w:line="240" w:lineRule="auto"/>
              <w:jc w:val="right"/>
              <w:rPr>
                <w:del w:id="1982" w:author="Elizabeth Marks" w:date="2021-04-29T05:30:00Z"/>
                <w:rFonts w:ascii="Times New Roman" w:eastAsia="Times New Roman" w:hAnsi="Times New Roman" w:cs="Times New Roman"/>
                <w:b/>
                <w:bCs/>
                <w:sz w:val="24"/>
                <w:szCs w:val="24"/>
                <w:lang w:eastAsia="en-CA"/>
              </w:rPr>
            </w:pPr>
            <w:del w:id="1983" w:author="Elizabeth Marks" w:date="2021-04-29T05:30:00Z">
              <w:r w:rsidRPr="0089456A" w:rsidDel="00AB7021">
                <w:rPr>
                  <w:rFonts w:ascii="Times New Roman" w:eastAsia="Times New Roman" w:hAnsi="Times New Roman" w:cs="Times New Roman"/>
                  <w:b/>
                  <w:bCs/>
                  <w:sz w:val="24"/>
                  <w:szCs w:val="24"/>
                  <w:lang w:eastAsia="en-CA"/>
                </w:rPr>
                <w:delText>.13</w:delText>
              </w:r>
            </w:del>
          </w:p>
        </w:tc>
        <w:tc>
          <w:tcPr>
            <w:tcW w:w="302" w:type="dxa"/>
          </w:tcPr>
          <w:p w14:paraId="3425A1C0" w14:textId="09D35C75" w:rsidR="00230BD8" w:rsidRPr="00692718" w:rsidDel="00AB7021" w:rsidRDefault="00230BD8" w:rsidP="00D90BFA">
            <w:pPr>
              <w:spacing w:after="0" w:line="240" w:lineRule="auto"/>
              <w:rPr>
                <w:del w:id="1984" w:author="Elizabeth Marks" w:date="2021-04-29T05:30:00Z"/>
                <w:rFonts w:ascii="Times New Roman" w:eastAsia="Times New Roman" w:hAnsi="Times New Roman" w:cs="Times New Roman"/>
                <w:b/>
                <w:bCs/>
                <w:sz w:val="18"/>
                <w:szCs w:val="18"/>
                <w:lang w:eastAsia="en-CA"/>
              </w:rPr>
            </w:pPr>
            <w:del w:id="1985"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Pr>
          <w:p w14:paraId="22BB0DAE" w14:textId="557EF47F" w:rsidR="00230BD8" w:rsidRPr="0089456A" w:rsidDel="00AB7021" w:rsidRDefault="00230BD8" w:rsidP="00D90BFA">
            <w:pPr>
              <w:spacing w:after="0" w:line="240" w:lineRule="auto"/>
              <w:rPr>
                <w:del w:id="1986" w:author="Elizabeth Marks" w:date="2021-04-29T05:30:00Z"/>
                <w:rFonts w:ascii="Times New Roman" w:eastAsia="Times New Roman" w:hAnsi="Times New Roman" w:cs="Times New Roman"/>
                <w:sz w:val="24"/>
                <w:szCs w:val="24"/>
                <w:lang w:eastAsia="en-CA"/>
              </w:rPr>
            </w:pPr>
            <w:del w:id="1987" w:author="Elizabeth Marks" w:date="2021-04-29T05:30:00Z">
              <w:r w:rsidRPr="0089456A" w:rsidDel="00AB7021">
                <w:rPr>
                  <w:rFonts w:ascii="Times New Roman" w:eastAsia="Times New Roman" w:hAnsi="Times New Roman" w:cs="Times New Roman"/>
                  <w:sz w:val="24"/>
                  <w:szCs w:val="24"/>
                  <w:lang w:eastAsia="en-CA"/>
                </w:rPr>
                <w:delText>.09</w:delText>
              </w:r>
            </w:del>
          </w:p>
        </w:tc>
        <w:tc>
          <w:tcPr>
            <w:tcW w:w="302" w:type="dxa"/>
          </w:tcPr>
          <w:p w14:paraId="7D089842" w14:textId="02768A7A" w:rsidR="00230BD8" w:rsidRPr="00692718" w:rsidDel="00AB7021" w:rsidRDefault="00230BD8" w:rsidP="00D90BFA">
            <w:pPr>
              <w:spacing w:after="0" w:line="240" w:lineRule="auto"/>
              <w:rPr>
                <w:del w:id="1988" w:author="Elizabeth Marks" w:date="2021-04-29T05:30:00Z"/>
                <w:rFonts w:ascii="Times New Roman" w:eastAsia="Times New Roman" w:hAnsi="Times New Roman" w:cs="Times New Roman"/>
                <w:b/>
                <w:bCs/>
                <w:sz w:val="18"/>
                <w:szCs w:val="18"/>
                <w:lang w:eastAsia="en-CA"/>
              </w:rPr>
            </w:pPr>
          </w:p>
        </w:tc>
        <w:tc>
          <w:tcPr>
            <w:tcW w:w="389" w:type="dxa"/>
          </w:tcPr>
          <w:p w14:paraId="4DC62A31" w14:textId="75D4219A" w:rsidR="00230BD8" w:rsidRPr="0089456A" w:rsidDel="00AB7021" w:rsidRDefault="00230BD8" w:rsidP="00D90BFA">
            <w:pPr>
              <w:spacing w:after="0" w:line="240" w:lineRule="auto"/>
              <w:rPr>
                <w:del w:id="1989" w:author="Elizabeth Marks" w:date="2021-04-29T05:30:00Z"/>
                <w:rFonts w:ascii="Times New Roman" w:eastAsia="Times New Roman" w:hAnsi="Times New Roman" w:cs="Times New Roman"/>
                <w:b/>
                <w:bCs/>
                <w:sz w:val="24"/>
                <w:szCs w:val="24"/>
                <w:lang w:eastAsia="en-CA"/>
              </w:rPr>
            </w:pPr>
            <w:del w:id="1990" w:author="Elizabeth Marks" w:date="2021-04-29T05:30:00Z">
              <w:r w:rsidRPr="0089456A" w:rsidDel="00AB7021">
                <w:rPr>
                  <w:rFonts w:ascii="Times New Roman" w:eastAsia="Times New Roman" w:hAnsi="Times New Roman" w:cs="Times New Roman"/>
                  <w:b/>
                  <w:bCs/>
                  <w:sz w:val="24"/>
                  <w:szCs w:val="24"/>
                  <w:lang w:eastAsia="en-CA"/>
                </w:rPr>
                <w:delText>.17</w:delText>
              </w:r>
            </w:del>
          </w:p>
        </w:tc>
        <w:tc>
          <w:tcPr>
            <w:tcW w:w="302" w:type="dxa"/>
          </w:tcPr>
          <w:p w14:paraId="464D6A59" w14:textId="10643850" w:rsidR="00230BD8" w:rsidRPr="00692718" w:rsidDel="00AB7021" w:rsidRDefault="00230BD8" w:rsidP="00D90BFA">
            <w:pPr>
              <w:spacing w:after="0" w:line="240" w:lineRule="auto"/>
              <w:rPr>
                <w:del w:id="1991" w:author="Elizabeth Marks" w:date="2021-04-29T05:30:00Z"/>
                <w:rFonts w:ascii="Times New Roman" w:eastAsia="Times New Roman" w:hAnsi="Times New Roman" w:cs="Times New Roman"/>
                <w:b/>
                <w:bCs/>
                <w:sz w:val="18"/>
                <w:szCs w:val="18"/>
                <w:lang w:eastAsia="en-CA"/>
              </w:rPr>
            </w:pPr>
            <w:del w:id="1992"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Pr>
          <w:p w14:paraId="22F5BC4A" w14:textId="44CADF11" w:rsidR="00230BD8" w:rsidRPr="0089456A" w:rsidDel="00AB7021" w:rsidRDefault="00230BD8" w:rsidP="00D90BFA">
            <w:pPr>
              <w:spacing w:after="0" w:line="240" w:lineRule="auto"/>
              <w:rPr>
                <w:del w:id="1993" w:author="Elizabeth Marks" w:date="2021-04-29T05:30:00Z"/>
                <w:rFonts w:ascii="Times New Roman" w:eastAsia="Times New Roman" w:hAnsi="Times New Roman" w:cs="Times New Roman"/>
                <w:sz w:val="24"/>
                <w:szCs w:val="24"/>
                <w:lang w:eastAsia="en-CA"/>
              </w:rPr>
            </w:pPr>
            <w:del w:id="1994" w:author="Elizabeth Marks" w:date="2021-04-29T05:30:00Z">
              <w:r w:rsidRPr="0089456A" w:rsidDel="00AB7021">
                <w:rPr>
                  <w:rFonts w:ascii="Times New Roman" w:eastAsia="Times New Roman" w:hAnsi="Times New Roman" w:cs="Times New Roman"/>
                  <w:sz w:val="24"/>
                  <w:szCs w:val="24"/>
                  <w:lang w:eastAsia="en-CA"/>
                </w:rPr>
                <w:delText>-</w:delText>
              </w:r>
            </w:del>
          </w:p>
        </w:tc>
        <w:tc>
          <w:tcPr>
            <w:tcW w:w="302" w:type="dxa"/>
          </w:tcPr>
          <w:p w14:paraId="48452232" w14:textId="35DC6EDC" w:rsidR="00230BD8" w:rsidRPr="0089456A" w:rsidDel="00AB7021" w:rsidRDefault="00230BD8" w:rsidP="00D90BFA">
            <w:pPr>
              <w:spacing w:after="0" w:line="240" w:lineRule="auto"/>
              <w:rPr>
                <w:del w:id="1995" w:author="Elizabeth Marks" w:date="2021-04-29T05:30:00Z"/>
                <w:rFonts w:ascii="Times New Roman" w:eastAsia="Times New Roman" w:hAnsi="Times New Roman" w:cs="Times New Roman"/>
                <w:sz w:val="24"/>
                <w:szCs w:val="24"/>
                <w:lang w:eastAsia="en-CA"/>
              </w:rPr>
            </w:pPr>
          </w:p>
        </w:tc>
      </w:tr>
      <w:tr w:rsidR="00230BD8" w:rsidRPr="0089456A" w:rsidDel="00AB7021" w14:paraId="221B5646" w14:textId="00465E2F" w:rsidTr="00D90BFA">
        <w:trPr>
          <w:trHeight w:val="228"/>
          <w:del w:id="1996" w:author="Elizabeth Marks" w:date="2021-04-29T05:30:00Z"/>
        </w:trPr>
        <w:tc>
          <w:tcPr>
            <w:tcW w:w="2160" w:type="dxa"/>
            <w:tcMar>
              <w:top w:w="0" w:type="dxa"/>
              <w:left w:w="0" w:type="dxa"/>
              <w:bottom w:w="0" w:type="dxa"/>
              <w:right w:w="0" w:type="dxa"/>
            </w:tcMar>
          </w:tcPr>
          <w:p w14:paraId="1FAE61D6" w14:textId="5512D87E" w:rsidR="00230BD8" w:rsidRPr="0089456A" w:rsidDel="00AB7021" w:rsidRDefault="00230BD8" w:rsidP="00D90BFA">
            <w:pPr>
              <w:spacing w:after="0" w:line="240" w:lineRule="auto"/>
              <w:rPr>
                <w:del w:id="1997" w:author="Elizabeth Marks" w:date="2021-04-29T05:30:00Z"/>
                <w:rFonts w:ascii="Times New Roman" w:eastAsia="Times New Roman" w:hAnsi="Times New Roman" w:cs="Times New Roman"/>
                <w:sz w:val="24"/>
                <w:szCs w:val="24"/>
                <w:lang w:eastAsia="en-CA"/>
              </w:rPr>
            </w:pPr>
            <w:del w:id="1998" w:author="Elizabeth Marks" w:date="2021-04-29T05:30:00Z">
              <w:r w:rsidRPr="0089456A" w:rsidDel="00AB7021">
                <w:rPr>
                  <w:rFonts w:ascii="Times New Roman" w:eastAsia="Times New Roman" w:hAnsi="Times New Roman" w:cs="Times New Roman"/>
                  <w:sz w:val="24"/>
                  <w:szCs w:val="24"/>
                  <w:lang w:eastAsia="en-CA"/>
                </w:rPr>
                <w:delText>11. Work Hours 2</w:delText>
              </w:r>
            </w:del>
          </w:p>
        </w:tc>
        <w:tc>
          <w:tcPr>
            <w:tcW w:w="389" w:type="dxa"/>
            <w:tcMar>
              <w:top w:w="0" w:type="dxa"/>
              <w:left w:w="0" w:type="dxa"/>
              <w:bottom w:w="0" w:type="dxa"/>
              <w:right w:w="0" w:type="dxa"/>
            </w:tcMar>
          </w:tcPr>
          <w:p w14:paraId="7FEC0B6E" w14:textId="0B68806A" w:rsidR="00230BD8" w:rsidRPr="0089456A" w:rsidDel="00AB7021" w:rsidRDefault="00230BD8" w:rsidP="00D90BFA">
            <w:pPr>
              <w:spacing w:after="0" w:line="240" w:lineRule="auto"/>
              <w:jc w:val="right"/>
              <w:rPr>
                <w:del w:id="1999" w:author="Elizabeth Marks" w:date="2021-04-29T05:30:00Z"/>
                <w:rFonts w:ascii="Times New Roman" w:eastAsia="Times New Roman" w:hAnsi="Times New Roman" w:cs="Times New Roman"/>
                <w:b/>
                <w:bCs/>
                <w:sz w:val="24"/>
                <w:szCs w:val="24"/>
                <w:lang w:eastAsia="en-CA"/>
              </w:rPr>
            </w:pPr>
            <w:del w:id="2000" w:author="Elizabeth Marks" w:date="2021-04-29T05:30:00Z">
              <w:r w:rsidRPr="0089456A" w:rsidDel="00AB7021">
                <w:rPr>
                  <w:rFonts w:ascii="Times New Roman" w:eastAsia="Times New Roman" w:hAnsi="Times New Roman" w:cs="Times New Roman"/>
                  <w:b/>
                  <w:bCs/>
                  <w:sz w:val="24"/>
                  <w:szCs w:val="24"/>
                  <w:lang w:eastAsia="en-CA"/>
                </w:rPr>
                <w:delText>.21</w:delText>
              </w:r>
            </w:del>
          </w:p>
        </w:tc>
        <w:tc>
          <w:tcPr>
            <w:tcW w:w="302" w:type="dxa"/>
          </w:tcPr>
          <w:p w14:paraId="1D7F801C" w14:textId="4E33B6BC" w:rsidR="00230BD8" w:rsidRPr="00692718" w:rsidDel="00AB7021" w:rsidRDefault="00230BD8" w:rsidP="00D90BFA">
            <w:pPr>
              <w:spacing w:after="0" w:line="240" w:lineRule="auto"/>
              <w:rPr>
                <w:del w:id="2001" w:author="Elizabeth Marks" w:date="2021-04-29T05:30:00Z"/>
                <w:rFonts w:ascii="Times New Roman" w:eastAsia="Times New Roman" w:hAnsi="Times New Roman" w:cs="Times New Roman"/>
                <w:b/>
                <w:bCs/>
                <w:sz w:val="18"/>
                <w:szCs w:val="18"/>
                <w:lang w:eastAsia="en-CA"/>
              </w:rPr>
            </w:pPr>
            <w:del w:id="2002"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3F628378" w14:textId="703C48B5" w:rsidR="00230BD8" w:rsidRPr="0089456A" w:rsidDel="00AB7021" w:rsidRDefault="00230BD8" w:rsidP="00D90BFA">
            <w:pPr>
              <w:spacing w:after="0" w:line="240" w:lineRule="auto"/>
              <w:jc w:val="right"/>
              <w:rPr>
                <w:del w:id="2003" w:author="Elizabeth Marks" w:date="2021-04-29T05:30:00Z"/>
                <w:rFonts w:ascii="Times New Roman" w:eastAsia="Times New Roman" w:hAnsi="Times New Roman" w:cs="Times New Roman"/>
                <w:sz w:val="24"/>
                <w:szCs w:val="24"/>
                <w:lang w:eastAsia="en-CA"/>
              </w:rPr>
            </w:pPr>
            <w:del w:id="2004" w:author="Elizabeth Marks" w:date="2021-04-29T05:30:00Z">
              <w:r w:rsidRPr="0089456A" w:rsidDel="00AB7021">
                <w:rPr>
                  <w:rFonts w:ascii="Times New Roman" w:eastAsia="Times New Roman" w:hAnsi="Times New Roman" w:cs="Times New Roman"/>
                  <w:sz w:val="24"/>
                  <w:szCs w:val="24"/>
                  <w:lang w:eastAsia="en-CA"/>
                </w:rPr>
                <w:delText>.01</w:delText>
              </w:r>
            </w:del>
          </w:p>
        </w:tc>
        <w:tc>
          <w:tcPr>
            <w:tcW w:w="302" w:type="dxa"/>
          </w:tcPr>
          <w:p w14:paraId="415A6F81" w14:textId="53BE47F5" w:rsidR="00230BD8" w:rsidRPr="00692718" w:rsidDel="00AB7021" w:rsidRDefault="00230BD8" w:rsidP="00D90BFA">
            <w:pPr>
              <w:spacing w:after="0" w:line="240" w:lineRule="auto"/>
              <w:rPr>
                <w:del w:id="2005" w:author="Elizabeth Marks" w:date="2021-04-29T05:30:00Z"/>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tcPr>
          <w:p w14:paraId="45748AB2" w14:textId="5A517546" w:rsidR="00230BD8" w:rsidRPr="0089456A" w:rsidDel="00AB7021" w:rsidRDefault="00230BD8" w:rsidP="00D90BFA">
            <w:pPr>
              <w:spacing w:after="0" w:line="240" w:lineRule="auto"/>
              <w:jc w:val="right"/>
              <w:rPr>
                <w:del w:id="2006" w:author="Elizabeth Marks" w:date="2021-04-29T05:30:00Z"/>
                <w:rFonts w:ascii="Times New Roman" w:eastAsia="Times New Roman" w:hAnsi="Times New Roman" w:cs="Times New Roman"/>
                <w:sz w:val="24"/>
                <w:szCs w:val="24"/>
                <w:lang w:eastAsia="en-CA"/>
              </w:rPr>
            </w:pPr>
            <w:del w:id="2007" w:author="Elizabeth Marks" w:date="2021-04-29T05:30:00Z">
              <w:r w:rsidRPr="0089456A" w:rsidDel="00AB7021">
                <w:rPr>
                  <w:rFonts w:ascii="Times New Roman" w:eastAsia="Times New Roman" w:hAnsi="Times New Roman" w:cs="Times New Roman"/>
                  <w:sz w:val="24"/>
                  <w:szCs w:val="24"/>
                  <w:lang w:eastAsia="en-CA"/>
                </w:rPr>
                <w:delText>.11</w:delText>
              </w:r>
              <w:r w:rsidRPr="0089456A" w:rsidDel="00AB7021">
                <w:rPr>
                  <w:rFonts w:ascii="Times New Roman" w:hAnsi="Times New Roman" w:cs="Times New Roman"/>
                  <w:sz w:val="24"/>
                  <w:szCs w:val="24"/>
                  <w:shd w:val="clear" w:color="auto" w:fill="FFFFFF"/>
                  <w:vertAlign w:val="superscript"/>
                </w:rPr>
                <w:delText xml:space="preserve"> </w:delText>
              </w:r>
            </w:del>
          </w:p>
        </w:tc>
        <w:tc>
          <w:tcPr>
            <w:tcW w:w="302" w:type="dxa"/>
          </w:tcPr>
          <w:p w14:paraId="22F9988C" w14:textId="45835631" w:rsidR="00230BD8" w:rsidRPr="00692718" w:rsidDel="00AB7021" w:rsidRDefault="00230BD8" w:rsidP="00D90BFA">
            <w:pPr>
              <w:spacing w:after="0" w:line="240" w:lineRule="auto"/>
              <w:rPr>
                <w:del w:id="2008" w:author="Elizabeth Marks" w:date="2021-04-29T05:30:00Z"/>
                <w:rFonts w:ascii="Times New Roman" w:eastAsia="Times New Roman" w:hAnsi="Times New Roman" w:cs="Times New Roman"/>
                <w:b/>
                <w:bCs/>
                <w:sz w:val="18"/>
                <w:szCs w:val="18"/>
                <w:lang w:eastAsia="en-CA"/>
              </w:rPr>
            </w:pPr>
            <w:del w:id="2009" w:author="Elizabeth Marks" w:date="2021-04-29T05:30:00Z">
              <w:r w:rsidRPr="00692718" w:rsidDel="00AB7021">
                <w:rPr>
                  <w:rFonts w:ascii="Times New Roman" w:hAnsi="Times New Roman" w:cs="Times New Roman"/>
                  <w:b/>
                  <w:bCs/>
                  <w:sz w:val="18"/>
                  <w:szCs w:val="18"/>
                  <w:shd w:val="clear" w:color="auto" w:fill="FFFFFF"/>
                  <w:vertAlign w:val="superscript"/>
                </w:rPr>
                <w:delText>†</w:delText>
              </w:r>
            </w:del>
          </w:p>
        </w:tc>
        <w:tc>
          <w:tcPr>
            <w:tcW w:w="389" w:type="dxa"/>
            <w:tcMar>
              <w:top w:w="0" w:type="dxa"/>
              <w:left w:w="0" w:type="dxa"/>
              <w:bottom w:w="0" w:type="dxa"/>
              <w:right w:w="0" w:type="dxa"/>
            </w:tcMar>
          </w:tcPr>
          <w:p w14:paraId="5C5DEA15" w14:textId="235586AA" w:rsidR="00230BD8" w:rsidRPr="0089456A" w:rsidDel="00AB7021" w:rsidRDefault="00230BD8" w:rsidP="00D90BFA">
            <w:pPr>
              <w:spacing w:after="0" w:line="240" w:lineRule="auto"/>
              <w:jc w:val="right"/>
              <w:rPr>
                <w:del w:id="2010" w:author="Elizabeth Marks" w:date="2021-04-29T05:30:00Z"/>
                <w:rFonts w:ascii="Times New Roman" w:eastAsia="Times New Roman" w:hAnsi="Times New Roman" w:cs="Times New Roman"/>
                <w:sz w:val="24"/>
                <w:szCs w:val="24"/>
                <w:lang w:eastAsia="en-CA"/>
              </w:rPr>
            </w:pPr>
            <w:del w:id="2011" w:author="Elizabeth Marks" w:date="2021-04-29T05:30:00Z">
              <w:r w:rsidRPr="0089456A" w:rsidDel="00AB7021">
                <w:rPr>
                  <w:rFonts w:ascii="Times New Roman" w:eastAsia="Times New Roman" w:hAnsi="Times New Roman" w:cs="Times New Roman"/>
                  <w:sz w:val="24"/>
                  <w:szCs w:val="24"/>
                  <w:lang w:eastAsia="en-CA"/>
                </w:rPr>
                <w:delText>-.08</w:delText>
              </w:r>
            </w:del>
          </w:p>
        </w:tc>
        <w:tc>
          <w:tcPr>
            <w:tcW w:w="302" w:type="dxa"/>
          </w:tcPr>
          <w:p w14:paraId="19E9FC73" w14:textId="231BE2BA" w:rsidR="00230BD8" w:rsidRPr="00692718" w:rsidDel="00AB7021" w:rsidRDefault="00230BD8" w:rsidP="00D90BFA">
            <w:pPr>
              <w:spacing w:after="0" w:line="240" w:lineRule="auto"/>
              <w:rPr>
                <w:del w:id="2012" w:author="Elizabeth Marks" w:date="2021-04-29T05:30:00Z"/>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tcPr>
          <w:p w14:paraId="408692EE" w14:textId="48D4580D" w:rsidR="00230BD8" w:rsidRPr="0089456A" w:rsidDel="00AB7021" w:rsidRDefault="00230BD8" w:rsidP="00D90BFA">
            <w:pPr>
              <w:spacing w:after="0" w:line="240" w:lineRule="auto"/>
              <w:jc w:val="right"/>
              <w:rPr>
                <w:del w:id="2013" w:author="Elizabeth Marks" w:date="2021-04-29T05:30:00Z"/>
                <w:rFonts w:ascii="Times New Roman" w:eastAsia="Times New Roman" w:hAnsi="Times New Roman" w:cs="Times New Roman"/>
                <w:sz w:val="24"/>
                <w:szCs w:val="24"/>
                <w:lang w:eastAsia="en-CA"/>
              </w:rPr>
            </w:pPr>
            <w:del w:id="2014" w:author="Elizabeth Marks" w:date="2021-04-29T05:30:00Z">
              <w:r w:rsidRPr="0089456A" w:rsidDel="00AB7021">
                <w:rPr>
                  <w:rFonts w:ascii="Times New Roman" w:eastAsia="Times New Roman" w:hAnsi="Times New Roman" w:cs="Times New Roman"/>
                  <w:sz w:val="24"/>
                  <w:szCs w:val="24"/>
                  <w:lang w:eastAsia="en-CA"/>
                </w:rPr>
                <w:delText>.07</w:delText>
              </w:r>
            </w:del>
          </w:p>
        </w:tc>
        <w:tc>
          <w:tcPr>
            <w:tcW w:w="302" w:type="dxa"/>
          </w:tcPr>
          <w:p w14:paraId="05BF956C" w14:textId="1542B820" w:rsidR="00230BD8" w:rsidRPr="00692718" w:rsidDel="00AB7021" w:rsidRDefault="00230BD8" w:rsidP="00D90BFA">
            <w:pPr>
              <w:spacing w:after="0" w:line="240" w:lineRule="auto"/>
              <w:rPr>
                <w:del w:id="2015" w:author="Elizabeth Marks" w:date="2021-04-29T05:30:00Z"/>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tcPr>
          <w:p w14:paraId="21D4055C" w14:textId="48268816" w:rsidR="00230BD8" w:rsidRPr="0089456A" w:rsidDel="00AB7021" w:rsidRDefault="00230BD8" w:rsidP="00D90BFA">
            <w:pPr>
              <w:spacing w:after="0" w:line="240" w:lineRule="auto"/>
              <w:jc w:val="right"/>
              <w:rPr>
                <w:del w:id="2016" w:author="Elizabeth Marks" w:date="2021-04-29T05:30:00Z"/>
                <w:rFonts w:ascii="Times New Roman" w:eastAsia="Times New Roman" w:hAnsi="Times New Roman" w:cs="Times New Roman"/>
                <w:sz w:val="24"/>
                <w:szCs w:val="24"/>
                <w:lang w:eastAsia="en-CA"/>
              </w:rPr>
            </w:pPr>
            <w:del w:id="2017" w:author="Elizabeth Marks" w:date="2021-04-29T05:30:00Z">
              <w:r w:rsidRPr="0089456A" w:rsidDel="00AB7021">
                <w:rPr>
                  <w:rFonts w:ascii="Times New Roman" w:eastAsia="Times New Roman" w:hAnsi="Times New Roman" w:cs="Times New Roman"/>
                  <w:sz w:val="24"/>
                  <w:szCs w:val="24"/>
                  <w:lang w:eastAsia="en-CA"/>
                </w:rPr>
                <w:delText>-.07</w:delText>
              </w:r>
            </w:del>
          </w:p>
        </w:tc>
        <w:tc>
          <w:tcPr>
            <w:tcW w:w="302" w:type="dxa"/>
          </w:tcPr>
          <w:p w14:paraId="5DDE6BF1" w14:textId="093F90C2" w:rsidR="00230BD8" w:rsidRPr="00692718" w:rsidDel="00AB7021" w:rsidRDefault="00230BD8" w:rsidP="00D90BFA">
            <w:pPr>
              <w:spacing w:after="0" w:line="240" w:lineRule="auto"/>
              <w:rPr>
                <w:del w:id="2018" w:author="Elizabeth Marks" w:date="2021-04-29T05:30:00Z"/>
                <w:rFonts w:ascii="Times New Roman" w:eastAsia="Times New Roman" w:hAnsi="Times New Roman" w:cs="Times New Roman"/>
                <w:b/>
                <w:bCs/>
                <w:sz w:val="18"/>
                <w:szCs w:val="18"/>
                <w:lang w:eastAsia="en-CA"/>
              </w:rPr>
            </w:pPr>
          </w:p>
        </w:tc>
        <w:tc>
          <w:tcPr>
            <w:tcW w:w="389" w:type="dxa"/>
          </w:tcPr>
          <w:p w14:paraId="38DFEE5E" w14:textId="4C164BD9" w:rsidR="00230BD8" w:rsidRPr="0089456A" w:rsidDel="00AB7021" w:rsidRDefault="00230BD8" w:rsidP="00D90BFA">
            <w:pPr>
              <w:spacing w:after="0" w:line="240" w:lineRule="auto"/>
              <w:jc w:val="right"/>
              <w:rPr>
                <w:del w:id="2019" w:author="Elizabeth Marks" w:date="2021-04-29T05:30:00Z"/>
                <w:rFonts w:ascii="Times New Roman" w:eastAsia="Times New Roman" w:hAnsi="Times New Roman" w:cs="Times New Roman"/>
                <w:b/>
                <w:bCs/>
                <w:sz w:val="24"/>
                <w:szCs w:val="24"/>
                <w:lang w:eastAsia="en-CA"/>
              </w:rPr>
            </w:pPr>
            <w:del w:id="2020" w:author="Elizabeth Marks" w:date="2021-04-29T05:30:00Z">
              <w:r w:rsidRPr="0089456A" w:rsidDel="00AB7021">
                <w:rPr>
                  <w:rFonts w:ascii="Times New Roman" w:eastAsia="Times New Roman" w:hAnsi="Times New Roman" w:cs="Times New Roman"/>
                  <w:b/>
                  <w:bCs/>
                  <w:sz w:val="24"/>
                  <w:szCs w:val="24"/>
                  <w:lang w:eastAsia="en-CA"/>
                </w:rPr>
                <w:delText>.15</w:delText>
              </w:r>
            </w:del>
          </w:p>
        </w:tc>
        <w:tc>
          <w:tcPr>
            <w:tcW w:w="302" w:type="dxa"/>
          </w:tcPr>
          <w:p w14:paraId="01C8629F" w14:textId="5EE89BFB" w:rsidR="00230BD8" w:rsidRPr="00692718" w:rsidDel="00AB7021" w:rsidRDefault="00230BD8" w:rsidP="00D90BFA">
            <w:pPr>
              <w:spacing w:after="0" w:line="240" w:lineRule="auto"/>
              <w:rPr>
                <w:del w:id="2021" w:author="Elizabeth Marks" w:date="2021-04-29T05:30:00Z"/>
                <w:rFonts w:ascii="Times New Roman" w:eastAsia="Times New Roman" w:hAnsi="Times New Roman" w:cs="Times New Roman"/>
                <w:b/>
                <w:bCs/>
                <w:sz w:val="18"/>
                <w:szCs w:val="18"/>
                <w:lang w:eastAsia="en-CA"/>
              </w:rPr>
            </w:pPr>
            <w:del w:id="2022"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Pr>
          <w:p w14:paraId="7F7C1266" w14:textId="2FCEE2E1" w:rsidR="00230BD8" w:rsidRPr="0089456A" w:rsidDel="00AB7021" w:rsidRDefault="00230BD8" w:rsidP="00D90BFA">
            <w:pPr>
              <w:spacing w:after="0" w:line="240" w:lineRule="auto"/>
              <w:rPr>
                <w:del w:id="2023" w:author="Elizabeth Marks" w:date="2021-04-29T05:30:00Z"/>
                <w:rFonts w:ascii="Times New Roman" w:eastAsia="Times New Roman" w:hAnsi="Times New Roman" w:cs="Times New Roman"/>
                <w:sz w:val="24"/>
                <w:szCs w:val="24"/>
                <w:lang w:eastAsia="en-CA"/>
              </w:rPr>
            </w:pPr>
            <w:del w:id="2024" w:author="Elizabeth Marks" w:date="2021-04-29T05:30:00Z">
              <w:r w:rsidRPr="0089456A" w:rsidDel="00AB7021">
                <w:rPr>
                  <w:rFonts w:ascii="Times New Roman" w:eastAsia="Times New Roman" w:hAnsi="Times New Roman" w:cs="Times New Roman"/>
                  <w:sz w:val="24"/>
                  <w:szCs w:val="24"/>
                  <w:lang w:eastAsia="en-CA"/>
                </w:rPr>
                <w:delText>.</w:delText>
              </w:r>
              <w:r w:rsidRPr="0089456A" w:rsidDel="00AB7021">
                <w:rPr>
                  <w:rFonts w:ascii="Times New Roman" w:eastAsia="Times New Roman" w:hAnsi="Times New Roman" w:cs="Times New Roman"/>
                  <w:b/>
                  <w:bCs/>
                  <w:sz w:val="24"/>
                  <w:szCs w:val="24"/>
                  <w:lang w:eastAsia="en-CA"/>
                </w:rPr>
                <w:delText>15</w:delText>
              </w:r>
            </w:del>
          </w:p>
        </w:tc>
        <w:tc>
          <w:tcPr>
            <w:tcW w:w="302" w:type="dxa"/>
          </w:tcPr>
          <w:p w14:paraId="55DACC71" w14:textId="49C03438" w:rsidR="00230BD8" w:rsidRPr="00692718" w:rsidDel="00AB7021" w:rsidRDefault="00230BD8" w:rsidP="00D90BFA">
            <w:pPr>
              <w:spacing w:after="0" w:line="240" w:lineRule="auto"/>
              <w:rPr>
                <w:del w:id="2025" w:author="Elizabeth Marks" w:date="2021-04-29T05:30:00Z"/>
                <w:rFonts w:ascii="Times New Roman" w:eastAsia="Times New Roman" w:hAnsi="Times New Roman" w:cs="Times New Roman"/>
                <w:b/>
                <w:bCs/>
                <w:sz w:val="18"/>
                <w:szCs w:val="18"/>
                <w:lang w:eastAsia="en-CA"/>
              </w:rPr>
            </w:pPr>
            <w:del w:id="2026"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Pr>
          <w:p w14:paraId="45E1DF7F" w14:textId="362EF583" w:rsidR="00230BD8" w:rsidRPr="0089456A" w:rsidDel="00AB7021" w:rsidRDefault="00230BD8" w:rsidP="00D90BFA">
            <w:pPr>
              <w:spacing w:after="0" w:line="240" w:lineRule="auto"/>
              <w:rPr>
                <w:del w:id="2027" w:author="Elizabeth Marks" w:date="2021-04-29T05:30:00Z"/>
                <w:rFonts w:ascii="Times New Roman" w:eastAsia="Times New Roman" w:hAnsi="Times New Roman" w:cs="Times New Roman"/>
                <w:b/>
                <w:bCs/>
                <w:sz w:val="24"/>
                <w:szCs w:val="24"/>
                <w:lang w:eastAsia="en-CA"/>
              </w:rPr>
            </w:pPr>
            <w:del w:id="2028" w:author="Elizabeth Marks" w:date="2021-04-29T05:30:00Z">
              <w:r w:rsidRPr="0089456A" w:rsidDel="00AB7021">
                <w:rPr>
                  <w:rFonts w:ascii="Times New Roman" w:eastAsia="Times New Roman" w:hAnsi="Times New Roman" w:cs="Times New Roman"/>
                  <w:b/>
                  <w:bCs/>
                  <w:sz w:val="24"/>
                  <w:szCs w:val="24"/>
                  <w:lang w:eastAsia="en-CA"/>
                </w:rPr>
                <w:delText>.19</w:delText>
              </w:r>
            </w:del>
          </w:p>
        </w:tc>
        <w:tc>
          <w:tcPr>
            <w:tcW w:w="302" w:type="dxa"/>
          </w:tcPr>
          <w:p w14:paraId="0547D9D1" w14:textId="455F0280" w:rsidR="00230BD8" w:rsidRPr="00692718" w:rsidDel="00AB7021" w:rsidRDefault="00230BD8" w:rsidP="00D90BFA">
            <w:pPr>
              <w:spacing w:after="0" w:line="240" w:lineRule="auto"/>
              <w:rPr>
                <w:del w:id="2029" w:author="Elizabeth Marks" w:date="2021-04-29T05:30:00Z"/>
                <w:rFonts w:ascii="Times New Roman" w:eastAsia="Times New Roman" w:hAnsi="Times New Roman" w:cs="Times New Roman"/>
                <w:b/>
                <w:bCs/>
                <w:sz w:val="18"/>
                <w:szCs w:val="18"/>
                <w:lang w:eastAsia="en-CA"/>
              </w:rPr>
            </w:pPr>
            <w:del w:id="2030"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Pr>
          <w:p w14:paraId="307BCFC3" w14:textId="509D99AC" w:rsidR="00230BD8" w:rsidRPr="0089456A" w:rsidDel="00AB7021" w:rsidRDefault="00230BD8" w:rsidP="00D90BFA">
            <w:pPr>
              <w:spacing w:after="0" w:line="240" w:lineRule="auto"/>
              <w:rPr>
                <w:del w:id="2031" w:author="Elizabeth Marks" w:date="2021-04-29T05:30:00Z"/>
                <w:rFonts w:ascii="Times New Roman" w:eastAsia="Times New Roman" w:hAnsi="Times New Roman" w:cs="Times New Roman"/>
                <w:b/>
                <w:bCs/>
                <w:sz w:val="24"/>
                <w:szCs w:val="24"/>
                <w:lang w:eastAsia="en-CA"/>
              </w:rPr>
            </w:pPr>
            <w:del w:id="2032" w:author="Elizabeth Marks" w:date="2021-04-29T05:30:00Z">
              <w:r w:rsidRPr="0089456A" w:rsidDel="00AB7021">
                <w:rPr>
                  <w:rFonts w:ascii="Times New Roman" w:eastAsia="Times New Roman" w:hAnsi="Times New Roman" w:cs="Times New Roman"/>
                  <w:b/>
                  <w:bCs/>
                  <w:sz w:val="24"/>
                  <w:szCs w:val="24"/>
                  <w:lang w:eastAsia="en-CA"/>
                </w:rPr>
                <w:delText>.33</w:delText>
              </w:r>
            </w:del>
          </w:p>
        </w:tc>
        <w:tc>
          <w:tcPr>
            <w:tcW w:w="302" w:type="dxa"/>
          </w:tcPr>
          <w:p w14:paraId="18DE4575" w14:textId="04425869" w:rsidR="00230BD8" w:rsidRPr="00692718" w:rsidDel="00AB7021" w:rsidRDefault="00230BD8" w:rsidP="00D90BFA">
            <w:pPr>
              <w:spacing w:after="0" w:line="240" w:lineRule="auto"/>
              <w:rPr>
                <w:del w:id="2033" w:author="Elizabeth Marks" w:date="2021-04-29T05:30:00Z"/>
                <w:rFonts w:ascii="Times New Roman" w:eastAsia="Times New Roman" w:hAnsi="Times New Roman" w:cs="Times New Roman"/>
                <w:b/>
                <w:bCs/>
                <w:sz w:val="18"/>
                <w:szCs w:val="18"/>
                <w:lang w:eastAsia="en-CA"/>
              </w:rPr>
            </w:pPr>
            <w:del w:id="2034" w:author="Elizabeth Marks" w:date="2021-04-29T05:30:00Z">
              <w:r w:rsidRPr="00692718" w:rsidDel="00AB7021">
                <w:rPr>
                  <w:rFonts w:ascii="Times New Roman" w:eastAsia="Times New Roman" w:hAnsi="Times New Roman" w:cs="Times New Roman"/>
                  <w:b/>
                  <w:bCs/>
                  <w:sz w:val="18"/>
                  <w:szCs w:val="18"/>
                  <w:lang w:eastAsia="en-CA"/>
                </w:rPr>
                <w:delText>***</w:delText>
              </w:r>
            </w:del>
          </w:p>
        </w:tc>
      </w:tr>
      <w:tr w:rsidR="00230BD8" w:rsidRPr="0089456A" w:rsidDel="00AB7021" w14:paraId="4B77104E" w14:textId="20704090" w:rsidTr="00D90BFA">
        <w:trPr>
          <w:trHeight w:val="269"/>
          <w:del w:id="2035" w:author="Elizabeth Marks" w:date="2021-04-29T05:30:00Z"/>
        </w:trPr>
        <w:tc>
          <w:tcPr>
            <w:tcW w:w="2160" w:type="dxa"/>
            <w:tcMar>
              <w:top w:w="0" w:type="dxa"/>
              <w:left w:w="0" w:type="dxa"/>
              <w:bottom w:w="0" w:type="dxa"/>
              <w:right w:w="0" w:type="dxa"/>
            </w:tcMar>
          </w:tcPr>
          <w:p w14:paraId="0DC97AD3" w14:textId="2B952D7E" w:rsidR="00230BD8" w:rsidRPr="0089456A" w:rsidDel="00AB7021" w:rsidRDefault="00230BD8" w:rsidP="00D90BFA">
            <w:pPr>
              <w:spacing w:after="0" w:line="240" w:lineRule="auto"/>
              <w:rPr>
                <w:del w:id="2036" w:author="Elizabeth Marks" w:date="2021-04-29T05:30:00Z"/>
                <w:rFonts w:ascii="Times New Roman" w:eastAsia="Times New Roman" w:hAnsi="Times New Roman" w:cs="Times New Roman"/>
                <w:sz w:val="24"/>
                <w:szCs w:val="24"/>
                <w:lang w:eastAsia="en-CA"/>
              </w:rPr>
            </w:pPr>
            <w:del w:id="2037" w:author="Elizabeth Marks" w:date="2021-04-29T05:30:00Z">
              <w:r w:rsidRPr="0089456A" w:rsidDel="00AB7021">
                <w:rPr>
                  <w:rFonts w:ascii="Times New Roman" w:eastAsia="Times New Roman" w:hAnsi="Times New Roman" w:cs="Times New Roman"/>
                  <w:sz w:val="24"/>
                  <w:szCs w:val="24"/>
                  <w:lang w:eastAsia="en-CA"/>
                </w:rPr>
                <w:delText>12. Competitive 1</w:delText>
              </w:r>
            </w:del>
          </w:p>
        </w:tc>
        <w:tc>
          <w:tcPr>
            <w:tcW w:w="389" w:type="dxa"/>
            <w:tcMar>
              <w:top w:w="0" w:type="dxa"/>
              <w:left w:w="0" w:type="dxa"/>
              <w:bottom w:w="0" w:type="dxa"/>
              <w:right w:w="0" w:type="dxa"/>
            </w:tcMar>
          </w:tcPr>
          <w:p w14:paraId="05799765" w14:textId="17DDC72F" w:rsidR="00230BD8" w:rsidRPr="0089456A" w:rsidDel="00AB7021" w:rsidRDefault="00230BD8" w:rsidP="00D90BFA">
            <w:pPr>
              <w:spacing w:after="0" w:line="240" w:lineRule="auto"/>
              <w:jc w:val="right"/>
              <w:rPr>
                <w:del w:id="2038" w:author="Elizabeth Marks" w:date="2021-04-29T05:30:00Z"/>
                <w:rFonts w:ascii="Times New Roman" w:eastAsia="Times New Roman" w:hAnsi="Times New Roman" w:cs="Times New Roman"/>
                <w:b/>
                <w:bCs/>
                <w:sz w:val="24"/>
                <w:szCs w:val="24"/>
                <w:lang w:eastAsia="en-CA"/>
              </w:rPr>
            </w:pPr>
            <w:del w:id="2039" w:author="Elizabeth Marks" w:date="2021-04-29T05:30:00Z">
              <w:r w:rsidRPr="0089456A" w:rsidDel="00AB7021">
                <w:rPr>
                  <w:rFonts w:ascii="Times New Roman" w:eastAsia="Times New Roman" w:hAnsi="Times New Roman" w:cs="Times New Roman"/>
                  <w:b/>
                  <w:bCs/>
                  <w:sz w:val="24"/>
                  <w:szCs w:val="24"/>
                  <w:lang w:eastAsia="en-CA"/>
                </w:rPr>
                <w:delText>.40</w:delText>
              </w:r>
            </w:del>
          </w:p>
        </w:tc>
        <w:tc>
          <w:tcPr>
            <w:tcW w:w="302" w:type="dxa"/>
          </w:tcPr>
          <w:p w14:paraId="24B1ADA6" w14:textId="5584EA3E" w:rsidR="00230BD8" w:rsidRPr="00692718" w:rsidDel="00AB7021" w:rsidRDefault="00230BD8" w:rsidP="00D90BFA">
            <w:pPr>
              <w:spacing w:after="0" w:line="240" w:lineRule="auto"/>
              <w:rPr>
                <w:del w:id="2040" w:author="Elizabeth Marks" w:date="2021-04-29T05:30:00Z"/>
                <w:rFonts w:ascii="Times New Roman" w:eastAsia="Times New Roman" w:hAnsi="Times New Roman" w:cs="Times New Roman"/>
                <w:b/>
                <w:bCs/>
                <w:sz w:val="18"/>
                <w:szCs w:val="18"/>
                <w:lang w:eastAsia="en-CA"/>
              </w:rPr>
            </w:pPr>
            <w:del w:id="2041"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4F5F765F" w14:textId="18002AEF" w:rsidR="00230BD8" w:rsidRPr="0089456A" w:rsidDel="00AB7021" w:rsidRDefault="00230BD8" w:rsidP="00D90BFA">
            <w:pPr>
              <w:spacing w:after="0" w:line="240" w:lineRule="auto"/>
              <w:jc w:val="right"/>
              <w:rPr>
                <w:del w:id="2042" w:author="Elizabeth Marks" w:date="2021-04-29T05:30:00Z"/>
                <w:rFonts w:ascii="Times New Roman" w:eastAsia="Times New Roman" w:hAnsi="Times New Roman" w:cs="Times New Roman"/>
                <w:b/>
                <w:bCs/>
                <w:sz w:val="24"/>
                <w:szCs w:val="24"/>
                <w:lang w:eastAsia="en-CA"/>
              </w:rPr>
            </w:pPr>
            <w:del w:id="2043" w:author="Elizabeth Marks" w:date="2021-04-29T05:30:00Z">
              <w:r w:rsidRPr="0089456A" w:rsidDel="00AB7021">
                <w:rPr>
                  <w:rFonts w:ascii="Times New Roman" w:eastAsia="Times New Roman" w:hAnsi="Times New Roman" w:cs="Times New Roman"/>
                  <w:b/>
                  <w:bCs/>
                  <w:sz w:val="24"/>
                  <w:szCs w:val="24"/>
                  <w:lang w:eastAsia="en-CA"/>
                </w:rPr>
                <w:delText>.12</w:delText>
              </w:r>
            </w:del>
          </w:p>
        </w:tc>
        <w:tc>
          <w:tcPr>
            <w:tcW w:w="302" w:type="dxa"/>
          </w:tcPr>
          <w:p w14:paraId="1C4CF5C7" w14:textId="7DC39A83" w:rsidR="00230BD8" w:rsidRPr="00692718" w:rsidDel="00AB7021" w:rsidRDefault="00230BD8" w:rsidP="00D90BFA">
            <w:pPr>
              <w:spacing w:after="0" w:line="240" w:lineRule="auto"/>
              <w:rPr>
                <w:del w:id="2044" w:author="Elizabeth Marks" w:date="2021-04-29T05:30:00Z"/>
                <w:rFonts w:ascii="Times New Roman" w:eastAsia="Times New Roman" w:hAnsi="Times New Roman" w:cs="Times New Roman"/>
                <w:b/>
                <w:bCs/>
                <w:sz w:val="18"/>
                <w:szCs w:val="18"/>
                <w:lang w:eastAsia="en-CA"/>
              </w:rPr>
            </w:pPr>
            <w:del w:id="2045"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4F7D8FE9" w14:textId="57DBEAFA" w:rsidR="00230BD8" w:rsidRPr="0089456A" w:rsidDel="00AB7021" w:rsidRDefault="00230BD8" w:rsidP="00D90BFA">
            <w:pPr>
              <w:spacing w:after="0" w:line="240" w:lineRule="auto"/>
              <w:jc w:val="right"/>
              <w:rPr>
                <w:del w:id="2046" w:author="Elizabeth Marks" w:date="2021-04-29T05:30:00Z"/>
                <w:rFonts w:ascii="Times New Roman" w:eastAsia="Times New Roman" w:hAnsi="Times New Roman" w:cs="Times New Roman"/>
                <w:b/>
                <w:bCs/>
                <w:sz w:val="24"/>
                <w:szCs w:val="24"/>
                <w:lang w:eastAsia="en-CA"/>
              </w:rPr>
            </w:pPr>
            <w:del w:id="2047" w:author="Elizabeth Marks" w:date="2021-04-29T05:30:00Z">
              <w:r w:rsidRPr="0089456A" w:rsidDel="00AB7021">
                <w:rPr>
                  <w:rFonts w:ascii="Times New Roman" w:eastAsia="Times New Roman" w:hAnsi="Times New Roman" w:cs="Times New Roman"/>
                  <w:b/>
                  <w:bCs/>
                  <w:sz w:val="24"/>
                  <w:szCs w:val="24"/>
                  <w:lang w:eastAsia="en-CA"/>
                </w:rPr>
                <w:delText>.18</w:delText>
              </w:r>
            </w:del>
          </w:p>
        </w:tc>
        <w:tc>
          <w:tcPr>
            <w:tcW w:w="302" w:type="dxa"/>
          </w:tcPr>
          <w:p w14:paraId="1F06B576" w14:textId="63327E1F" w:rsidR="00230BD8" w:rsidRPr="00692718" w:rsidDel="00AB7021" w:rsidRDefault="00230BD8" w:rsidP="00D90BFA">
            <w:pPr>
              <w:spacing w:after="0" w:line="240" w:lineRule="auto"/>
              <w:rPr>
                <w:del w:id="2048" w:author="Elizabeth Marks" w:date="2021-04-29T05:30:00Z"/>
                <w:rFonts w:ascii="Times New Roman" w:eastAsia="Times New Roman" w:hAnsi="Times New Roman" w:cs="Times New Roman"/>
                <w:b/>
                <w:bCs/>
                <w:sz w:val="18"/>
                <w:szCs w:val="18"/>
                <w:lang w:eastAsia="en-CA"/>
              </w:rPr>
            </w:pPr>
            <w:del w:id="2049"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5F6C4535" w14:textId="1B39FF03" w:rsidR="00230BD8" w:rsidRPr="0089456A" w:rsidDel="00AB7021" w:rsidRDefault="00230BD8" w:rsidP="00D90BFA">
            <w:pPr>
              <w:spacing w:after="0" w:line="240" w:lineRule="auto"/>
              <w:jc w:val="right"/>
              <w:rPr>
                <w:del w:id="2050" w:author="Elizabeth Marks" w:date="2021-04-29T05:30:00Z"/>
                <w:rFonts w:ascii="Times New Roman" w:eastAsia="Times New Roman" w:hAnsi="Times New Roman" w:cs="Times New Roman"/>
                <w:sz w:val="24"/>
                <w:szCs w:val="24"/>
                <w:lang w:eastAsia="en-CA"/>
              </w:rPr>
            </w:pPr>
            <w:del w:id="2051" w:author="Elizabeth Marks" w:date="2021-04-29T05:30:00Z">
              <w:r w:rsidRPr="0089456A" w:rsidDel="00AB7021">
                <w:rPr>
                  <w:rFonts w:ascii="Times New Roman" w:eastAsia="Times New Roman" w:hAnsi="Times New Roman" w:cs="Times New Roman"/>
                  <w:sz w:val="24"/>
                  <w:szCs w:val="24"/>
                  <w:lang w:eastAsia="en-CA"/>
                </w:rPr>
                <w:delText>.</w:delText>
              </w:r>
              <w:r w:rsidRPr="0089456A" w:rsidDel="00AB7021">
                <w:rPr>
                  <w:rFonts w:ascii="Times New Roman" w:eastAsia="Times New Roman" w:hAnsi="Times New Roman" w:cs="Times New Roman"/>
                  <w:b/>
                  <w:bCs/>
                  <w:sz w:val="24"/>
                  <w:szCs w:val="24"/>
                  <w:lang w:eastAsia="en-CA"/>
                </w:rPr>
                <w:delText>13</w:delText>
              </w:r>
            </w:del>
          </w:p>
        </w:tc>
        <w:tc>
          <w:tcPr>
            <w:tcW w:w="302" w:type="dxa"/>
          </w:tcPr>
          <w:p w14:paraId="57A7FE2F" w14:textId="56F1BEFB" w:rsidR="00230BD8" w:rsidRPr="00692718" w:rsidDel="00AB7021" w:rsidRDefault="00230BD8" w:rsidP="00D90BFA">
            <w:pPr>
              <w:spacing w:after="0" w:line="240" w:lineRule="auto"/>
              <w:rPr>
                <w:del w:id="2052" w:author="Elizabeth Marks" w:date="2021-04-29T05:30:00Z"/>
                <w:rFonts w:ascii="Times New Roman" w:eastAsia="Times New Roman" w:hAnsi="Times New Roman" w:cs="Times New Roman"/>
                <w:b/>
                <w:bCs/>
                <w:sz w:val="18"/>
                <w:szCs w:val="18"/>
                <w:lang w:eastAsia="en-CA"/>
              </w:rPr>
            </w:pPr>
            <w:del w:id="2053"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62CF3B8C" w14:textId="7D59F039" w:rsidR="00230BD8" w:rsidRPr="0089456A" w:rsidDel="00AB7021" w:rsidRDefault="00230BD8" w:rsidP="00D90BFA">
            <w:pPr>
              <w:spacing w:after="0" w:line="240" w:lineRule="auto"/>
              <w:jc w:val="right"/>
              <w:rPr>
                <w:del w:id="2054" w:author="Elizabeth Marks" w:date="2021-04-29T05:30:00Z"/>
                <w:rFonts w:ascii="Times New Roman" w:eastAsia="Times New Roman" w:hAnsi="Times New Roman" w:cs="Times New Roman"/>
                <w:b/>
                <w:bCs/>
                <w:sz w:val="24"/>
                <w:szCs w:val="24"/>
                <w:lang w:eastAsia="en-CA"/>
              </w:rPr>
            </w:pPr>
            <w:del w:id="2055" w:author="Elizabeth Marks" w:date="2021-04-29T05:30:00Z">
              <w:r w:rsidRPr="0089456A" w:rsidDel="00AB7021">
                <w:rPr>
                  <w:rFonts w:ascii="Times New Roman" w:eastAsia="Times New Roman" w:hAnsi="Times New Roman" w:cs="Times New Roman"/>
                  <w:b/>
                  <w:bCs/>
                  <w:sz w:val="24"/>
                  <w:szCs w:val="24"/>
                  <w:lang w:eastAsia="en-CA"/>
                </w:rPr>
                <w:delText>.20</w:delText>
              </w:r>
            </w:del>
          </w:p>
        </w:tc>
        <w:tc>
          <w:tcPr>
            <w:tcW w:w="302" w:type="dxa"/>
          </w:tcPr>
          <w:p w14:paraId="432C47F8" w14:textId="03FC2909" w:rsidR="00230BD8" w:rsidRPr="00692718" w:rsidDel="00AB7021" w:rsidRDefault="00230BD8" w:rsidP="00D90BFA">
            <w:pPr>
              <w:spacing w:after="0" w:line="240" w:lineRule="auto"/>
              <w:rPr>
                <w:del w:id="2056" w:author="Elizabeth Marks" w:date="2021-04-29T05:30:00Z"/>
                <w:rFonts w:ascii="Times New Roman" w:eastAsia="Times New Roman" w:hAnsi="Times New Roman" w:cs="Times New Roman"/>
                <w:b/>
                <w:bCs/>
                <w:sz w:val="18"/>
                <w:szCs w:val="18"/>
                <w:lang w:eastAsia="en-CA"/>
              </w:rPr>
            </w:pPr>
            <w:del w:id="2057"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14D1D455" w14:textId="6907AA24" w:rsidR="00230BD8" w:rsidRPr="0089456A" w:rsidDel="00AB7021" w:rsidRDefault="00230BD8" w:rsidP="00D90BFA">
            <w:pPr>
              <w:spacing w:after="0" w:line="240" w:lineRule="auto"/>
              <w:jc w:val="right"/>
              <w:rPr>
                <w:del w:id="2058" w:author="Elizabeth Marks" w:date="2021-04-29T05:30:00Z"/>
                <w:rFonts w:ascii="Times New Roman" w:eastAsia="Times New Roman" w:hAnsi="Times New Roman" w:cs="Times New Roman"/>
                <w:b/>
                <w:bCs/>
                <w:sz w:val="24"/>
                <w:szCs w:val="24"/>
                <w:lang w:eastAsia="en-CA"/>
              </w:rPr>
            </w:pPr>
            <w:del w:id="2059" w:author="Elizabeth Marks" w:date="2021-04-29T05:30:00Z">
              <w:r w:rsidRPr="0089456A" w:rsidDel="00AB7021">
                <w:rPr>
                  <w:rFonts w:ascii="Times New Roman" w:eastAsia="Times New Roman" w:hAnsi="Times New Roman" w:cs="Times New Roman"/>
                  <w:b/>
                  <w:bCs/>
                  <w:sz w:val="24"/>
                  <w:szCs w:val="24"/>
                  <w:lang w:eastAsia="en-CA"/>
                </w:rPr>
                <w:delText>.13</w:delText>
              </w:r>
            </w:del>
          </w:p>
        </w:tc>
        <w:tc>
          <w:tcPr>
            <w:tcW w:w="302" w:type="dxa"/>
          </w:tcPr>
          <w:p w14:paraId="50CB6F2F" w14:textId="1E1A6B8F" w:rsidR="00230BD8" w:rsidRPr="00692718" w:rsidDel="00AB7021" w:rsidRDefault="00230BD8" w:rsidP="00D90BFA">
            <w:pPr>
              <w:spacing w:after="0" w:line="240" w:lineRule="auto"/>
              <w:rPr>
                <w:del w:id="2060" w:author="Elizabeth Marks" w:date="2021-04-29T05:30:00Z"/>
                <w:rFonts w:ascii="Times New Roman" w:eastAsia="Times New Roman" w:hAnsi="Times New Roman" w:cs="Times New Roman"/>
                <w:b/>
                <w:bCs/>
                <w:sz w:val="18"/>
                <w:szCs w:val="18"/>
                <w:lang w:eastAsia="en-CA"/>
              </w:rPr>
            </w:pPr>
            <w:del w:id="2061"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Pr>
          <w:p w14:paraId="277541A8" w14:textId="0300466D" w:rsidR="00230BD8" w:rsidRPr="0089456A" w:rsidDel="00AB7021" w:rsidRDefault="00230BD8" w:rsidP="00D90BFA">
            <w:pPr>
              <w:spacing w:after="0" w:line="240" w:lineRule="auto"/>
              <w:jc w:val="right"/>
              <w:rPr>
                <w:del w:id="2062" w:author="Elizabeth Marks" w:date="2021-04-29T05:30:00Z"/>
                <w:rFonts w:ascii="Times New Roman" w:eastAsia="Times New Roman" w:hAnsi="Times New Roman" w:cs="Times New Roman"/>
                <w:b/>
                <w:bCs/>
                <w:sz w:val="24"/>
                <w:szCs w:val="24"/>
                <w:lang w:eastAsia="en-CA"/>
              </w:rPr>
            </w:pPr>
            <w:del w:id="2063" w:author="Elizabeth Marks" w:date="2021-04-29T05:30:00Z">
              <w:r w:rsidRPr="0089456A" w:rsidDel="00AB7021">
                <w:rPr>
                  <w:rFonts w:ascii="Times New Roman" w:eastAsia="Times New Roman" w:hAnsi="Times New Roman" w:cs="Times New Roman"/>
                  <w:b/>
                  <w:bCs/>
                  <w:sz w:val="24"/>
                  <w:szCs w:val="24"/>
                  <w:lang w:eastAsia="en-CA"/>
                </w:rPr>
                <w:delText>.28</w:delText>
              </w:r>
            </w:del>
          </w:p>
        </w:tc>
        <w:tc>
          <w:tcPr>
            <w:tcW w:w="302" w:type="dxa"/>
          </w:tcPr>
          <w:p w14:paraId="58648CDE" w14:textId="0B21F93D" w:rsidR="00230BD8" w:rsidRPr="00692718" w:rsidDel="00AB7021" w:rsidRDefault="00230BD8" w:rsidP="00D90BFA">
            <w:pPr>
              <w:spacing w:after="0" w:line="240" w:lineRule="auto"/>
              <w:rPr>
                <w:del w:id="2064" w:author="Elizabeth Marks" w:date="2021-04-29T05:30:00Z"/>
                <w:rFonts w:ascii="Times New Roman" w:eastAsia="Times New Roman" w:hAnsi="Times New Roman" w:cs="Times New Roman"/>
                <w:b/>
                <w:bCs/>
                <w:sz w:val="18"/>
                <w:szCs w:val="18"/>
                <w:lang w:eastAsia="en-CA"/>
              </w:rPr>
            </w:pPr>
            <w:del w:id="2065"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Pr>
          <w:p w14:paraId="247CFB63" w14:textId="49044073" w:rsidR="00230BD8" w:rsidRPr="0089456A" w:rsidDel="00AB7021" w:rsidRDefault="00230BD8" w:rsidP="00D90BFA">
            <w:pPr>
              <w:spacing w:after="0" w:line="240" w:lineRule="auto"/>
              <w:rPr>
                <w:del w:id="2066" w:author="Elizabeth Marks" w:date="2021-04-29T05:30:00Z"/>
                <w:rFonts w:ascii="Times New Roman" w:eastAsia="Times New Roman" w:hAnsi="Times New Roman" w:cs="Times New Roman"/>
                <w:b/>
                <w:bCs/>
                <w:sz w:val="24"/>
                <w:szCs w:val="24"/>
                <w:lang w:eastAsia="en-CA"/>
              </w:rPr>
            </w:pPr>
            <w:del w:id="2067" w:author="Elizabeth Marks" w:date="2021-04-29T05:30:00Z">
              <w:r w:rsidRPr="0089456A" w:rsidDel="00AB7021">
                <w:rPr>
                  <w:rFonts w:ascii="Times New Roman" w:eastAsia="Times New Roman" w:hAnsi="Times New Roman" w:cs="Times New Roman"/>
                  <w:b/>
                  <w:bCs/>
                  <w:sz w:val="24"/>
                  <w:szCs w:val="24"/>
                  <w:lang w:eastAsia="en-CA"/>
                </w:rPr>
                <w:delText>.23</w:delText>
              </w:r>
            </w:del>
          </w:p>
        </w:tc>
        <w:tc>
          <w:tcPr>
            <w:tcW w:w="302" w:type="dxa"/>
          </w:tcPr>
          <w:p w14:paraId="69C4DD87" w14:textId="21849A11" w:rsidR="00230BD8" w:rsidRPr="00692718" w:rsidDel="00AB7021" w:rsidRDefault="00230BD8" w:rsidP="00D90BFA">
            <w:pPr>
              <w:spacing w:after="0" w:line="240" w:lineRule="auto"/>
              <w:rPr>
                <w:del w:id="2068" w:author="Elizabeth Marks" w:date="2021-04-29T05:30:00Z"/>
                <w:rFonts w:ascii="Times New Roman" w:eastAsia="Times New Roman" w:hAnsi="Times New Roman" w:cs="Times New Roman"/>
                <w:b/>
                <w:bCs/>
                <w:sz w:val="18"/>
                <w:szCs w:val="18"/>
                <w:lang w:eastAsia="en-CA"/>
              </w:rPr>
            </w:pPr>
            <w:del w:id="2069"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Pr>
          <w:p w14:paraId="407378B5" w14:textId="532E5EEE" w:rsidR="00230BD8" w:rsidRPr="0089456A" w:rsidDel="00AB7021" w:rsidRDefault="00230BD8" w:rsidP="00D90BFA">
            <w:pPr>
              <w:spacing w:after="0" w:line="240" w:lineRule="auto"/>
              <w:rPr>
                <w:del w:id="2070" w:author="Elizabeth Marks" w:date="2021-04-29T05:30:00Z"/>
                <w:rFonts w:ascii="Times New Roman" w:eastAsia="Times New Roman" w:hAnsi="Times New Roman" w:cs="Times New Roman"/>
                <w:b/>
                <w:bCs/>
                <w:sz w:val="24"/>
                <w:szCs w:val="24"/>
                <w:lang w:eastAsia="en-CA"/>
              </w:rPr>
            </w:pPr>
            <w:del w:id="2071" w:author="Elizabeth Marks" w:date="2021-04-29T05:30:00Z">
              <w:r w:rsidRPr="0089456A" w:rsidDel="00AB7021">
                <w:rPr>
                  <w:rFonts w:ascii="Times New Roman" w:eastAsia="Times New Roman" w:hAnsi="Times New Roman" w:cs="Times New Roman"/>
                  <w:b/>
                  <w:bCs/>
                  <w:sz w:val="24"/>
                  <w:szCs w:val="24"/>
                  <w:lang w:eastAsia="en-CA"/>
                </w:rPr>
                <w:delText>.31</w:delText>
              </w:r>
            </w:del>
          </w:p>
        </w:tc>
        <w:tc>
          <w:tcPr>
            <w:tcW w:w="302" w:type="dxa"/>
          </w:tcPr>
          <w:p w14:paraId="28EA8A7A" w14:textId="7E7E4F84" w:rsidR="00230BD8" w:rsidRPr="00692718" w:rsidDel="00AB7021" w:rsidRDefault="00230BD8" w:rsidP="00D90BFA">
            <w:pPr>
              <w:spacing w:after="0" w:line="240" w:lineRule="auto"/>
              <w:rPr>
                <w:del w:id="2072" w:author="Elizabeth Marks" w:date="2021-04-29T05:30:00Z"/>
                <w:rFonts w:ascii="Times New Roman" w:eastAsia="Times New Roman" w:hAnsi="Times New Roman" w:cs="Times New Roman"/>
                <w:b/>
                <w:bCs/>
                <w:sz w:val="18"/>
                <w:szCs w:val="18"/>
                <w:lang w:eastAsia="en-CA"/>
              </w:rPr>
            </w:pPr>
            <w:del w:id="2073"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Pr>
          <w:p w14:paraId="48CF322D" w14:textId="56E556CC" w:rsidR="00230BD8" w:rsidRPr="0089456A" w:rsidDel="00AB7021" w:rsidRDefault="00230BD8" w:rsidP="00D90BFA">
            <w:pPr>
              <w:spacing w:after="0" w:line="240" w:lineRule="auto"/>
              <w:rPr>
                <w:del w:id="2074" w:author="Elizabeth Marks" w:date="2021-04-29T05:30:00Z"/>
                <w:rFonts w:ascii="Times New Roman" w:eastAsia="Times New Roman" w:hAnsi="Times New Roman" w:cs="Times New Roman"/>
                <w:sz w:val="24"/>
                <w:szCs w:val="24"/>
                <w:lang w:eastAsia="en-CA"/>
              </w:rPr>
            </w:pPr>
            <w:del w:id="2075" w:author="Elizabeth Marks" w:date="2021-04-29T05:30:00Z">
              <w:r w:rsidRPr="0089456A" w:rsidDel="00AB7021">
                <w:rPr>
                  <w:rFonts w:ascii="Times New Roman" w:eastAsia="Times New Roman" w:hAnsi="Times New Roman" w:cs="Times New Roman"/>
                  <w:sz w:val="24"/>
                  <w:szCs w:val="24"/>
                  <w:lang w:eastAsia="en-CA"/>
                </w:rPr>
                <w:delText>.09</w:delText>
              </w:r>
            </w:del>
          </w:p>
        </w:tc>
        <w:tc>
          <w:tcPr>
            <w:tcW w:w="302" w:type="dxa"/>
          </w:tcPr>
          <w:p w14:paraId="4FC4C99B" w14:textId="373FAA2D" w:rsidR="00230BD8" w:rsidRPr="00692718" w:rsidDel="00AB7021" w:rsidRDefault="00230BD8" w:rsidP="00D90BFA">
            <w:pPr>
              <w:spacing w:after="0" w:line="240" w:lineRule="auto"/>
              <w:rPr>
                <w:del w:id="2076" w:author="Elizabeth Marks" w:date="2021-04-29T05:30:00Z"/>
                <w:rFonts w:ascii="Times New Roman" w:eastAsia="Times New Roman" w:hAnsi="Times New Roman" w:cs="Times New Roman"/>
                <w:b/>
                <w:bCs/>
                <w:sz w:val="18"/>
                <w:szCs w:val="18"/>
                <w:lang w:eastAsia="en-CA"/>
              </w:rPr>
            </w:pPr>
          </w:p>
        </w:tc>
      </w:tr>
      <w:tr w:rsidR="00230BD8" w:rsidRPr="0089456A" w:rsidDel="00AB7021" w14:paraId="18B9385E" w14:textId="47DA06B6" w:rsidTr="00D90BFA">
        <w:trPr>
          <w:trHeight w:val="255"/>
          <w:del w:id="2077" w:author="Elizabeth Marks" w:date="2021-04-29T05:30:00Z"/>
        </w:trPr>
        <w:tc>
          <w:tcPr>
            <w:tcW w:w="2160" w:type="dxa"/>
            <w:tcMar>
              <w:top w:w="0" w:type="dxa"/>
              <w:left w:w="0" w:type="dxa"/>
              <w:bottom w:w="0" w:type="dxa"/>
              <w:right w:w="0" w:type="dxa"/>
            </w:tcMar>
          </w:tcPr>
          <w:p w14:paraId="31B967BD" w14:textId="285F55F5" w:rsidR="00230BD8" w:rsidRPr="0089456A" w:rsidDel="00AB7021" w:rsidRDefault="00230BD8" w:rsidP="00D90BFA">
            <w:pPr>
              <w:spacing w:after="0" w:line="240" w:lineRule="auto"/>
              <w:rPr>
                <w:del w:id="2078" w:author="Elizabeth Marks" w:date="2021-04-29T05:30:00Z"/>
                <w:rFonts w:ascii="Times New Roman" w:eastAsia="Times New Roman" w:hAnsi="Times New Roman" w:cs="Times New Roman"/>
                <w:sz w:val="24"/>
                <w:szCs w:val="24"/>
                <w:lang w:eastAsia="en-CA"/>
              </w:rPr>
            </w:pPr>
            <w:del w:id="2079" w:author="Elizabeth Marks" w:date="2021-04-29T05:30:00Z">
              <w:r w:rsidRPr="0089456A" w:rsidDel="00AB7021">
                <w:rPr>
                  <w:rFonts w:ascii="Times New Roman" w:eastAsia="Times New Roman" w:hAnsi="Times New Roman" w:cs="Times New Roman"/>
                  <w:sz w:val="24"/>
                  <w:szCs w:val="24"/>
                  <w:lang w:eastAsia="en-CA"/>
                </w:rPr>
                <w:delText>13. Competitive 2</w:delText>
              </w:r>
            </w:del>
          </w:p>
        </w:tc>
        <w:tc>
          <w:tcPr>
            <w:tcW w:w="389" w:type="dxa"/>
            <w:tcMar>
              <w:top w:w="0" w:type="dxa"/>
              <w:left w:w="0" w:type="dxa"/>
              <w:bottom w:w="0" w:type="dxa"/>
              <w:right w:w="0" w:type="dxa"/>
            </w:tcMar>
          </w:tcPr>
          <w:p w14:paraId="30CD8A9D" w14:textId="537787B0" w:rsidR="00230BD8" w:rsidRPr="0089456A" w:rsidDel="00AB7021" w:rsidRDefault="00230BD8" w:rsidP="00D90BFA">
            <w:pPr>
              <w:spacing w:after="0" w:line="240" w:lineRule="auto"/>
              <w:jc w:val="right"/>
              <w:rPr>
                <w:del w:id="2080" w:author="Elizabeth Marks" w:date="2021-04-29T05:30:00Z"/>
                <w:rFonts w:ascii="Times New Roman" w:eastAsia="Times New Roman" w:hAnsi="Times New Roman" w:cs="Times New Roman"/>
                <w:b/>
                <w:bCs/>
                <w:sz w:val="24"/>
                <w:szCs w:val="24"/>
                <w:lang w:eastAsia="en-CA"/>
              </w:rPr>
            </w:pPr>
            <w:del w:id="2081" w:author="Elizabeth Marks" w:date="2021-04-29T05:30:00Z">
              <w:r w:rsidRPr="0089456A" w:rsidDel="00AB7021">
                <w:rPr>
                  <w:rFonts w:ascii="Times New Roman" w:eastAsia="Times New Roman" w:hAnsi="Times New Roman" w:cs="Times New Roman"/>
                  <w:b/>
                  <w:bCs/>
                  <w:sz w:val="24"/>
                  <w:szCs w:val="24"/>
                  <w:lang w:eastAsia="en-CA"/>
                </w:rPr>
                <w:delText>.21</w:delText>
              </w:r>
            </w:del>
          </w:p>
        </w:tc>
        <w:tc>
          <w:tcPr>
            <w:tcW w:w="302" w:type="dxa"/>
          </w:tcPr>
          <w:p w14:paraId="584B716A" w14:textId="4D4D01FB" w:rsidR="00230BD8" w:rsidRPr="00692718" w:rsidDel="00AB7021" w:rsidRDefault="00230BD8" w:rsidP="00D90BFA">
            <w:pPr>
              <w:spacing w:after="0" w:line="240" w:lineRule="auto"/>
              <w:rPr>
                <w:del w:id="2082" w:author="Elizabeth Marks" w:date="2021-04-29T05:30:00Z"/>
                <w:rFonts w:ascii="Times New Roman" w:eastAsia="Times New Roman" w:hAnsi="Times New Roman" w:cs="Times New Roman"/>
                <w:b/>
                <w:bCs/>
                <w:sz w:val="18"/>
                <w:szCs w:val="18"/>
                <w:lang w:eastAsia="en-CA"/>
              </w:rPr>
            </w:pPr>
            <w:del w:id="2083"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614ADB2E" w14:textId="42AD4DF5" w:rsidR="00230BD8" w:rsidRPr="0089456A" w:rsidDel="00AB7021" w:rsidRDefault="00230BD8" w:rsidP="00D90BFA">
            <w:pPr>
              <w:spacing w:after="0" w:line="240" w:lineRule="auto"/>
              <w:jc w:val="right"/>
              <w:rPr>
                <w:del w:id="2084" w:author="Elizabeth Marks" w:date="2021-04-29T05:30:00Z"/>
                <w:rFonts w:ascii="Times New Roman" w:eastAsia="Times New Roman" w:hAnsi="Times New Roman" w:cs="Times New Roman"/>
                <w:sz w:val="24"/>
                <w:szCs w:val="24"/>
                <w:lang w:eastAsia="en-CA"/>
              </w:rPr>
            </w:pPr>
            <w:del w:id="2085" w:author="Elizabeth Marks" w:date="2021-04-29T05:30:00Z">
              <w:r w:rsidRPr="0089456A" w:rsidDel="00AB7021">
                <w:rPr>
                  <w:rFonts w:ascii="Times New Roman" w:eastAsia="Times New Roman" w:hAnsi="Times New Roman" w:cs="Times New Roman"/>
                  <w:sz w:val="24"/>
                  <w:szCs w:val="24"/>
                  <w:lang w:eastAsia="en-CA"/>
                </w:rPr>
                <w:delText>-.03</w:delText>
              </w:r>
            </w:del>
          </w:p>
        </w:tc>
        <w:tc>
          <w:tcPr>
            <w:tcW w:w="302" w:type="dxa"/>
          </w:tcPr>
          <w:p w14:paraId="0FC74E3A" w14:textId="0D948AE5" w:rsidR="00230BD8" w:rsidRPr="00692718" w:rsidDel="00AB7021" w:rsidRDefault="00230BD8" w:rsidP="00D90BFA">
            <w:pPr>
              <w:spacing w:after="0" w:line="240" w:lineRule="auto"/>
              <w:rPr>
                <w:del w:id="2086" w:author="Elizabeth Marks" w:date="2021-04-29T05:30:00Z"/>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tcPr>
          <w:p w14:paraId="6C10CABA" w14:textId="413B09F0" w:rsidR="00230BD8" w:rsidRPr="0089456A" w:rsidDel="00AB7021" w:rsidRDefault="00230BD8" w:rsidP="00D90BFA">
            <w:pPr>
              <w:spacing w:after="0" w:line="240" w:lineRule="auto"/>
              <w:jc w:val="right"/>
              <w:rPr>
                <w:del w:id="2087" w:author="Elizabeth Marks" w:date="2021-04-29T05:30:00Z"/>
                <w:rFonts w:ascii="Times New Roman" w:eastAsia="Times New Roman" w:hAnsi="Times New Roman" w:cs="Times New Roman"/>
                <w:sz w:val="24"/>
                <w:szCs w:val="24"/>
                <w:lang w:eastAsia="en-CA"/>
              </w:rPr>
            </w:pPr>
            <w:del w:id="2088" w:author="Elizabeth Marks" w:date="2021-04-29T05:30:00Z">
              <w:r w:rsidRPr="0089456A" w:rsidDel="00AB7021">
                <w:rPr>
                  <w:rFonts w:ascii="Times New Roman" w:eastAsia="Times New Roman" w:hAnsi="Times New Roman" w:cs="Times New Roman"/>
                  <w:sz w:val="24"/>
                  <w:szCs w:val="24"/>
                  <w:lang w:eastAsia="en-CA"/>
                </w:rPr>
                <w:delText>.04</w:delText>
              </w:r>
            </w:del>
          </w:p>
        </w:tc>
        <w:tc>
          <w:tcPr>
            <w:tcW w:w="302" w:type="dxa"/>
          </w:tcPr>
          <w:p w14:paraId="5B3E4298" w14:textId="10F90FA9" w:rsidR="00230BD8" w:rsidRPr="00692718" w:rsidDel="00AB7021" w:rsidRDefault="00230BD8" w:rsidP="00D90BFA">
            <w:pPr>
              <w:spacing w:after="0" w:line="240" w:lineRule="auto"/>
              <w:rPr>
                <w:del w:id="2089" w:author="Elizabeth Marks" w:date="2021-04-29T05:30:00Z"/>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tcPr>
          <w:p w14:paraId="7E8DB953" w14:textId="0381DAAB" w:rsidR="00230BD8" w:rsidRPr="0089456A" w:rsidDel="00AB7021" w:rsidRDefault="00230BD8" w:rsidP="00D90BFA">
            <w:pPr>
              <w:spacing w:after="0" w:line="240" w:lineRule="auto"/>
              <w:jc w:val="right"/>
              <w:rPr>
                <w:del w:id="2090" w:author="Elizabeth Marks" w:date="2021-04-29T05:30:00Z"/>
                <w:rFonts w:ascii="Times New Roman" w:eastAsia="Times New Roman" w:hAnsi="Times New Roman" w:cs="Times New Roman"/>
                <w:sz w:val="24"/>
                <w:szCs w:val="24"/>
                <w:lang w:eastAsia="en-CA"/>
              </w:rPr>
            </w:pPr>
            <w:del w:id="2091" w:author="Elizabeth Marks" w:date="2021-04-29T05:30:00Z">
              <w:r w:rsidRPr="0089456A" w:rsidDel="00AB7021">
                <w:rPr>
                  <w:rFonts w:ascii="Times New Roman" w:eastAsia="Times New Roman" w:hAnsi="Times New Roman" w:cs="Times New Roman"/>
                  <w:sz w:val="24"/>
                  <w:szCs w:val="24"/>
                  <w:lang w:eastAsia="en-CA"/>
                </w:rPr>
                <w:delText>.03</w:delText>
              </w:r>
            </w:del>
          </w:p>
        </w:tc>
        <w:tc>
          <w:tcPr>
            <w:tcW w:w="302" w:type="dxa"/>
          </w:tcPr>
          <w:p w14:paraId="1E0BABE0" w14:textId="27AE8081" w:rsidR="00230BD8" w:rsidRPr="00692718" w:rsidDel="00AB7021" w:rsidRDefault="00230BD8" w:rsidP="00D90BFA">
            <w:pPr>
              <w:spacing w:after="0" w:line="240" w:lineRule="auto"/>
              <w:rPr>
                <w:del w:id="2092" w:author="Elizabeth Marks" w:date="2021-04-29T05:30:00Z"/>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tcPr>
          <w:p w14:paraId="40CD7AA1" w14:textId="35F04670" w:rsidR="00230BD8" w:rsidRPr="0089456A" w:rsidDel="00AB7021" w:rsidRDefault="00230BD8" w:rsidP="00D90BFA">
            <w:pPr>
              <w:spacing w:after="0" w:line="240" w:lineRule="auto"/>
              <w:jc w:val="right"/>
              <w:rPr>
                <w:del w:id="2093" w:author="Elizabeth Marks" w:date="2021-04-29T05:30:00Z"/>
                <w:rFonts w:ascii="Times New Roman" w:eastAsia="Times New Roman" w:hAnsi="Times New Roman" w:cs="Times New Roman"/>
                <w:sz w:val="24"/>
                <w:szCs w:val="24"/>
                <w:lang w:eastAsia="en-CA"/>
              </w:rPr>
            </w:pPr>
            <w:del w:id="2094" w:author="Elizabeth Marks" w:date="2021-04-29T05:30:00Z">
              <w:r w:rsidRPr="0089456A" w:rsidDel="00AB7021">
                <w:rPr>
                  <w:rFonts w:ascii="Times New Roman" w:eastAsia="Times New Roman" w:hAnsi="Times New Roman" w:cs="Times New Roman"/>
                  <w:sz w:val="24"/>
                  <w:szCs w:val="24"/>
                  <w:lang w:eastAsia="en-CA"/>
                </w:rPr>
                <w:delText>-.02</w:delText>
              </w:r>
            </w:del>
          </w:p>
        </w:tc>
        <w:tc>
          <w:tcPr>
            <w:tcW w:w="302" w:type="dxa"/>
          </w:tcPr>
          <w:p w14:paraId="25E64C8E" w14:textId="5DCB11E0" w:rsidR="00230BD8" w:rsidRPr="00692718" w:rsidDel="00AB7021" w:rsidRDefault="00230BD8" w:rsidP="00D90BFA">
            <w:pPr>
              <w:spacing w:after="0" w:line="240" w:lineRule="auto"/>
              <w:rPr>
                <w:del w:id="2095" w:author="Elizabeth Marks" w:date="2021-04-29T05:30:00Z"/>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tcPr>
          <w:p w14:paraId="0F13A3CE" w14:textId="7EB0A9E2" w:rsidR="00230BD8" w:rsidRPr="0089456A" w:rsidDel="00AB7021" w:rsidRDefault="00230BD8" w:rsidP="00D90BFA">
            <w:pPr>
              <w:spacing w:after="0" w:line="240" w:lineRule="auto"/>
              <w:jc w:val="right"/>
              <w:rPr>
                <w:del w:id="2096" w:author="Elizabeth Marks" w:date="2021-04-29T05:30:00Z"/>
                <w:rFonts w:ascii="Times New Roman" w:eastAsia="Times New Roman" w:hAnsi="Times New Roman" w:cs="Times New Roman"/>
                <w:sz w:val="24"/>
                <w:szCs w:val="24"/>
                <w:lang w:eastAsia="en-CA"/>
              </w:rPr>
            </w:pPr>
            <w:del w:id="2097" w:author="Elizabeth Marks" w:date="2021-04-29T05:30:00Z">
              <w:r w:rsidRPr="0089456A" w:rsidDel="00AB7021">
                <w:rPr>
                  <w:rFonts w:ascii="Times New Roman" w:eastAsia="Times New Roman" w:hAnsi="Times New Roman" w:cs="Times New Roman"/>
                  <w:sz w:val="24"/>
                  <w:szCs w:val="24"/>
                  <w:lang w:eastAsia="en-CA"/>
                </w:rPr>
                <w:delText>.</w:delText>
              </w:r>
              <w:r w:rsidRPr="0089456A" w:rsidDel="00AB7021">
                <w:rPr>
                  <w:rFonts w:ascii="Times New Roman" w:eastAsia="Times New Roman" w:hAnsi="Times New Roman" w:cs="Times New Roman"/>
                  <w:b/>
                  <w:bCs/>
                  <w:sz w:val="24"/>
                  <w:szCs w:val="24"/>
                  <w:lang w:eastAsia="en-CA"/>
                </w:rPr>
                <w:delText>17</w:delText>
              </w:r>
            </w:del>
          </w:p>
        </w:tc>
        <w:tc>
          <w:tcPr>
            <w:tcW w:w="302" w:type="dxa"/>
          </w:tcPr>
          <w:p w14:paraId="7F7FBC7F" w14:textId="6C701A60" w:rsidR="00230BD8" w:rsidRPr="00692718" w:rsidDel="00AB7021" w:rsidRDefault="00230BD8" w:rsidP="00D90BFA">
            <w:pPr>
              <w:spacing w:after="0" w:line="240" w:lineRule="auto"/>
              <w:rPr>
                <w:del w:id="2098" w:author="Elizabeth Marks" w:date="2021-04-29T05:30:00Z"/>
                <w:rFonts w:ascii="Times New Roman" w:eastAsia="Times New Roman" w:hAnsi="Times New Roman" w:cs="Times New Roman"/>
                <w:b/>
                <w:bCs/>
                <w:sz w:val="18"/>
                <w:szCs w:val="18"/>
                <w:lang w:eastAsia="en-CA"/>
              </w:rPr>
            </w:pPr>
            <w:del w:id="2099"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Pr>
          <w:p w14:paraId="626F49D9" w14:textId="4D92C3FC" w:rsidR="00230BD8" w:rsidRPr="0089456A" w:rsidDel="00AB7021" w:rsidRDefault="00230BD8" w:rsidP="00D90BFA">
            <w:pPr>
              <w:spacing w:after="0" w:line="240" w:lineRule="auto"/>
              <w:jc w:val="right"/>
              <w:rPr>
                <w:del w:id="2100" w:author="Elizabeth Marks" w:date="2021-04-29T05:30:00Z"/>
                <w:rFonts w:ascii="Times New Roman" w:eastAsia="Times New Roman" w:hAnsi="Times New Roman" w:cs="Times New Roman"/>
                <w:b/>
                <w:bCs/>
                <w:sz w:val="24"/>
                <w:szCs w:val="24"/>
                <w:lang w:eastAsia="en-CA"/>
              </w:rPr>
            </w:pPr>
            <w:del w:id="2101" w:author="Elizabeth Marks" w:date="2021-04-29T05:30:00Z">
              <w:r w:rsidRPr="0089456A" w:rsidDel="00AB7021">
                <w:rPr>
                  <w:rFonts w:ascii="Times New Roman" w:eastAsia="Times New Roman" w:hAnsi="Times New Roman" w:cs="Times New Roman"/>
                  <w:b/>
                  <w:bCs/>
                  <w:sz w:val="24"/>
                  <w:szCs w:val="24"/>
                  <w:lang w:eastAsia="en-CA"/>
                </w:rPr>
                <w:delText>.12</w:delText>
              </w:r>
            </w:del>
          </w:p>
        </w:tc>
        <w:tc>
          <w:tcPr>
            <w:tcW w:w="302" w:type="dxa"/>
          </w:tcPr>
          <w:p w14:paraId="6270F175" w14:textId="4237C685" w:rsidR="00230BD8" w:rsidRPr="00692718" w:rsidDel="00AB7021" w:rsidRDefault="00230BD8" w:rsidP="00D90BFA">
            <w:pPr>
              <w:spacing w:after="0" w:line="240" w:lineRule="auto"/>
              <w:rPr>
                <w:del w:id="2102" w:author="Elizabeth Marks" w:date="2021-04-29T05:30:00Z"/>
                <w:rFonts w:ascii="Times New Roman" w:eastAsia="Times New Roman" w:hAnsi="Times New Roman" w:cs="Times New Roman"/>
                <w:b/>
                <w:bCs/>
                <w:sz w:val="18"/>
                <w:szCs w:val="18"/>
                <w:lang w:eastAsia="en-CA"/>
              </w:rPr>
            </w:pPr>
            <w:del w:id="2103"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Pr>
          <w:p w14:paraId="21EBF75D" w14:textId="398CC3BA" w:rsidR="00230BD8" w:rsidRPr="0089456A" w:rsidDel="00AB7021" w:rsidRDefault="00230BD8" w:rsidP="00D90BFA">
            <w:pPr>
              <w:spacing w:after="0" w:line="240" w:lineRule="auto"/>
              <w:rPr>
                <w:del w:id="2104" w:author="Elizabeth Marks" w:date="2021-04-29T05:30:00Z"/>
                <w:rFonts w:ascii="Times New Roman" w:eastAsia="Times New Roman" w:hAnsi="Times New Roman" w:cs="Times New Roman"/>
                <w:b/>
                <w:bCs/>
                <w:sz w:val="24"/>
                <w:szCs w:val="24"/>
                <w:lang w:eastAsia="en-CA"/>
              </w:rPr>
            </w:pPr>
            <w:del w:id="2105" w:author="Elizabeth Marks" w:date="2021-04-29T05:30:00Z">
              <w:r w:rsidRPr="0089456A" w:rsidDel="00AB7021">
                <w:rPr>
                  <w:rFonts w:ascii="Times New Roman" w:eastAsia="Times New Roman" w:hAnsi="Times New Roman" w:cs="Times New Roman"/>
                  <w:b/>
                  <w:bCs/>
                  <w:sz w:val="24"/>
                  <w:szCs w:val="24"/>
                  <w:lang w:eastAsia="en-CA"/>
                </w:rPr>
                <w:delText>.16</w:delText>
              </w:r>
            </w:del>
          </w:p>
        </w:tc>
        <w:tc>
          <w:tcPr>
            <w:tcW w:w="302" w:type="dxa"/>
          </w:tcPr>
          <w:p w14:paraId="747D66CD" w14:textId="1E834AAE" w:rsidR="00230BD8" w:rsidRPr="00692718" w:rsidDel="00AB7021" w:rsidRDefault="00230BD8" w:rsidP="00D90BFA">
            <w:pPr>
              <w:spacing w:after="0" w:line="240" w:lineRule="auto"/>
              <w:rPr>
                <w:del w:id="2106" w:author="Elizabeth Marks" w:date="2021-04-29T05:30:00Z"/>
                <w:rFonts w:ascii="Times New Roman" w:eastAsia="Times New Roman" w:hAnsi="Times New Roman" w:cs="Times New Roman"/>
                <w:b/>
                <w:bCs/>
                <w:sz w:val="18"/>
                <w:szCs w:val="18"/>
                <w:lang w:eastAsia="en-CA"/>
              </w:rPr>
            </w:pPr>
            <w:del w:id="2107"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Pr>
          <w:p w14:paraId="09DDB346" w14:textId="52DC73A9" w:rsidR="00230BD8" w:rsidRPr="0089456A" w:rsidDel="00AB7021" w:rsidRDefault="00230BD8" w:rsidP="00D90BFA">
            <w:pPr>
              <w:spacing w:after="0" w:line="240" w:lineRule="auto"/>
              <w:rPr>
                <w:del w:id="2108" w:author="Elizabeth Marks" w:date="2021-04-29T05:30:00Z"/>
                <w:rFonts w:ascii="Times New Roman" w:eastAsia="Times New Roman" w:hAnsi="Times New Roman" w:cs="Times New Roman"/>
                <w:b/>
                <w:bCs/>
                <w:sz w:val="24"/>
                <w:szCs w:val="24"/>
                <w:lang w:eastAsia="en-CA"/>
              </w:rPr>
            </w:pPr>
            <w:del w:id="2109" w:author="Elizabeth Marks" w:date="2021-04-29T05:30:00Z">
              <w:r w:rsidRPr="0089456A" w:rsidDel="00AB7021">
                <w:rPr>
                  <w:rFonts w:ascii="Times New Roman" w:eastAsia="Times New Roman" w:hAnsi="Times New Roman" w:cs="Times New Roman"/>
                  <w:b/>
                  <w:bCs/>
                  <w:sz w:val="24"/>
                  <w:szCs w:val="24"/>
                  <w:lang w:eastAsia="en-CA"/>
                </w:rPr>
                <w:delText>.13</w:delText>
              </w:r>
            </w:del>
          </w:p>
        </w:tc>
        <w:tc>
          <w:tcPr>
            <w:tcW w:w="302" w:type="dxa"/>
          </w:tcPr>
          <w:p w14:paraId="19332E05" w14:textId="3FE4705E" w:rsidR="00230BD8" w:rsidRPr="00692718" w:rsidDel="00AB7021" w:rsidRDefault="00230BD8" w:rsidP="00D90BFA">
            <w:pPr>
              <w:spacing w:after="0" w:line="240" w:lineRule="auto"/>
              <w:rPr>
                <w:del w:id="2110" w:author="Elizabeth Marks" w:date="2021-04-29T05:30:00Z"/>
                <w:rFonts w:ascii="Times New Roman" w:eastAsia="Times New Roman" w:hAnsi="Times New Roman" w:cs="Times New Roman"/>
                <w:b/>
                <w:bCs/>
                <w:sz w:val="18"/>
                <w:szCs w:val="18"/>
                <w:lang w:eastAsia="en-CA"/>
              </w:rPr>
            </w:pPr>
            <w:del w:id="2111"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Pr>
          <w:p w14:paraId="5B792206" w14:textId="51232561" w:rsidR="00230BD8" w:rsidRPr="0089456A" w:rsidDel="00AB7021" w:rsidRDefault="00230BD8" w:rsidP="00D90BFA">
            <w:pPr>
              <w:spacing w:after="0" w:line="240" w:lineRule="auto"/>
              <w:rPr>
                <w:del w:id="2112" w:author="Elizabeth Marks" w:date="2021-04-29T05:30:00Z"/>
                <w:rFonts w:ascii="Times New Roman" w:eastAsia="Times New Roman" w:hAnsi="Times New Roman" w:cs="Times New Roman"/>
                <w:sz w:val="24"/>
                <w:szCs w:val="24"/>
                <w:lang w:eastAsia="en-CA"/>
              </w:rPr>
            </w:pPr>
            <w:del w:id="2113" w:author="Elizabeth Marks" w:date="2021-04-29T05:30:00Z">
              <w:r w:rsidRPr="0089456A" w:rsidDel="00AB7021">
                <w:rPr>
                  <w:rFonts w:ascii="Times New Roman" w:eastAsia="Times New Roman" w:hAnsi="Times New Roman" w:cs="Times New Roman"/>
                  <w:sz w:val="24"/>
                  <w:szCs w:val="24"/>
                  <w:lang w:eastAsia="en-CA"/>
                </w:rPr>
                <w:delText>.06</w:delText>
              </w:r>
            </w:del>
          </w:p>
        </w:tc>
        <w:tc>
          <w:tcPr>
            <w:tcW w:w="302" w:type="dxa"/>
          </w:tcPr>
          <w:p w14:paraId="511B2076" w14:textId="4C5DDC52" w:rsidR="00230BD8" w:rsidRPr="00692718" w:rsidDel="00AB7021" w:rsidRDefault="00230BD8" w:rsidP="00D90BFA">
            <w:pPr>
              <w:spacing w:after="0" w:line="240" w:lineRule="auto"/>
              <w:rPr>
                <w:del w:id="2114" w:author="Elizabeth Marks" w:date="2021-04-29T05:30:00Z"/>
                <w:rFonts w:ascii="Times New Roman" w:eastAsia="Times New Roman" w:hAnsi="Times New Roman" w:cs="Times New Roman"/>
                <w:b/>
                <w:bCs/>
                <w:sz w:val="18"/>
                <w:szCs w:val="18"/>
                <w:lang w:eastAsia="en-CA"/>
              </w:rPr>
            </w:pPr>
          </w:p>
        </w:tc>
      </w:tr>
      <w:tr w:rsidR="00230BD8" w:rsidRPr="0089456A" w:rsidDel="00AB7021" w14:paraId="1BD80725" w14:textId="03D34478" w:rsidTr="00D90BFA">
        <w:trPr>
          <w:trHeight w:val="255"/>
          <w:del w:id="2115" w:author="Elizabeth Marks" w:date="2021-04-29T05:30:00Z"/>
        </w:trPr>
        <w:tc>
          <w:tcPr>
            <w:tcW w:w="2160" w:type="dxa"/>
            <w:tcMar>
              <w:top w:w="0" w:type="dxa"/>
              <w:left w:w="0" w:type="dxa"/>
              <w:bottom w:w="0" w:type="dxa"/>
              <w:right w:w="0" w:type="dxa"/>
            </w:tcMar>
          </w:tcPr>
          <w:p w14:paraId="14B43E66" w14:textId="48F8764B" w:rsidR="00230BD8" w:rsidRPr="0089456A" w:rsidDel="00AB7021" w:rsidRDefault="00230BD8" w:rsidP="00D90BFA">
            <w:pPr>
              <w:spacing w:after="0" w:line="240" w:lineRule="auto"/>
              <w:rPr>
                <w:del w:id="2116" w:author="Elizabeth Marks" w:date="2021-04-29T05:30:00Z"/>
                <w:rFonts w:ascii="Times New Roman" w:eastAsia="Times New Roman" w:hAnsi="Times New Roman" w:cs="Times New Roman"/>
                <w:sz w:val="24"/>
                <w:szCs w:val="24"/>
                <w:lang w:eastAsia="en-CA"/>
              </w:rPr>
            </w:pPr>
            <w:del w:id="2117" w:author="Elizabeth Marks" w:date="2021-04-29T05:30:00Z">
              <w:r w:rsidRPr="0089456A" w:rsidDel="00AB7021">
                <w:rPr>
                  <w:rFonts w:ascii="Times New Roman" w:eastAsia="Times New Roman" w:hAnsi="Times New Roman" w:cs="Times New Roman"/>
                  <w:sz w:val="24"/>
                  <w:szCs w:val="24"/>
                  <w:lang w:eastAsia="en-CA"/>
                </w:rPr>
                <w:delText>14. Company First</w:delText>
              </w:r>
            </w:del>
          </w:p>
        </w:tc>
        <w:tc>
          <w:tcPr>
            <w:tcW w:w="389" w:type="dxa"/>
            <w:tcMar>
              <w:top w:w="0" w:type="dxa"/>
              <w:left w:w="0" w:type="dxa"/>
              <w:bottom w:w="0" w:type="dxa"/>
              <w:right w:w="0" w:type="dxa"/>
            </w:tcMar>
          </w:tcPr>
          <w:p w14:paraId="61CA9722" w14:textId="4D80BB3A" w:rsidR="00230BD8" w:rsidRPr="0089456A" w:rsidDel="00AB7021" w:rsidRDefault="00230BD8" w:rsidP="00D90BFA">
            <w:pPr>
              <w:spacing w:after="0" w:line="240" w:lineRule="auto"/>
              <w:jc w:val="right"/>
              <w:rPr>
                <w:del w:id="2118" w:author="Elizabeth Marks" w:date="2021-04-29T05:30:00Z"/>
                <w:rFonts w:ascii="Times New Roman" w:eastAsia="Times New Roman" w:hAnsi="Times New Roman" w:cs="Times New Roman"/>
                <w:b/>
                <w:bCs/>
                <w:sz w:val="24"/>
                <w:szCs w:val="24"/>
                <w:lang w:eastAsia="en-CA"/>
              </w:rPr>
            </w:pPr>
            <w:del w:id="2119" w:author="Elizabeth Marks" w:date="2021-04-29T05:30:00Z">
              <w:r w:rsidRPr="0089456A" w:rsidDel="00AB7021">
                <w:rPr>
                  <w:rFonts w:ascii="Times New Roman" w:eastAsia="Times New Roman" w:hAnsi="Times New Roman" w:cs="Times New Roman"/>
                  <w:b/>
                  <w:bCs/>
                  <w:sz w:val="24"/>
                  <w:szCs w:val="24"/>
                  <w:lang w:eastAsia="en-CA"/>
                </w:rPr>
                <w:delText>.10</w:delText>
              </w:r>
            </w:del>
          </w:p>
        </w:tc>
        <w:tc>
          <w:tcPr>
            <w:tcW w:w="302" w:type="dxa"/>
          </w:tcPr>
          <w:p w14:paraId="3414E984" w14:textId="10D10C97" w:rsidR="00230BD8" w:rsidRPr="00692718" w:rsidDel="00AB7021" w:rsidRDefault="00230BD8" w:rsidP="00D90BFA">
            <w:pPr>
              <w:spacing w:after="0" w:line="240" w:lineRule="auto"/>
              <w:rPr>
                <w:del w:id="2120" w:author="Elizabeth Marks" w:date="2021-04-29T05:30:00Z"/>
                <w:rFonts w:ascii="Times New Roman" w:eastAsia="Times New Roman" w:hAnsi="Times New Roman" w:cs="Times New Roman"/>
                <w:b/>
                <w:bCs/>
                <w:sz w:val="18"/>
                <w:szCs w:val="18"/>
                <w:lang w:eastAsia="en-CA"/>
              </w:rPr>
            </w:pPr>
            <w:del w:id="2121"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214F3197" w14:textId="36289EBD" w:rsidR="00230BD8" w:rsidRPr="0089456A" w:rsidDel="00AB7021" w:rsidRDefault="00230BD8" w:rsidP="00D90BFA">
            <w:pPr>
              <w:spacing w:after="0" w:line="240" w:lineRule="auto"/>
              <w:jc w:val="right"/>
              <w:rPr>
                <w:del w:id="2122" w:author="Elizabeth Marks" w:date="2021-04-29T05:30:00Z"/>
                <w:rFonts w:ascii="Times New Roman" w:eastAsia="Times New Roman" w:hAnsi="Times New Roman" w:cs="Times New Roman"/>
                <w:b/>
                <w:bCs/>
                <w:sz w:val="24"/>
                <w:szCs w:val="24"/>
                <w:lang w:eastAsia="en-CA"/>
              </w:rPr>
            </w:pPr>
            <w:del w:id="2123" w:author="Elizabeth Marks" w:date="2021-04-29T05:30:00Z">
              <w:r w:rsidRPr="0089456A" w:rsidDel="00AB7021">
                <w:rPr>
                  <w:rFonts w:ascii="Times New Roman" w:eastAsia="Times New Roman" w:hAnsi="Times New Roman" w:cs="Times New Roman"/>
                  <w:b/>
                  <w:bCs/>
                  <w:sz w:val="24"/>
                  <w:szCs w:val="24"/>
                  <w:lang w:eastAsia="en-CA"/>
                </w:rPr>
                <w:delText>.13</w:delText>
              </w:r>
            </w:del>
          </w:p>
        </w:tc>
        <w:tc>
          <w:tcPr>
            <w:tcW w:w="302" w:type="dxa"/>
          </w:tcPr>
          <w:p w14:paraId="762E3004" w14:textId="77A32723" w:rsidR="00230BD8" w:rsidRPr="00692718" w:rsidDel="00AB7021" w:rsidRDefault="00230BD8" w:rsidP="00D90BFA">
            <w:pPr>
              <w:spacing w:after="0" w:line="240" w:lineRule="auto"/>
              <w:rPr>
                <w:del w:id="2124" w:author="Elizabeth Marks" w:date="2021-04-29T05:30:00Z"/>
                <w:rFonts w:ascii="Times New Roman" w:eastAsia="Times New Roman" w:hAnsi="Times New Roman" w:cs="Times New Roman"/>
                <w:b/>
                <w:bCs/>
                <w:sz w:val="18"/>
                <w:szCs w:val="18"/>
                <w:lang w:eastAsia="en-CA"/>
              </w:rPr>
            </w:pPr>
            <w:del w:id="2125"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64F4F233" w14:textId="2233EAC2" w:rsidR="00230BD8" w:rsidRPr="0089456A" w:rsidDel="00AB7021" w:rsidRDefault="00230BD8" w:rsidP="00D90BFA">
            <w:pPr>
              <w:spacing w:after="0" w:line="240" w:lineRule="auto"/>
              <w:jc w:val="right"/>
              <w:rPr>
                <w:del w:id="2126" w:author="Elizabeth Marks" w:date="2021-04-29T05:30:00Z"/>
                <w:rFonts w:ascii="Times New Roman" w:eastAsia="Times New Roman" w:hAnsi="Times New Roman" w:cs="Times New Roman"/>
                <w:b/>
                <w:bCs/>
                <w:sz w:val="24"/>
                <w:szCs w:val="24"/>
                <w:lang w:eastAsia="en-CA"/>
              </w:rPr>
            </w:pPr>
            <w:del w:id="2127" w:author="Elizabeth Marks" w:date="2021-04-29T05:30:00Z">
              <w:r w:rsidRPr="0089456A" w:rsidDel="00AB7021">
                <w:rPr>
                  <w:rFonts w:ascii="Times New Roman" w:eastAsia="Times New Roman" w:hAnsi="Times New Roman" w:cs="Times New Roman"/>
                  <w:b/>
                  <w:bCs/>
                  <w:sz w:val="24"/>
                  <w:szCs w:val="24"/>
                  <w:lang w:eastAsia="en-CA"/>
                </w:rPr>
                <w:delText>.23</w:delText>
              </w:r>
            </w:del>
          </w:p>
        </w:tc>
        <w:tc>
          <w:tcPr>
            <w:tcW w:w="302" w:type="dxa"/>
          </w:tcPr>
          <w:p w14:paraId="23FC8C55" w14:textId="734B745A" w:rsidR="00230BD8" w:rsidRPr="00692718" w:rsidDel="00AB7021" w:rsidRDefault="00230BD8" w:rsidP="00D90BFA">
            <w:pPr>
              <w:spacing w:after="0" w:line="240" w:lineRule="auto"/>
              <w:rPr>
                <w:del w:id="2128" w:author="Elizabeth Marks" w:date="2021-04-29T05:30:00Z"/>
                <w:rFonts w:ascii="Times New Roman" w:eastAsia="Times New Roman" w:hAnsi="Times New Roman" w:cs="Times New Roman"/>
                <w:b/>
                <w:bCs/>
                <w:sz w:val="18"/>
                <w:szCs w:val="18"/>
                <w:lang w:eastAsia="en-CA"/>
              </w:rPr>
            </w:pPr>
            <w:del w:id="2129"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2AA071BF" w14:textId="24D13AA7" w:rsidR="00230BD8" w:rsidRPr="0089456A" w:rsidDel="00AB7021" w:rsidRDefault="00230BD8" w:rsidP="00D90BFA">
            <w:pPr>
              <w:spacing w:after="0" w:line="240" w:lineRule="auto"/>
              <w:jc w:val="right"/>
              <w:rPr>
                <w:del w:id="2130" w:author="Elizabeth Marks" w:date="2021-04-29T05:30:00Z"/>
                <w:rFonts w:ascii="Times New Roman" w:eastAsia="Times New Roman" w:hAnsi="Times New Roman" w:cs="Times New Roman"/>
                <w:b/>
                <w:bCs/>
                <w:sz w:val="24"/>
                <w:szCs w:val="24"/>
                <w:lang w:eastAsia="en-CA"/>
              </w:rPr>
            </w:pPr>
            <w:del w:id="2131" w:author="Elizabeth Marks" w:date="2021-04-29T05:30:00Z">
              <w:r w:rsidRPr="0089456A" w:rsidDel="00AB7021">
                <w:rPr>
                  <w:rFonts w:ascii="Times New Roman" w:eastAsia="Times New Roman" w:hAnsi="Times New Roman" w:cs="Times New Roman"/>
                  <w:b/>
                  <w:bCs/>
                  <w:sz w:val="24"/>
                  <w:szCs w:val="24"/>
                  <w:lang w:eastAsia="en-CA"/>
                </w:rPr>
                <w:delText>.24</w:delText>
              </w:r>
            </w:del>
          </w:p>
        </w:tc>
        <w:tc>
          <w:tcPr>
            <w:tcW w:w="302" w:type="dxa"/>
          </w:tcPr>
          <w:p w14:paraId="68387032" w14:textId="3916869F" w:rsidR="00230BD8" w:rsidRPr="00692718" w:rsidDel="00AB7021" w:rsidRDefault="00230BD8" w:rsidP="00D90BFA">
            <w:pPr>
              <w:spacing w:after="0" w:line="240" w:lineRule="auto"/>
              <w:rPr>
                <w:del w:id="2132" w:author="Elizabeth Marks" w:date="2021-04-29T05:30:00Z"/>
                <w:rFonts w:ascii="Times New Roman" w:eastAsia="Times New Roman" w:hAnsi="Times New Roman" w:cs="Times New Roman"/>
                <w:b/>
                <w:bCs/>
                <w:sz w:val="18"/>
                <w:szCs w:val="18"/>
                <w:lang w:eastAsia="en-CA"/>
              </w:rPr>
            </w:pPr>
            <w:del w:id="2133"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583516C3" w14:textId="549CED51" w:rsidR="00230BD8" w:rsidRPr="0089456A" w:rsidDel="00AB7021" w:rsidRDefault="00230BD8" w:rsidP="00D90BFA">
            <w:pPr>
              <w:spacing w:after="0" w:line="240" w:lineRule="auto"/>
              <w:jc w:val="right"/>
              <w:rPr>
                <w:del w:id="2134" w:author="Elizabeth Marks" w:date="2021-04-29T05:30:00Z"/>
                <w:rFonts w:ascii="Times New Roman" w:eastAsia="Times New Roman" w:hAnsi="Times New Roman" w:cs="Times New Roman"/>
                <w:b/>
                <w:bCs/>
                <w:sz w:val="24"/>
                <w:szCs w:val="24"/>
                <w:lang w:eastAsia="en-CA"/>
              </w:rPr>
            </w:pPr>
            <w:del w:id="2135" w:author="Elizabeth Marks" w:date="2021-04-29T05:30:00Z">
              <w:r w:rsidRPr="0089456A" w:rsidDel="00AB7021">
                <w:rPr>
                  <w:rFonts w:ascii="Times New Roman" w:eastAsia="Times New Roman" w:hAnsi="Times New Roman" w:cs="Times New Roman"/>
                  <w:b/>
                  <w:bCs/>
                  <w:sz w:val="24"/>
                  <w:szCs w:val="24"/>
                  <w:lang w:eastAsia="en-CA"/>
                </w:rPr>
                <w:delText>.35</w:delText>
              </w:r>
            </w:del>
          </w:p>
        </w:tc>
        <w:tc>
          <w:tcPr>
            <w:tcW w:w="302" w:type="dxa"/>
          </w:tcPr>
          <w:p w14:paraId="07B72690" w14:textId="48D07EE1" w:rsidR="00230BD8" w:rsidRPr="00692718" w:rsidDel="00AB7021" w:rsidRDefault="00230BD8" w:rsidP="00D90BFA">
            <w:pPr>
              <w:spacing w:after="0" w:line="240" w:lineRule="auto"/>
              <w:rPr>
                <w:del w:id="2136" w:author="Elizabeth Marks" w:date="2021-04-29T05:30:00Z"/>
                <w:rFonts w:ascii="Times New Roman" w:eastAsia="Times New Roman" w:hAnsi="Times New Roman" w:cs="Times New Roman"/>
                <w:b/>
                <w:bCs/>
                <w:sz w:val="18"/>
                <w:szCs w:val="18"/>
                <w:lang w:eastAsia="en-CA"/>
              </w:rPr>
            </w:pPr>
            <w:del w:id="2137"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184F0F1F" w14:textId="0040EF73" w:rsidR="00230BD8" w:rsidRPr="0089456A" w:rsidDel="00AB7021" w:rsidRDefault="00230BD8" w:rsidP="00D90BFA">
            <w:pPr>
              <w:spacing w:after="0" w:line="240" w:lineRule="auto"/>
              <w:jc w:val="right"/>
              <w:rPr>
                <w:del w:id="2138" w:author="Elizabeth Marks" w:date="2021-04-29T05:30:00Z"/>
                <w:rFonts w:ascii="Times New Roman" w:eastAsia="Times New Roman" w:hAnsi="Times New Roman" w:cs="Times New Roman"/>
                <w:b/>
                <w:bCs/>
                <w:sz w:val="24"/>
                <w:szCs w:val="24"/>
                <w:lang w:eastAsia="en-CA"/>
              </w:rPr>
            </w:pPr>
            <w:del w:id="2139" w:author="Elizabeth Marks" w:date="2021-04-29T05:30:00Z">
              <w:r w:rsidRPr="0089456A" w:rsidDel="00AB7021">
                <w:rPr>
                  <w:rFonts w:ascii="Times New Roman" w:eastAsia="Times New Roman" w:hAnsi="Times New Roman" w:cs="Times New Roman"/>
                  <w:b/>
                  <w:bCs/>
                  <w:sz w:val="24"/>
                  <w:szCs w:val="24"/>
                  <w:lang w:eastAsia="en-CA"/>
                </w:rPr>
                <w:delText>.25</w:delText>
              </w:r>
            </w:del>
          </w:p>
        </w:tc>
        <w:tc>
          <w:tcPr>
            <w:tcW w:w="302" w:type="dxa"/>
          </w:tcPr>
          <w:p w14:paraId="2C03E391" w14:textId="5A0D3E39" w:rsidR="00230BD8" w:rsidRPr="00692718" w:rsidDel="00AB7021" w:rsidRDefault="00230BD8" w:rsidP="00D90BFA">
            <w:pPr>
              <w:spacing w:after="0" w:line="240" w:lineRule="auto"/>
              <w:rPr>
                <w:del w:id="2140" w:author="Elizabeth Marks" w:date="2021-04-29T05:30:00Z"/>
                <w:rFonts w:ascii="Times New Roman" w:eastAsia="Times New Roman" w:hAnsi="Times New Roman" w:cs="Times New Roman"/>
                <w:b/>
                <w:bCs/>
                <w:sz w:val="18"/>
                <w:szCs w:val="18"/>
                <w:lang w:eastAsia="en-CA"/>
              </w:rPr>
            </w:pPr>
            <w:del w:id="2141"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Pr>
          <w:p w14:paraId="2C3DFA35" w14:textId="5FDEA102" w:rsidR="00230BD8" w:rsidRPr="0089456A" w:rsidDel="00AB7021" w:rsidRDefault="00230BD8" w:rsidP="00D90BFA">
            <w:pPr>
              <w:spacing w:after="0" w:line="240" w:lineRule="auto"/>
              <w:jc w:val="right"/>
              <w:rPr>
                <w:del w:id="2142" w:author="Elizabeth Marks" w:date="2021-04-29T05:30:00Z"/>
                <w:rFonts w:ascii="Times New Roman" w:eastAsia="Times New Roman" w:hAnsi="Times New Roman" w:cs="Times New Roman"/>
                <w:sz w:val="24"/>
                <w:szCs w:val="24"/>
                <w:lang w:eastAsia="en-CA"/>
              </w:rPr>
            </w:pPr>
            <w:del w:id="2143" w:author="Elizabeth Marks" w:date="2021-04-29T05:30:00Z">
              <w:r w:rsidRPr="0089456A" w:rsidDel="00AB7021">
                <w:rPr>
                  <w:rFonts w:ascii="Times New Roman" w:eastAsia="Times New Roman" w:hAnsi="Times New Roman" w:cs="Times New Roman"/>
                  <w:sz w:val="24"/>
                  <w:szCs w:val="24"/>
                  <w:lang w:eastAsia="en-CA"/>
                </w:rPr>
                <w:delText>.06</w:delText>
              </w:r>
            </w:del>
          </w:p>
        </w:tc>
        <w:tc>
          <w:tcPr>
            <w:tcW w:w="302" w:type="dxa"/>
          </w:tcPr>
          <w:p w14:paraId="60B4967F" w14:textId="7AD3AA4E" w:rsidR="00230BD8" w:rsidRPr="00692718" w:rsidDel="00AB7021" w:rsidRDefault="00230BD8" w:rsidP="00D90BFA">
            <w:pPr>
              <w:spacing w:after="0" w:line="240" w:lineRule="auto"/>
              <w:rPr>
                <w:del w:id="2144" w:author="Elizabeth Marks" w:date="2021-04-29T05:30:00Z"/>
                <w:rFonts w:ascii="Times New Roman" w:eastAsia="Times New Roman" w:hAnsi="Times New Roman" w:cs="Times New Roman"/>
                <w:b/>
                <w:bCs/>
                <w:sz w:val="18"/>
                <w:szCs w:val="18"/>
                <w:lang w:eastAsia="en-CA"/>
              </w:rPr>
            </w:pPr>
          </w:p>
        </w:tc>
        <w:tc>
          <w:tcPr>
            <w:tcW w:w="389" w:type="dxa"/>
          </w:tcPr>
          <w:p w14:paraId="0AFE7EC6" w14:textId="28B240E2" w:rsidR="00230BD8" w:rsidRPr="0089456A" w:rsidDel="00AB7021" w:rsidRDefault="00230BD8" w:rsidP="00D90BFA">
            <w:pPr>
              <w:spacing w:after="0" w:line="240" w:lineRule="auto"/>
              <w:rPr>
                <w:del w:id="2145" w:author="Elizabeth Marks" w:date="2021-04-29T05:30:00Z"/>
                <w:rFonts w:ascii="Times New Roman" w:eastAsia="Times New Roman" w:hAnsi="Times New Roman" w:cs="Times New Roman"/>
                <w:b/>
                <w:bCs/>
                <w:sz w:val="24"/>
                <w:szCs w:val="24"/>
                <w:lang w:eastAsia="en-CA"/>
              </w:rPr>
            </w:pPr>
            <w:del w:id="2146" w:author="Elizabeth Marks" w:date="2021-04-29T05:30:00Z">
              <w:r w:rsidRPr="0089456A" w:rsidDel="00AB7021">
                <w:rPr>
                  <w:rFonts w:ascii="Times New Roman" w:eastAsia="Times New Roman" w:hAnsi="Times New Roman" w:cs="Times New Roman"/>
                  <w:b/>
                  <w:bCs/>
                  <w:sz w:val="24"/>
                  <w:szCs w:val="24"/>
                  <w:lang w:eastAsia="en-CA"/>
                </w:rPr>
                <w:delText>.23</w:delText>
              </w:r>
            </w:del>
          </w:p>
        </w:tc>
        <w:tc>
          <w:tcPr>
            <w:tcW w:w="302" w:type="dxa"/>
          </w:tcPr>
          <w:p w14:paraId="60523656" w14:textId="3517E64A" w:rsidR="00230BD8" w:rsidRPr="00692718" w:rsidDel="00AB7021" w:rsidRDefault="00230BD8" w:rsidP="00D90BFA">
            <w:pPr>
              <w:spacing w:after="0" w:line="240" w:lineRule="auto"/>
              <w:rPr>
                <w:del w:id="2147" w:author="Elizabeth Marks" w:date="2021-04-29T05:30:00Z"/>
                <w:rFonts w:ascii="Times New Roman" w:eastAsia="Times New Roman" w:hAnsi="Times New Roman" w:cs="Times New Roman"/>
                <w:b/>
                <w:bCs/>
                <w:sz w:val="18"/>
                <w:szCs w:val="18"/>
                <w:lang w:eastAsia="en-CA"/>
              </w:rPr>
            </w:pPr>
            <w:del w:id="2148"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Pr>
          <w:p w14:paraId="4CFB7B3A" w14:textId="6B045F4E" w:rsidR="00230BD8" w:rsidRPr="0089456A" w:rsidDel="00AB7021" w:rsidRDefault="00230BD8" w:rsidP="00D90BFA">
            <w:pPr>
              <w:spacing w:after="0" w:line="240" w:lineRule="auto"/>
              <w:rPr>
                <w:del w:id="2149" w:author="Elizabeth Marks" w:date="2021-04-29T05:30:00Z"/>
                <w:rFonts w:ascii="Times New Roman" w:eastAsia="Times New Roman" w:hAnsi="Times New Roman" w:cs="Times New Roman"/>
                <w:b/>
                <w:bCs/>
                <w:sz w:val="24"/>
                <w:szCs w:val="24"/>
                <w:lang w:eastAsia="en-CA"/>
              </w:rPr>
            </w:pPr>
            <w:del w:id="2150" w:author="Elizabeth Marks" w:date="2021-04-29T05:30:00Z">
              <w:r w:rsidRPr="0089456A" w:rsidDel="00AB7021">
                <w:rPr>
                  <w:rFonts w:ascii="Times New Roman" w:eastAsia="Times New Roman" w:hAnsi="Times New Roman" w:cs="Times New Roman"/>
                  <w:b/>
                  <w:bCs/>
                  <w:sz w:val="24"/>
                  <w:szCs w:val="24"/>
                  <w:lang w:eastAsia="en-CA"/>
                </w:rPr>
                <w:delText>.28</w:delText>
              </w:r>
            </w:del>
          </w:p>
        </w:tc>
        <w:tc>
          <w:tcPr>
            <w:tcW w:w="302" w:type="dxa"/>
          </w:tcPr>
          <w:p w14:paraId="66B32ED1" w14:textId="3C3BA45E" w:rsidR="00230BD8" w:rsidRPr="00692718" w:rsidDel="00AB7021" w:rsidRDefault="00230BD8" w:rsidP="00D90BFA">
            <w:pPr>
              <w:spacing w:after="0" w:line="240" w:lineRule="auto"/>
              <w:rPr>
                <w:del w:id="2151" w:author="Elizabeth Marks" w:date="2021-04-29T05:30:00Z"/>
                <w:rFonts w:ascii="Times New Roman" w:eastAsia="Times New Roman" w:hAnsi="Times New Roman" w:cs="Times New Roman"/>
                <w:b/>
                <w:bCs/>
                <w:sz w:val="18"/>
                <w:szCs w:val="18"/>
                <w:lang w:eastAsia="en-CA"/>
              </w:rPr>
            </w:pPr>
            <w:del w:id="2152"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Pr>
          <w:p w14:paraId="03180476" w14:textId="206C08F5" w:rsidR="00230BD8" w:rsidRPr="0089456A" w:rsidDel="00AB7021" w:rsidRDefault="00230BD8" w:rsidP="00D90BFA">
            <w:pPr>
              <w:spacing w:after="0" w:line="240" w:lineRule="auto"/>
              <w:rPr>
                <w:del w:id="2153" w:author="Elizabeth Marks" w:date="2021-04-29T05:30:00Z"/>
                <w:rFonts w:ascii="Times New Roman" w:eastAsia="Times New Roman" w:hAnsi="Times New Roman" w:cs="Times New Roman"/>
                <w:sz w:val="24"/>
                <w:szCs w:val="24"/>
                <w:lang w:eastAsia="en-CA"/>
              </w:rPr>
            </w:pPr>
            <w:del w:id="2154" w:author="Elizabeth Marks" w:date="2021-04-29T05:30:00Z">
              <w:r w:rsidRPr="0089456A" w:rsidDel="00AB7021">
                <w:rPr>
                  <w:rFonts w:ascii="Times New Roman" w:eastAsia="Times New Roman" w:hAnsi="Times New Roman" w:cs="Times New Roman"/>
                  <w:sz w:val="24"/>
                  <w:szCs w:val="24"/>
                  <w:lang w:eastAsia="en-CA"/>
                </w:rPr>
                <w:delText>.04</w:delText>
              </w:r>
            </w:del>
          </w:p>
        </w:tc>
        <w:tc>
          <w:tcPr>
            <w:tcW w:w="302" w:type="dxa"/>
          </w:tcPr>
          <w:p w14:paraId="4B6FD1FF" w14:textId="6BA0686E" w:rsidR="00230BD8" w:rsidRPr="00692718" w:rsidDel="00AB7021" w:rsidRDefault="00230BD8" w:rsidP="00D90BFA">
            <w:pPr>
              <w:spacing w:after="0" w:line="240" w:lineRule="auto"/>
              <w:rPr>
                <w:del w:id="2155" w:author="Elizabeth Marks" w:date="2021-04-29T05:30:00Z"/>
                <w:rFonts w:ascii="Times New Roman" w:eastAsia="Times New Roman" w:hAnsi="Times New Roman" w:cs="Times New Roman"/>
                <w:b/>
                <w:bCs/>
                <w:sz w:val="18"/>
                <w:szCs w:val="18"/>
                <w:lang w:eastAsia="en-CA"/>
              </w:rPr>
            </w:pPr>
          </w:p>
        </w:tc>
      </w:tr>
      <w:tr w:rsidR="00230BD8" w:rsidRPr="0089456A" w:rsidDel="00AB7021" w14:paraId="111DF354" w14:textId="7C32E222" w:rsidTr="00D90BFA">
        <w:trPr>
          <w:trHeight w:val="255"/>
          <w:del w:id="2156" w:author="Elizabeth Marks" w:date="2021-04-29T05:30:00Z"/>
        </w:trPr>
        <w:tc>
          <w:tcPr>
            <w:tcW w:w="2160" w:type="dxa"/>
            <w:tcMar>
              <w:top w:w="0" w:type="dxa"/>
              <w:left w:w="0" w:type="dxa"/>
              <w:bottom w:w="0" w:type="dxa"/>
              <w:right w:w="0" w:type="dxa"/>
            </w:tcMar>
          </w:tcPr>
          <w:p w14:paraId="4996E950" w14:textId="367A9B49" w:rsidR="00230BD8" w:rsidRPr="0089456A" w:rsidDel="00AB7021" w:rsidRDefault="00230BD8" w:rsidP="00D90BFA">
            <w:pPr>
              <w:spacing w:after="0" w:line="240" w:lineRule="auto"/>
              <w:rPr>
                <w:del w:id="2157" w:author="Elizabeth Marks" w:date="2021-04-29T05:30:00Z"/>
                <w:rFonts w:ascii="Times New Roman" w:eastAsia="Times New Roman" w:hAnsi="Times New Roman" w:cs="Times New Roman"/>
                <w:sz w:val="24"/>
                <w:szCs w:val="24"/>
                <w:lang w:eastAsia="en-CA"/>
              </w:rPr>
            </w:pPr>
            <w:del w:id="2158" w:author="Elizabeth Marks" w:date="2021-04-29T05:30:00Z">
              <w:r w:rsidRPr="0089456A" w:rsidDel="00AB7021">
                <w:rPr>
                  <w:rFonts w:ascii="Times New Roman" w:eastAsia="Times New Roman" w:hAnsi="Times New Roman" w:cs="Times New Roman"/>
                  <w:sz w:val="24"/>
                  <w:szCs w:val="24"/>
                  <w:lang w:eastAsia="en-CA"/>
                </w:rPr>
                <w:delText>15. Loyalty to Co</w:delText>
              </w:r>
            </w:del>
          </w:p>
        </w:tc>
        <w:tc>
          <w:tcPr>
            <w:tcW w:w="389" w:type="dxa"/>
            <w:tcMar>
              <w:top w:w="0" w:type="dxa"/>
              <w:left w:w="0" w:type="dxa"/>
              <w:bottom w:w="0" w:type="dxa"/>
              <w:right w:w="0" w:type="dxa"/>
            </w:tcMar>
          </w:tcPr>
          <w:p w14:paraId="3D8177DB" w14:textId="684B88AA" w:rsidR="00230BD8" w:rsidRPr="0089456A" w:rsidDel="00AB7021" w:rsidRDefault="00230BD8" w:rsidP="00D90BFA">
            <w:pPr>
              <w:spacing w:after="0" w:line="240" w:lineRule="auto"/>
              <w:jc w:val="right"/>
              <w:rPr>
                <w:del w:id="2159" w:author="Elizabeth Marks" w:date="2021-04-29T05:30:00Z"/>
                <w:rFonts w:ascii="Times New Roman" w:eastAsia="Times New Roman" w:hAnsi="Times New Roman" w:cs="Times New Roman"/>
                <w:b/>
                <w:bCs/>
                <w:sz w:val="24"/>
                <w:szCs w:val="24"/>
                <w:lang w:eastAsia="en-CA"/>
              </w:rPr>
            </w:pPr>
            <w:del w:id="2160" w:author="Elizabeth Marks" w:date="2021-04-29T05:30:00Z">
              <w:r w:rsidRPr="0089456A" w:rsidDel="00AB7021">
                <w:rPr>
                  <w:rFonts w:ascii="Times New Roman" w:eastAsia="Times New Roman" w:hAnsi="Times New Roman" w:cs="Times New Roman"/>
                  <w:b/>
                  <w:bCs/>
                  <w:sz w:val="24"/>
                  <w:szCs w:val="24"/>
                  <w:lang w:eastAsia="en-CA"/>
                </w:rPr>
                <w:delText>.17</w:delText>
              </w:r>
            </w:del>
          </w:p>
        </w:tc>
        <w:tc>
          <w:tcPr>
            <w:tcW w:w="302" w:type="dxa"/>
          </w:tcPr>
          <w:p w14:paraId="2ADFE593" w14:textId="496213DF" w:rsidR="00230BD8" w:rsidRPr="00692718" w:rsidDel="00AB7021" w:rsidRDefault="00230BD8" w:rsidP="00D90BFA">
            <w:pPr>
              <w:spacing w:after="0" w:line="240" w:lineRule="auto"/>
              <w:rPr>
                <w:del w:id="2161" w:author="Elizabeth Marks" w:date="2021-04-29T05:30:00Z"/>
                <w:rFonts w:ascii="Times New Roman" w:eastAsia="Times New Roman" w:hAnsi="Times New Roman" w:cs="Times New Roman"/>
                <w:b/>
                <w:bCs/>
                <w:sz w:val="18"/>
                <w:szCs w:val="18"/>
                <w:lang w:eastAsia="en-CA"/>
              </w:rPr>
            </w:pPr>
            <w:del w:id="2162"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6A770A26" w14:textId="0C8956F5" w:rsidR="00230BD8" w:rsidRPr="0089456A" w:rsidDel="00AB7021" w:rsidRDefault="00230BD8" w:rsidP="00D90BFA">
            <w:pPr>
              <w:spacing w:after="0" w:line="240" w:lineRule="auto"/>
              <w:jc w:val="right"/>
              <w:rPr>
                <w:del w:id="2163" w:author="Elizabeth Marks" w:date="2021-04-29T05:30:00Z"/>
                <w:rFonts w:ascii="Times New Roman" w:eastAsia="Times New Roman" w:hAnsi="Times New Roman" w:cs="Times New Roman"/>
                <w:sz w:val="24"/>
                <w:szCs w:val="24"/>
                <w:lang w:eastAsia="en-CA"/>
              </w:rPr>
            </w:pPr>
            <w:del w:id="2164" w:author="Elizabeth Marks" w:date="2021-04-29T05:30:00Z">
              <w:r w:rsidRPr="0089456A" w:rsidDel="00AB7021">
                <w:rPr>
                  <w:rFonts w:ascii="Times New Roman" w:eastAsia="Times New Roman" w:hAnsi="Times New Roman" w:cs="Times New Roman"/>
                  <w:sz w:val="24"/>
                  <w:szCs w:val="24"/>
                  <w:lang w:eastAsia="en-CA"/>
                </w:rPr>
                <w:delText>.07</w:delText>
              </w:r>
            </w:del>
          </w:p>
        </w:tc>
        <w:tc>
          <w:tcPr>
            <w:tcW w:w="302" w:type="dxa"/>
          </w:tcPr>
          <w:p w14:paraId="73CD3429" w14:textId="0BD9A4E3" w:rsidR="00230BD8" w:rsidRPr="00692718" w:rsidDel="00AB7021" w:rsidRDefault="00230BD8" w:rsidP="00D90BFA">
            <w:pPr>
              <w:spacing w:after="0" w:line="240" w:lineRule="auto"/>
              <w:rPr>
                <w:del w:id="2165" w:author="Elizabeth Marks" w:date="2021-04-29T05:30:00Z"/>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tcPr>
          <w:p w14:paraId="2256F95D" w14:textId="42ADC9B2" w:rsidR="00230BD8" w:rsidRPr="0089456A" w:rsidDel="00AB7021" w:rsidRDefault="00230BD8" w:rsidP="00D90BFA">
            <w:pPr>
              <w:spacing w:after="0" w:line="240" w:lineRule="auto"/>
              <w:jc w:val="right"/>
              <w:rPr>
                <w:del w:id="2166" w:author="Elizabeth Marks" w:date="2021-04-29T05:30:00Z"/>
                <w:rFonts w:ascii="Times New Roman" w:eastAsia="Times New Roman" w:hAnsi="Times New Roman" w:cs="Times New Roman"/>
                <w:b/>
                <w:bCs/>
                <w:sz w:val="24"/>
                <w:szCs w:val="24"/>
                <w:lang w:eastAsia="en-CA"/>
              </w:rPr>
            </w:pPr>
            <w:del w:id="2167" w:author="Elizabeth Marks" w:date="2021-04-29T05:30:00Z">
              <w:r w:rsidRPr="0089456A" w:rsidDel="00AB7021">
                <w:rPr>
                  <w:rFonts w:ascii="Times New Roman" w:eastAsia="Times New Roman" w:hAnsi="Times New Roman" w:cs="Times New Roman"/>
                  <w:b/>
                  <w:bCs/>
                  <w:sz w:val="24"/>
                  <w:szCs w:val="24"/>
                  <w:lang w:eastAsia="en-CA"/>
                </w:rPr>
                <w:delText>.15</w:delText>
              </w:r>
            </w:del>
          </w:p>
        </w:tc>
        <w:tc>
          <w:tcPr>
            <w:tcW w:w="302" w:type="dxa"/>
          </w:tcPr>
          <w:p w14:paraId="7DA930FC" w14:textId="7687F667" w:rsidR="00230BD8" w:rsidRPr="00692718" w:rsidDel="00AB7021" w:rsidRDefault="00230BD8" w:rsidP="00D90BFA">
            <w:pPr>
              <w:spacing w:after="0" w:line="240" w:lineRule="auto"/>
              <w:rPr>
                <w:del w:id="2168" w:author="Elizabeth Marks" w:date="2021-04-29T05:30:00Z"/>
                <w:rFonts w:ascii="Times New Roman" w:eastAsia="Times New Roman" w:hAnsi="Times New Roman" w:cs="Times New Roman"/>
                <w:b/>
                <w:bCs/>
                <w:sz w:val="18"/>
                <w:szCs w:val="18"/>
                <w:lang w:eastAsia="en-CA"/>
              </w:rPr>
            </w:pPr>
            <w:del w:id="2169"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5EC92955" w14:textId="24FB64FF" w:rsidR="00230BD8" w:rsidRPr="0089456A" w:rsidDel="00AB7021" w:rsidRDefault="00230BD8" w:rsidP="00D90BFA">
            <w:pPr>
              <w:spacing w:after="0" w:line="240" w:lineRule="auto"/>
              <w:jc w:val="right"/>
              <w:rPr>
                <w:del w:id="2170" w:author="Elizabeth Marks" w:date="2021-04-29T05:30:00Z"/>
                <w:rFonts w:ascii="Times New Roman" w:eastAsia="Times New Roman" w:hAnsi="Times New Roman" w:cs="Times New Roman"/>
                <w:b/>
                <w:bCs/>
                <w:sz w:val="24"/>
                <w:szCs w:val="24"/>
                <w:lang w:eastAsia="en-CA"/>
              </w:rPr>
            </w:pPr>
            <w:del w:id="2171" w:author="Elizabeth Marks" w:date="2021-04-29T05:30:00Z">
              <w:r w:rsidRPr="0089456A" w:rsidDel="00AB7021">
                <w:rPr>
                  <w:rFonts w:ascii="Times New Roman" w:eastAsia="Times New Roman" w:hAnsi="Times New Roman" w:cs="Times New Roman"/>
                  <w:b/>
                  <w:bCs/>
                  <w:sz w:val="24"/>
                  <w:szCs w:val="24"/>
                  <w:lang w:eastAsia="en-CA"/>
                </w:rPr>
                <w:delText>.19</w:delText>
              </w:r>
            </w:del>
          </w:p>
        </w:tc>
        <w:tc>
          <w:tcPr>
            <w:tcW w:w="302" w:type="dxa"/>
          </w:tcPr>
          <w:p w14:paraId="66439065" w14:textId="4AFA3F44" w:rsidR="00230BD8" w:rsidRPr="00692718" w:rsidDel="00AB7021" w:rsidRDefault="00230BD8" w:rsidP="00D90BFA">
            <w:pPr>
              <w:spacing w:after="0" w:line="240" w:lineRule="auto"/>
              <w:rPr>
                <w:del w:id="2172" w:author="Elizabeth Marks" w:date="2021-04-29T05:30:00Z"/>
                <w:rFonts w:ascii="Times New Roman" w:eastAsia="Times New Roman" w:hAnsi="Times New Roman" w:cs="Times New Roman"/>
                <w:b/>
                <w:bCs/>
                <w:sz w:val="18"/>
                <w:szCs w:val="18"/>
                <w:lang w:eastAsia="en-CA"/>
              </w:rPr>
            </w:pPr>
            <w:del w:id="2173"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49076FD2" w14:textId="7D7F24BA" w:rsidR="00230BD8" w:rsidRPr="0089456A" w:rsidDel="00AB7021" w:rsidRDefault="00230BD8" w:rsidP="00D90BFA">
            <w:pPr>
              <w:spacing w:after="0" w:line="240" w:lineRule="auto"/>
              <w:jc w:val="right"/>
              <w:rPr>
                <w:del w:id="2174" w:author="Elizabeth Marks" w:date="2021-04-29T05:30:00Z"/>
                <w:rFonts w:ascii="Times New Roman" w:eastAsia="Times New Roman" w:hAnsi="Times New Roman" w:cs="Times New Roman"/>
                <w:b/>
                <w:bCs/>
                <w:sz w:val="24"/>
                <w:szCs w:val="24"/>
                <w:lang w:eastAsia="en-CA"/>
              </w:rPr>
            </w:pPr>
            <w:del w:id="2175" w:author="Elizabeth Marks" w:date="2021-04-29T05:30:00Z">
              <w:r w:rsidRPr="0089456A" w:rsidDel="00AB7021">
                <w:rPr>
                  <w:rFonts w:ascii="Times New Roman" w:eastAsia="Times New Roman" w:hAnsi="Times New Roman" w:cs="Times New Roman"/>
                  <w:b/>
                  <w:bCs/>
                  <w:sz w:val="24"/>
                  <w:szCs w:val="24"/>
                  <w:lang w:eastAsia="en-CA"/>
                </w:rPr>
                <w:delText>.27</w:delText>
              </w:r>
            </w:del>
          </w:p>
        </w:tc>
        <w:tc>
          <w:tcPr>
            <w:tcW w:w="302" w:type="dxa"/>
          </w:tcPr>
          <w:p w14:paraId="3D59B22B" w14:textId="4A45DE8B" w:rsidR="00230BD8" w:rsidRPr="00692718" w:rsidDel="00AB7021" w:rsidRDefault="00230BD8" w:rsidP="00D90BFA">
            <w:pPr>
              <w:spacing w:after="0" w:line="240" w:lineRule="auto"/>
              <w:rPr>
                <w:del w:id="2176" w:author="Elizabeth Marks" w:date="2021-04-29T05:30:00Z"/>
                <w:rFonts w:ascii="Times New Roman" w:eastAsia="Times New Roman" w:hAnsi="Times New Roman" w:cs="Times New Roman"/>
                <w:b/>
                <w:bCs/>
                <w:sz w:val="18"/>
                <w:szCs w:val="18"/>
                <w:lang w:eastAsia="en-CA"/>
              </w:rPr>
            </w:pPr>
            <w:del w:id="2177"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3514DE29" w14:textId="7BEE6FCD" w:rsidR="00230BD8" w:rsidRPr="0089456A" w:rsidDel="00AB7021" w:rsidRDefault="00230BD8" w:rsidP="00D90BFA">
            <w:pPr>
              <w:spacing w:after="0" w:line="240" w:lineRule="auto"/>
              <w:jc w:val="right"/>
              <w:rPr>
                <w:del w:id="2178" w:author="Elizabeth Marks" w:date="2021-04-29T05:30:00Z"/>
                <w:rFonts w:ascii="Times New Roman" w:eastAsia="Times New Roman" w:hAnsi="Times New Roman" w:cs="Times New Roman"/>
                <w:b/>
                <w:bCs/>
                <w:sz w:val="24"/>
                <w:szCs w:val="24"/>
                <w:lang w:eastAsia="en-CA"/>
              </w:rPr>
            </w:pPr>
            <w:del w:id="2179" w:author="Elizabeth Marks" w:date="2021-04-29T05:30:00Z">
              <w:r w:rsidRPr="0089456A" w:rsidDel="00AB7021">
                <w:rPr>
                  <w:rFonts w:ascii="Times New Roman" w:eastAsia="Times New Roman" w:hAnsi="Times New Roman" w:cs="Times New Roman"/>
                  <w:b/>
                  <w:bCs/>
                  <w:sz w:val="24"/>
                  <w:szCs w:val="24"/>
                  <w:lang w:eastAsia="en-CA"/>
                </w:rPr>
                <w:delText>.19</w:delText>
              </w:r>
            </w:del>
          </w:p>
        </w:tc>
        <w:tc>
          <w:tcPr>
            <w:tcW w:w="302" w:type="dxa"/>
          </w:tcPr>
          <w:p w14:paraId="7C9B89C2" w14:textId="1E867D57" w:rsidR="00230BD8" w:rsidRPr="00692718" w:rsidDel="00AB7021" w:rsidRDefault="00230BD8" w:rsidP="00D90BFA">
            <w:pPr>
              <w:spacing w:after="0" w:line="240" w:lineRule="auto"/>
              <w:rPr>
                <w:del w:id="2180" w:author="Elizabeth Marks" w:date="2021-04-29T05:30:00Z"/>
                <w:rFonts w:ascii="Times New Roman" w:eastAsia="Times New Roman" w:hAnsi="Times New Roman" w:cs="Times New Roman"/>
                <w:b/>
                <w:bCs/>
                <w:sz w:val="18"/>
                <w:szCs w:val="18"/>
                <w:lang w:eastAsia="en-CA"/>
              </w:rPr>
            </w:pPr>
            <w:del w:id="2181"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Pr>
          <w:p w14:paraId="7600C086" w14:textId="4A16A846" w:rsidR="00230BD8" w:rsidRPr="0089456A" w:rsidDel="00AB7021" w:rsidRDefault="00230BD8" w:rsidP="00D90BFA">
            <w:pPr>
              <w:spacing w:after="0" w:line="240" w:lineRule="auto"/>
              <w:jc w:val="right"/>
              <w:rPr>
                <w:del w:id="2182" w:author="Elizabeth Marks" w:date="2021-04-29T05:30:00Z"/>
                <w:rFonts w:ascii="Times New Roman" w:eastAsia="Times New Roman" w:hAnsi="Times New Roman" w:cs="Times New Roman"/>
                <w:sz w:val="24"/>
                <w:szCs w:val="24"/>
                <w:lang w:eastAsia="en-CA"/>
              </w:rPr>
            </w:pPr>
            <w:del w:id="2183" w:author="Elizabeth Marks" w:date="2021-04-29T05:30:00Z">
              <w:r w:rsidRPr="0089456A" w:rsidDel="00AB7021">
                <w:rPr>
                  <w:rFonts w:ascii="Times New Roman" w:eastAsia="Times New Roman" w:hAnsi="Times New Roman" w:cs="Times New Roman"/>
                  <w:sz w:val="24"/>
                  <w:szCs w:val="24"/>
                  <w:lang w:eastAsia="en-CA"/>
                </w:rPr>
                <w:delText>.06</w:delText>
              </w:r>
            </w:del>
          </w:p>
        </w:tc>
        <w:tc>
          <w:tcPr>
            <w:tcW w:w="302" w:type="dxa"/>
          </w:tcPr>
          <w:p w14:paraId="15E6C7FF" w14:textId="624270E0" w:rsidR="00230BD8" w:rsidRPr="00692718" w:rsidDel="00AB7021" w:rsidRDefault="00230BD8" w:rsidP="00D90BFA">
            <w:pPr>
              <w:spacing w:after="0" w:line="240" w:lineRule="auto"/>
              <w:rPr>
                <w:del w:id="2184" w:author="Elizabeth Marks" w:date="2021-04-29T05:30:00Z"/>
                <w:rFonts w:ascii="Times New Roman" w:eastAsia="Times New Roman" w:hAnsi="Times New Roman" w:cs="Times New Roman"/>
                <w:b/>
                <w:bCs/>
                <w:sz w:val="18"/>
                <w:szCs w:val="18"/>
                <w:lang w:eastAsia="en-CA"/>
              </w:rPr>
            </w:pPr>
          </w:p>
        </w:tc>
        <w:tc>
          <w:tcPr>
            <w:tcW w:w="389" w:type="dxa"/>
          </w:tcPr>
          <w:p w14:paraId="51934A17" w14:textId="24657F5C" w:rsidR="00230BD8" w:rsidRPr="0089456A" w:rsidDel="00AB7021" w:rsidRDefault="00230BD8" w:rsidP="00D90BFA">
            <w:pPr>
              <w:spacing w:after="0" w:line="240" w:lineRule="auto"/>
              <w:rPr>
                <w:del w:id="2185" w:author="Elizabeth Marks" w:date="2021-04-29T05:30:00Z"/>
                <w:rFonts w:ascii="Times New Roman" w:eastAsia="Times New Roman" w:hAnsi="Times New Roman" w:cs="Times New Roman"/>
                <w:b/>
                <w:bCs/>
                <w:sz w:val="24"/>
                <w:szCs w:val="24"/>
                <w:lang w:eastAsia="en-CA"/>
              </w:rPr>
            </w:pPr>
            <w:del w:id="2186" w:author="Elizabeth Marks" w:date="2021-04-29T05:30:00Z">
              <w:r w:rsidRPr="0089456A" w:rsidDel="00AB7021">
                <w:rPr>
                  <w:rFonts w:ascii="Times New Roman" w:eastAsia="Times New Roman" w:hAnsi="Times New Roman" w:cs="Times New Roman"/>
                  <w:b/>
                  <w:bCs/>
                  <w:sz w:val="24"/>
                  <w:szCs w:val="24"/>
                  <w:lang w:eastAsia="en-CA"/>
                </w:rPr>
                <w:delText>.23</w:delText>
              </w:r>
            </w:del>
          </w:p>
        </w:tc>
        <w:tc>
          <w:tcPr>
            <w:tcW w:w="302" w:type="dxa"/>
          </w:tcPr>
          <w:p w14:paraId="1A8E4700" w14:textId="259E8CBF" w:rsidR="00230BD8" w:rsidRPr="00692718" w:rsidDel="00AB7021" w:rsidRDefault="00230BD8" w:rsidP="00D90BFA">
            <w:pPr>
              <w:spacing w:after="0" w:line="240" w:lineRule="auto"/>
              <w:rPr>
                <w:del w:id="2187" w:author="Elizabeth Marks" w:date="2021-04-29T05:30:00Z"/>
                <w:rFonts w:ascii="Times New Roman" w:eastAsia="Times New Roman" w:hAnsi="Times New Roman" w:cs="Times New Roman"/>
                <w:b/>
                <w:bCs/>
                <w:sz w:val="18"/>
                <w:szCs w:val="18"/>
                <w:lang w:eastAsia="en-CA"/>
              </w:rPr>
            </w:pPr>
            <w:del w:id="2188"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Pr>
          <w:p w14:paraId="5F467B07" w14:textId="289BCA48" w:rsidR="00230BD8" w:rsidRPr="0089456A" w:rsidDel="00AB7021" w:rsidRDefault="00230BD8" w:rsidP="00D90BFA">
            <w:pPr>
              <w:spacing w:after="0" w:line="240" w:lineRule="auto"/>
              <w:rPr>
                <w:del w:id="2189" w:author="Elizabeth Marks" w:date="2021-04-29T05:30:00Z"/>
                <w:rFonts w:ascii="Times New Roman" w:eastAsia="Times New Roman" w:hAnsi="Times New Roman" w:cs="Times New Roman"/>
                <w:b/>
                <w:bCs/>
                <w:sz w:val="24"/>
                <w:szCs w:val="24"/>
                <w:lang w:eastAsia="en-CA"/>
              </w:rPr>
            </w:pPr>
            <w:del w:id="2190" w:author="Elizabeth Marks" w:date="2021-04-29T05:30:00Z">
              <w:r w:rsidRPr="0089456A" w:rsidDel="00AB7021">
                <w:rPr>
                  <w:rFonts w:ascii="Times New Roman" w:eastAsia="Times New Roman" w:hAnsi="Times New Roman" w:cs="Times New Roman"/>
                  <w:b/>
                  <w:bCs/>
                  <w:sz w:val="24"/>
                  <w:szCs w:val="24"/>
                  <w:lang w:eastAsia="en-CA"/>
                </w:rPr>
                <w:delText>.30</w:delText>
              </w:r>
            </w:del>
          </w:p>
        </w:tc>
        <w:tc>
          <w:tcPr>
            <w:tcW w:w="302" w:type="dxa"/>
          </w:tcPr>
          <w:p w14:paraId="2DEAA5F1" w14:textId="6493853D" w:rsidR="00230BD8" w:rsidRPr="00692718" w:rsidDel="00AB7021" w:rsidRDefault="00230BD8" w:rsidP="00D90BFA">
            <w:pPr>
              <w:spacing w:after="0" w:line="240" w:lineRule="auto"/>
              <w:rPr>
                <w:del w:id="2191" w:author="Elizabeth Marks" w:date="2021-04-29T05:30:00Z"/>
                <w:rFonts w:ascii="Times New Roman" w:eastAsia="Times New Roman" w:hAnsi="Times New Roman" w:cs="Times New Roman"/>
                <w:b/>
                <w:bCs/>
                <w:sz w:val="18"/>
                <w:szCs w:val="18"/>
                <w:lang w:eastAsia="en-CA"/>
              </w:rPr>
            </w:pPr>
            <w:del w:id="2192"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Pr>
          <w:p w14:paraId="1DECE5B2" w14:textId="521BA0A9" w:rsidR="00230BD8" w:rsidRPr="0089456A" w:rsidDel="00AB7021" w:rsidRDefault="00230BD8" w:rsidP="00D90BFA">
            <w:pPr>
              <w:spacing w:after="0" w:line="240" w:lineRule="auto"/>
              <w:rPr>
                <w:del w:id="2193" w:author="Elizabeth Marks" w:date="2021-04-29T05:30:00Z"/>
                <w:rFonts w:ascii="Times New Roman" w:eastAsia="Times New Roman" w:hAnsi="Times New Roman" w:cs="Times New Roman"/>
                <w:b/>
                <w:bCs/>
                <w:sz w:val="24"/>
                <w:szCs w:val="24"/>
                <w:lang w:eastAsia="en-CA"/>
              </w:rPr>
            </w:pPr>
            <w:del w:id="2194" w:author="Elizabeth Marks" w:date="2021-04-29T05:30:00Z">
              <w:r w:rsidRPr="0089456A" w:rsidDel="00AB7021">
                <w:rPr>
                  <w:rFonts w:ascii="Times New Roman" w:eastAsia="Times New Roman" w:hAnsi="Times New Roman" w:cs="Times New Roman"/>
                  <w:b/>
                  <w:bCs/>
                  <w:sz w:val="24"/>
                  <w:szCs w:val="24"/>
                  <w:lang w:eastAsia="en-CA"/>
                </w:rPr>
                <w:delText>.15</w:delText>
              </w:r>
            </w:del>
          </w:p>
        </w:tc>
        <w:tc>
          <w:tcPr>
            <w:tcW w:w="302" w:type="dxa"/>
          </w:tcPr>
          <w:p w14:paraId="24349AA8" w14:textId="633B7CE2" w:rsidR="00230BD8" w:rsidRPr="00692718" w:rsidDel="00AB7021" w:rsidRDefault="00230BD8" w:rsidP="00D90BFA">
            <w:pPr>
              <w:spacing w:after="0" w:line="240" w:lineRule="auto"/>
              <w:rPr>
                <w:del w:id="2195" w:author="Elizabeth Marks" w:date="2021-04-29T05:30:00Z"/>
                <w:rFonts w:ascii="Times New Roman" w:eastAsia="Times New Roman" w:hAnsi="Times New Roman" w:cs="Times New Roman"/>
                <w:b/>
                <w:bCs/>
                <w:sz w:val="18"/>
                <w:szCs w:val="18"/>
                <w:lang w:eastAsia="en-CA"/>
              </w:rPr>
            </w:pPr>
            <w:del w:id="2196" w:author="Elizabeth Marks" w:date="2021-04-29T05:30:00Z">
              <w:r w:rsidRPr="00692718" w:rsidDel="00AB7021">
                <w:rPr>
                  <w:rFonts w:ascii="Times New Roman" w:eastAsia="Times New Roman" w:hAnsi="Times New Roman" w:cs="Times New Roman"/>
                  <w:b/>
                  <w:bCs/>
                  <w:sz w:val="18"/>
                  <w:szCs w:val="18"/>
                  <w:lang w:eastAsia="en-CA"/>
                </w:rPr>
                <w:delText>*</w:delText>
              </w:r>
            </w:del>
          </w:p>
        </w:tc>
      </w:tr>
      <w:tr w:rsidR="00230BD8" w:rsidRPr="0089456A" w:rsidDel="00AB7021" w14:paraId="62095B0C" w14:textId="5A4AC543" w:rsidTr="00D90BFA">
        <w:trPr>
          <w:trHeight w:val="255"/>
          <w:del w:id="2197" w:author="Elizabeth Marks" w:date="2021-04-29T05:30:00Z"/>
        </w:trPr>
        <w:tc>
          <w:tcPr>
            <w:tcW w:w="2160" w:type="dxa"/>
            <w:tcMar>
              <w:top w:w="0" w:type="dxa"/>
              <w:left w:w="0" w:type="dxa"/>
              <w:bottom w:w="0" w:type="dxa"/>
              <w:right w:w="0" w:type="dxa"/>
            </w:tcMar>
          </w:tcPr>
          <w:p w14:paraId="450C9E41" w14:textId="5301041C" w:rsidR="00230BD8" w:rsidRPr="0089456A" w:rsidDel="00AB7021" w:rsidRDefault="00230BD8" w:rsidP="00D90BFA">
            <w:pPr>
              <w:spacing w:after="0" w:line="240" w:lineRule="auto"/>
              <w:rPr>
                <w:del w:id="2198" w:author="Elizabeth Marks" w:date="2021-04-29T05:30:00Z"/>
                <w:rFonts w:ascii="Times New Roman" w:eastAsia="Times New Roman" w:hAnsi="Times New Roman" w:cs="Times New Roman"/>
                <w:sz w:val="24"/>
                <w:szCs w:val="24"/>
                <w:lang w:eastAsia="en-CA"/>
              </w:rPr>
            </w:pPr>
            <w:del w:id="2199" w:author="Elizabeth Marks" w:date="2021-04-29T05:30:00Z">
              <w:r w:rsidRPr="0089456A" w:rsidDel="00AB7021">
                <w:rPr>
                  <w:rFonts w:ascii="Times New Roman" w:eastAsia="Times New Roman" w:hAnsi="Times New Roman" w:cs="Times New Roman"/>
                  <w:sz w:val="24"/>
                  <w:szCs w:val="24"/>
                  <w:lang w:eastAsia="en-CA"/>
                </w:rPr>
                <w:delText>16. Gratitude to Co</w:delText>
              </w:r>
            </w:del>
          </w:p>
        </w:tc>
        <w:tc>
          <w:tcPr>
            <w:tcW w:w="389" w:type="dxa"/>
            <w:tcMar>
              <w:top w:w="0" w:type="dxa"/>
              <w:left w:w="0" w:type="dxa"/>
              <w:bottom w:w="0" w:type="dxa"/>
              <w:right w:w="0" w:type="dxa"/>
            </w:tcMar>
          </w:tcPr>
          <w:p w14:paraId="101FFB0F" w14:textId="5EB5B10C" w:rsidR="00230BD8" w:rsidRPr="0089456A" w:rsidDel="00AB7021" w:rsidRDefault="00230BD8" w:rsidP="00D90BFA">
            <w:pPr>
              <w:spacing w:after="0" w:line="240" w:lineRule="auto"/>
              <w:jc w:val="right"/>
              <w:rPr>
                <w:del w:id="2200" w:author="Elizabeth Marks" w:date="2021-04-29T05:30:00Z"/>
                <w:rFonts w:ascii="Times New Roman" w:eastAsia="Times New Roman" w:hAnsi="Times New Roman" w:cs="Times New Roman"/>
                <w:b/>
                <w:bCs/>
                <w:sz w:val="24"/>
                <w:szCs w:val="24"/>
                <w:lang w:eastAsia="en-CA"/>
              </w:rPr>
            </w:pPr>
            <w:del w:id="2201" w:author="Elizabeth Marks" w:date="2021-04-29T05:30:00Z">
              <w:r w:rsidRPr="0089456A" w:rsidDel="00AB7021">
                <w:rPr>
                  <w:rFonts w:ascii="Times New Roman" w:eastAsia="Times New Roman" w:hAnsi="Times New Roman" w:cs="Times New Roman"/>
                  <w:b/>
                  <w:bCs/>
                  <w:sz w:val="24"/>
                  <w:szCs w:val="24"/>
                  <w:lang w:eastAsia="en-CA"/>
                </w:rPr>
                <w:delText>.33</w:delText>
              </w:r>
            </w:del>
          </w:p>
        </w:tc>
        <w:tc>
          <w:tcPr>
            <w:tcW w:w="302" w:type="dxa"/>
          </w:tcPr>
          <w:p w14:paraId="35EF20F4" w14:textId="2C7C5066" w:rsidR="00230BD8" w:rsidRPr="00692718" w:rsidDel="00AB7021" w:rsidRDefault="00230BD8" w:rsidP="00D90BFA">
            <w:pPr>
              <w:spacing w:after="0" w:line="240" w:lineRule="auto"/>
              <w:rPr>
                <w:del w:id="2202" w:author="Elizabeth Marks" w:date="2021-04-29T05:30:00Z"/>
                <w:rFonts w:ascii="Times New Roman" w:eastAsia="Times New Roman" w:hAnsi="Times New Roman" w:cs="Times New Roman"/>
                <w:b/>
                <w:bCs/>
                <w:sz w:val="18"/>
                <w:szCs w:val="18"/>
                <w:lang w:eastAsia="en-CA"/>
              </w:rPr>
            </w:pPr>
            <w:del w:id="2203"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31CFF474" w14:textId="0269B78B" w:rsidR="00230BD8" w:rsidRPr="0089456A" w:rsidDel="00AB7021" w:rsidRDefault="00230BD8" w:rsidP="00D90BFA">
            <w:pPr>
              <w:spacing w:after="0" w:line="240" w:lineRule="auto"/>
              <w:jc w:val="right"/>
              <w:rPr>
                <w:del w:id="2204" w:author="Elizabeth Marks" w:date="2021-04-29T05:30:00Z"/>
                <w:rFonts w:ascii="Times New Roman" w:eastAsia="Times New Roman" w:hAnsi="Times New Roman" w:cs="Times New Roman"/>
                <w:b/>
                <w:bCs/>
                <w:sz w:val="24"/>
                <w:szCs w:val="24"/>
                <w:lang w:eastAsia="en-CA"/>
              </w:rPr>
            </w:pPr>
            <w:del w:id="2205" w:author="Elizabeth Marks" w:date="2021-04-29T05:30:00Z">
              <w:r w:rsidRPr="0089456A" w:rsidDel="00AB7021">
                <w:rPr>
                  <w:rFonts w:ascii="Times New Roman" w:eastAsia="Times New Roman" w:hAnsi="Times New Roman" w:cs="Times New Roman"/>
                  <w:b/>
                  <w:bCs/>
                  <w:sz w:val="24"/>
                  <w:szCs w:val="24"/>
                  <w:lang w:eastAsia="en-CA"/>
                </w:rPr>
                <w:delText>.13</w:delText>
              </w:r>
            </w:del>
          </w:p>
        </w:tc>
        <w:tc>
          <w:tcPr>
            <w:tcW w:w="302" w:type="dxa"/>
          </w:tcPr>
          <w:p w14:paraId="11E1C861" w14:textId="6D09BF29" w:rsidR="00230BD8" w:rsidRPr="00692718" w:rsidDel="00AB7021" w:rsidRDefault="00230BD8" w:rsidP="00D90BFA">
            <w:pPr>
              <w:spacing w:after="0" w:line="240" w:lineRule="auto"/>
              <w:rPr>
                <w:del w:id="2206" w:author="Elizabeth Marks" w:date="2021-04-29T05:30:00Z"/>
                <w:rFonts w:ascii="Times New Roman" w:eastAsia="Times New Roman" w:hAnsi="Times New Roman" w:cs="Times New Roman"/>
                <w:b/>
                <w:bCs/>
                <w:sz w:val="18"/>
                <w:szCs w:val="18"/>
                <w:lang w:eastAsia="en-CA"/>
              </w:rPr>
            </w:pPr>
            <w:del w:id="2207"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1DD0FA98" w14:textId="1572782F" w:rsidR="00230BD8" w:rsidRPr="0089456A" w:rsidDel="00AB7021" w:rsidRDefault="00230BD8" w:rsidP="00D90BFA">
            <w:pPr>
              <w:spacing w:after="0" w:line="240" w:lineRule="auto"/>
              <w:jc w:val="right"/>
              <w:rPr>
                <w:del w:id="2208" w:author="Elizabeth Marks" w:date="2021-04-29T05:30:00Z"/>
                <w:rFonts w:ascii="Times New Roman" w:eastAsia="Times New Roman" w:hAnsi="Times New Roman" w:cs="Times New Roman"/>
                <w:b/>
                <w:bCs/>
                <w:sz w:val="24"/>
                <w:szCs w:val="24"/>
                <w:lang w:eastAsia="en-CA"/>
              </w:rPr>
            </w:pPr>
            <w:del w:id="2209" w:author="Elizabeth Marks" w:date="2021-04-29T05:30:00Z">
              <w:r w:rsidRPr="0089456A" w:rsidDel="00AB7021">
                <w:rPr>
                  <w:rFonts w:ascii="Times New Roman" w:eastAsia="Times New Roman" w:hAnsi="Times New Roman" w:cs="Times New Roman"/>
                  <w:b/>
                  <w:bCs/>
                  <w:sz w:val="24"/>
                  <w:szCs w:val="24"/>
                  <w:lang w:eastAsia="en-CA"/>
                </w:rPr>
                <w:delText>.17</w:delText>
              </w:r>
            </w:del>
          </w:p>
        </w:tc>
        <w:tc>
          <w:tcPr>
            <w:tcW w:w="302" w:type="dxa"/>
          </w:tcPr>
          <w:p w14:paraId="752A6C63" w14:textId="41814AD1" w:rsidR="00230BD8" w:rsidRPr="00692718" w:rsidDel="00AB7021" w:rsidRDefault="00230BD8" w:rsidP="00D90BFA">
            <w:pPr>
              <w:spacing w:after="0" w:line="240" w:lineRule="auto"/>
              <w:rPr>
                <w:del w:id="2210" w:author="Elizabeth Marks" w:date="2021-04-29T05:30:00Z"/>
                <w:rFonts w:ascii="Times New Roman" w:eastAsia="Times New Roman" w:hAnsi="Times New Roman" w:cs="Times New Roman"/>
                <w:b/>
                <w:bCs/>
                <w:sz w:val="18"/>
                <w:szCs w:val="18"/>
                <w:lang w:eastAsia="en-CA"/>
              </w:rPr>
            </w:pPr>
            <w:del w:id="2211"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778D03A1" w14:textId="2FDE3D28" w:rsidR="00230BD8" w:rsidRPr="0089456A" w:rsidDel="00AB7021" w:rsidRDefault="00230BD8" w:rsidP="00D90BFA">
            <w:pPr>
              <w:spacing w:after="0" w:line="240" w:lineRule="auto"/>
              <w:jc w:val="right"/>
              <w:rPr>
                <w:del w:id="2212" w:author="Elizabeth Marks" w:date="2021-04-29T05:30:00Z"/>
                <w:rFonts w:ascii="Times New Roman" w:eastAsia="Times New Roman" w:hAnsi="Times New Roman" w:cs="Times New Roman"/>
                <w:sz w:val="24"/>
                <w:szCs w:val="24"/>
                <w:lang w:eastAsia="en-CA"/>
              </w:rPr>
            </w:pPr>
            <w:del w:id="2213" w:author="Elizabeth Marks" w:date="2021-04-29T05:30:00Z">
              <w:r w:rsidRPr="0089456A" w:rsidDel="00AB7021">
                <w:rPr>
                  <w:rFonts w:ascii="Times New Roman" w:eastAsia="Times New Roman" w:hAnsi="Times New Roman" w:cs="Times New Roman"/>
                  <w:sz w:val="24"/>
                  <w:szCs w:val="24"/>
                  <w:lang w:eastAsia="en-CA"/>
                </w:rPr>
                <w:delText>.</w:delText>
              </w:r>
              <w:r w:rsidRPr="0089456A" w:rsidDel="00AB7021">
                <w:rPr>
                  <w:rFonts w:ascii="Times New Roman" w:eastAsia="Times New Roman" w:hAnsi="Times New Roman" w:cs="Times New Roman"/>
                  <w:b/>
                  <w:bCs/>
                  <w:sz w:val="24"/>
                  <w:szCs w:val="24"/>
                  <w:lang w:eastAsia="en-CA"/>
                </w:rPr>
                <w:delText>20</w:delText>
              </w:r>
            </w:del>
          </w:p>
        </w:tc>
        <w:tc>
          <w:tcPr>
            <w:tcW w:w="302" w:type="dxa"/>
          </w:tcPr>
          <w:p w14:paraId="77D12674" w14:textId="650F5346" w:rsidR="00230BD8" w:rsidRPr="00692718" w:rsidDel="00AB7021" w:rsidRDefault="00230BD8" w:rsidP="00D90BFA">
            <w:pPr>
              <w:spacing w:after="0" w:line="240" w:lineRule="auto"/>
              <w:rPr>
                <w:del w:id="2214" w:author="Elizabeth Marks" w:date="2021-04-29T05:30:00Z"/>
                <w:rFonts w:ascii="Times New Roman" w:eastAsia="Times New Roman" w:hAnsi="Times New Roman" w:cs="Times New Roman"/>
                <w:b/>
                <w:bCs/>
                <w:sz w:val="18"/>
                <w:szCs w:val="18"/>
                <w:lang w:eastAsia="en-CA"/>
              </w:rPr>
            </w:pPr>
            <w:del w:id="2215"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2DBD30CB" w14:textId="01745B9A" w:rsidR="00230BD8" w:rsidRPr="0089456A" w:rsidDel="00AB7021" w:rsidRDefault="00230BD8" w:rsidP="00D90BFA">
            <w:pPr>
              <w:spacing w:after="0" w:line="240" w:lineRule="auto"/>
              <w:jc w:val="right"/>
              <w:rPr>
                <w:del w:id="2216" w:author="Elizabeth Marks" w:date="2021-04-29T05:30:00Z"/>
                <w:rFonts w:ascii="Times New Roman" w:eastAsia="Times New Roman" w:hAnsi="Times New Roman" w:cs="Times New Roman"/>
                <w:b/>
                <w:bCs/>
                <w:sz w:val="24"/>
                <w:szCs w:val="24"/>
                <w:lang w:eastAsia="en-CA"/>
              </w:rPr>
            </w:pPr>
            <w:del w:id="2217" w:author="Elizabeth Marks" w:date="2021-04-29T05:30:00Z">
              <w:r w:rsidRPr="0089456A" w:rsidDel="00AB7021">
                <w:rPr>
                  <w:rFonts w:ascii="Times New Roman" w:eastAsia="Times New Roman" w:hAnsi="Times New Roman" w:cs="Times New Roman"/>
                  <w:b/>
                  <w:bCs/>
                  <w:sz w:val="24"/>
                  <w:szCs w:val="24"/>
                  <w:lang w:eastAsia="en-CA"/>
                </w:rPr>
                <w:delText>.21</w:delText>
              </w:r>
            </w:del>
          </w:p>
        </w:tc>
        <w:tc>
          <w:tcPr>
            <w:tcW w:w="302" w:type="dxa"/>
          </w:tcPr>
          <w:p w14:paraId="4E05B0F0" w14:textId="37B4F8F6" w:rsidR="00230BD8" w:rsidRPr="00692718" w:rsidDel="00AB7021" w:rsidRDefault="00230BD8" w:rsidP="00D90BFA">
            <w:pPr>
              <w:spacing w:after="0" w:line="240" w:lineRule="auto"/>
              <w:rPr>
                <w:del w:id="2218" w:author="Elizabeth Marks" w:date="2021-04-29T05:30:00Z"/>
                <w:rFonts w:ascii="Times New Roman" w:eastAsia="Times New Roman" w:hAnsi="Times New Roman" w:cs="Times New Roman"/>
                <w:b/>
                <w:bCs/>
                <w:sz w:val="18"/>
                <w:szCs w:val="18"/>
                <w:lang w:eastAsia="en-CA"/>
              </w:rPr>
            </w:pPr>
            <w:del w:id="2219"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4B61D52F" w14:textId="39BA0140" w:rsidR="00230BD8" w:rsidRPr="0089456A" w:rsidDel="00AB7021" w:rsidRDefault="00230BD8" w:rsidP="00D90BFA">
            <w:pPr>
              <w:spacing w:after="0" w:line="240" w:lineRule="auto"/>
              <w:jc w:val="right"/>
              <w:rPr>
                <w:del w:id="2220" w:author="Elizabeth Marks" w:date="2021-04-29T05:30:00Z"/>
                <w:rFonts w:ascii="Times New Roman" w:eastAsia="Times New Roman" w:hAnsi="Times New Roman" w:cs="Times New Roman"/>
                <w:b/>
                <w:bCs/>
                <w:sz w:val="24"/>
                <w:szCs w:val="24"/>
                <w:lang w:eastAsia="en-CA"/>
              </w:rPr>
            </w:pPr>
            <w:del w:id="2221" w:author="Elizabeth Marks" w:date="2021-04-29T05:30:00Z">
              <w:r w:rsidRPr="0089456A" w:rsidDel="00AB7021">
                <w:rPr>
                  <w:rFonts w:ascii="Times New Roman" w:eastAsia="Times New Roman" w:hAnsi="Times New Roman" w:cs="Times New Roman"/>
                  <w:b/>
                  <w:bCs/>
                  <w:sz w:val="24"/>
                  <w:szCs w:val="24"/>
                  <w:lang w:eastAsia="en-CA"/>
                </w:rPr>
                <w:delText>.23</w:delText>
              </w:r>
            </w:del>
          </w:p>
        </w:tc>
        <w:tc>
          <w:tcPr>
            <w:tcW w:w="302" w:type="dxa"/>
          </w:tcPr>
          <w:p w14:paraId="033C386E" w14:textId="2B9FBBB6" w:rsidR="00230BD8" w:rsidRPr="00692718" w:rsidDel="00AB7021" w:rsidRDefault="00230BD8" w:rsidP="00D90BFA">
            <w:pPr>
              <w:spacing w:after="0" w:line="240" w:lineRule="auto"/>
              <w:rPr>
                <w:del w:id="2222" w:author="Elizabeth Marks" w:date="2021-04-29T05:30:00Z"/>
                <w:rFonts w:ascii="Times New Roman" w:eastAsia="Times New Roman" w:hAnsi="Times New Roman" w:cs="Times New Roman"/>
                <w:b/>
                <w:bCs/>
                <w:sz w:val="18"/>
                <w:szCs w:val="18"/>
                <w:lang w:eastAsia="en-CA"/>
              </w:rPr>
            </w:pPr>
            <w:del w:id="2223"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Pr>
          <w:p w14:paraId="384D8AF6" w14:textId="1C4E276A" w:rsidR="00230BD8" w:rsidRPr="0089456A" w:rsidDel="00AB7021" w:rsidRDefault="00230BD8" w:rsidP="00D90BFA">
            <w:pPr>
              <w:spacing w:after="0" w:line="240" w:lineRule="auto"/>
              <w:jc w:val="right"/>
              <w:rPr>
                <w:del w:id="2224" w:author="Elizabeth Marks" w:date="2021-04-29T05:30:00Z"/>
                <w:rFonts w:ascii="Times New Roman" w:eastAsia="Times New Roman" w:hAnsi="Times New Roman" w:cs="Times New Roman"/>
                <w:b/>
                <w:bCs/>
                <w:sz w:val="24"/>
                <w:szCs w:val="24"/>
                <w:lang w:eastAsia="en-CA"/>
              </w:rPr>
            </w:pPr>
            <w:del w:id="2225" w:author="Elizabeth Marks" w:date="2021-04-29T05:30:00Z">
              <w:r w:rsidRPr="0089456A" w:rsidDel="00AB7021">
                <w:rPr>
                  <w:rFonts w:ascii="Times New Roman" w:eastAsia="Times New Roman" w:hAnsi="Times New Roman" w:cs="Times New Roman"/>
                  <w:b/>
                  <w:bCs/>
                  <w:sz w:val="24"/>
                  <w:szCs w:val="24"/>
                  <w:lang w:eastAsia="en-CA"/>
                </w:rPr>
                <w:delText>.20</w:delText>
              </w:r>
            </w:del>
          </w:p>
        </w:tc>
        <w:tc>
          <w:tcPr>
            <w:tcW w:w="302" w:type="dxa"/>
          </w:tcPr>
          <w:p w14:paraId="11D8BF49" w14:textId="3C9A3E84" w:rsidR="00230BD8" w:rsidRPr="00692718" w:rsidDel="00AB7021" w:rsidRDefault="00230BD8" w:rsidP="00D90BFA">
            <w:pPr>
              <w:spacing w:after="0" w:line="240" w:lineRule="auto"/>
              <w:rPr>
                <w:del w:id="2226" w:author="Elizabeth Marks" w:date="2021-04-29T05:30:00Z"/>
                <w:rFonts w:ascii="Times New Roman" w:eastAsia="Times New Roman" w:hAnsi="Times New Roman" w:cs="Times New Roman"/>
                <w:b/>
                <w:bCs/>
                <w:sz w:val="18"/>
                <w:szCs w:val="18"/>
                <w:lang w:eastAsia="en-CA"/>
              </w:rPr>
            </w:pPr>
            <w:del w:id="2227"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Pr>
          <w:p w14:paraId="432F1BAD" w14:textId="0237462B" w:rsidR="00230BD8" w:rsidRPr="0089456A" w:rsidDel="00AB7021" w:rsidRDefault="00230BD8" w:rsidP="00D90BFA">
            <w:pPr>
              <w:spacing w:after="0" w:line="240" w:lineRule="auto"/>
              <w:rPr>
                <w:del w:id="2228" w:author="Elizabeth Marks" w:date="2021-04-29T05:30:00Z"/>
                <w:rFonts w:ascii="Times New Roman" w:eastAsia="Times New Roman" w:hAnsi="Times New Roman" w:cs="Times New Roman"/>
                <w:b/>
                <w:bCs/>
                <w:sz w:val="24"/>
                <w:szCs w:val="24"/>
                <w:lang w:eastAsia="en-CA"/>
              </w:rPr>
            </w:pPr>
            <w:del w:id="2229" w:author="Elizabeth Marks" w:date="2021-04-29T05:30:00Z">
              <w:r w:rsidRPr="0089456A" w:rsidDel="00AB7021">
                <w:rPr>
                  <w:rFonts w:ascii="Times New Roman" w:eastAsia="Times New Roman" w:hAnsi="Times New Roman" w:cs="Times New Roman"/>
                  <w:b/>
                  <w:bCs/>
                  <w:sz w:val="24"/>
                  <w:szCs w:val="24"/>
                  <w:lang w:eastAsia="en-CA"/>
                </w:rPr>
                <w:delText>.16</w:delText>
              </w:r>
            </w:del>
          </w:p>
        </w:tc>
        <w:tc>
          <w:tcPr>
            <w:tcW w:w="302" w:type="dxa"/>
          </w:tcPr>
          <w:p w14:paraId="0145929E" w14:textId="0CD68BEF" w:rsidR="00230BD8" w:rsidRPr="00692718" w:rsidDel="00AB7021" w:rsidRDefault="00230BD8" w:rsidP="00D90BFA">
            <w:pPr>
              <w:spacing w:after="0" w:line="240" w:lineRule="auto"/>
              <w:rPr>
                <w:del w:id="2230" w:author="Elizabeth Marks" w:date="2021-04-29T05:30:00Z"/>
                <w:rFonts w:ascii="Times New Roman" w:eastAsia="Times New Roman" w:hAnsi="Times New Roman" w:cs="Times New Roman"/>
                <w:b/>
                <w:bCs/>
                <w:sz w:val="18"/>
                <w:szCs w:val="18"/>
                <w:lang w:eastAsia="en-CA"/>
              </w:rPr>
            </w:pPr>
            <w:del w:id="2231"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Pr>
          <w:p w14:paraId="651677E9" w14:textId="5F5F3BC1" w:rsidR="00230BD8" w:rsidRPr="0089456A" w:rsidDel="00AB7021" w:rsidRDefault="00230BD8" w:rsidP="00D90BFA">
            <w:pPr>
              <w:spacing w:after="0" w:line="240" w:lineRule="auto"/>
              <w:rPr>
                <w:del w:id="2232" w:author="Elizabeth Marks" w:date="2021-04-29T05:30:00Z"/>
                <w:rFonts w:ascii="Times New Roman" w:eastAsia="Times New Roman" w:hAnsi="Times New Roman" w:cs="Times New Roman"/>
                <w:b/>
                <w:bCs/>
                <w:sz w:val="24"/>
                <w:szCs w:val="24"/>
                <w:lang w:eastAsia="en-CA"/>
              </w:rPr>
            </w:pPr>
            <w:del w:id="2233" w:author="Elizabeth Marks" w:date="2021-04-29T05:30:00Z">
              <w:r w:rsidRPr="0089456A" w:rsidDel="00AB7021">
                <w:rPr>
                  <w:rFonts w:ascii="Times New Roman" w:eastAsia="Times New Roman" w:hAnsi="Times New Roman" w:cs="Times New Roman"/>
                  <w:b/>
                  <w:bCs/>
                  <w:sz w:val="24"/>
                  <w:szCs w:val="24"/>
                  <w:lang w:eastAsia="en-CA"/>
                </w:rPr>
                <w:delText>.35</w:delText>
              </w:r>
            </w:del>
          </w:p>
        </w:tc>
        <w:tc>
          <w:tcPr>
            <w:tcW w:w="302" w:type="dxa"/>
          </w:tcPr>
          <w:p w14:paraId="2A030E8C" w14:textId="61CAE7FE" w:rsidR="00230BD8" w:rsidRPr="00692718" w:rsidDel="00AB7021" w:rsidRDefault="00230BD8" w:rsidP="00D90BFA">
            <w:pPr>
              <w:spacing w:after="0" w:line="240" w:lineRule="auto"/>
              <w:rPr>
                <w:del w:id="2234" w:author="Elizabeth Marks" w:date="2021-04-29T05:30:00Z"/>
                <w:rFonts w:ascii="Times New Roman" w:eastAsia="Times New Roman" w:hAnsi="Times New Roman" w:cs="Times New Roman"/>
                <w:b/>
                <w:bCs/>
                <w:sz w:val="18"/>
                <w:szCs w:val="18"/>
                <w:lang w:eastAsia="en-CA"/>
              </w:rPr>
            </w:pPr>
            <w:del w:id="2235"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Pr>
          <w:p w14:paraId="5251DB30" w14:textId="7B5CD1BA" w:rsidR="00230BD8" w:rsidRPr="0089456A" w:rsidDel="00AB7021" w:rsidRDefault="00230BD8" w:rsidP="00D90BFA">
            <w:pPr>
              <w:spacing w:after="0" w:line="240" w:lineRule="auto"/>
              <w:rPr>
                <w:del w:id="2236" w:author="Elizabeth Marks" w:date="2021-04-29T05:30:00Z"/>
                <w:rFonts w:ascii="Times New Roman" w:eastAsia="Times New Roman" w:hAnsi="Times New Roman" w:cs="Times New Roman"/>
                <w:sz w:val="24"/>
                <w:szCs w:val="24"/>
                <w:lang w:eastAsia="en-CA"/>
              </w:rPr>
            </w:pPr>
            <w:del w:id="2237" w:author="Elizabeth Marks" w:date="2021-04-29T05:30:00Z">
              <w:r w:rsidRPr="0089456A" w:rsidDel="00AB7021">
                <w:rPr>
                  <w:rFonts w:ascii="Times New Roman" w:eastAsia="Times New Roman" w:hAnsi="Times New Roman" w:cs="Times New Roman"/>
                  <w:sz w:val="24"/>
                  <w:szCs w:val="24"/>
                  <w:lang w:eastAsia="en-CA"/>
                </w:rPr>
                <w:delText>.05</w:delText>
              </w:r>
            </w:del>
          </w:p>
        </w:tc>
        <w:tc>
          <w:tcPr>
            <w:tcW w:w="302" w:type="dxa"/>
          </w:tcPr>
          <w:p w14:paraId="2952A179" w14:textId="32E6C61B" w:rsidR="00230BD8" w:rsidRPr="00692718" w:rsidDel="00AB7021" w:rsidRDefault="00230BD8" w:rsidP="00D90BFA">
            <w:pPr>
              <w:spacing w:after="0" w:line="240" w:lineRule="auto"/>
              <w:rPr>
                <w:del w:id="2238" w:author="Elizabeth Marks" w:date="2021-04-29T05:30:00Z"/>
                <w:rFonts w:ascii="Times New Roman" w:eastAsia="Times New Roman" w:hAnsi="Times New Roman" w:cs="Times New Roman"/>
                <w:b/>
                <w:bCs/>
                <w:sz w:val="18"/>
                <w:szCs w:val="18"/>
                <w:lang w:eastAsia="en-CA"/>
              </w:rPr>
            </w:pPr>
          </w:p>
        </w:tc>
      </w:tr>
      <w:tr w:rsidR="00230BD8" w:rsidRPr="0089456A" w:rsidDel="00AB7021" w14:paraId="613FEFE2" w14:textId="547AACBD" w:rsidTr="00D90BFA">
        <w:trPr>
          <w:trHeight w:val="255"/>
          <w:del w:id="2239" w:author="Elizabeth Marks" w:date="2021-04-29T05:30:00Z"/>
        </w:trPr>
        <w:tc>
          <w:tcPr>
            <w:tcW w:w="2160" w:type="dxa"/>
            <w:tcMar>
              <w:top w:w="0" w:type="dxa"/>
              <w:left w:w="0" w:type="dxa"/>
              <w:bottom w:w="0" w:type="dxa"/>
              <w:right w:w="0" w:type="dxa"/>
            </w:tcMar>
          </w:tcPr>
          <w:p w14:paraId="1BF6CF20" w14:textId="6AE0DD33" w:rsidR="00230BD8" w:rsidRPr="0089456A" w:rsidDel="00AB7021" w:rsidRDefault="00230BD8" w:rsidP="00D90BFA">
            <w:pPr>
              <w:spacing w:after="0" w:line="240" w:lineRule="auto"/>
              <w:rPr>
                <w:del w:id="2240" w:author="Elizabeth Marks" w:date="2021-04-29T05:30:00Z"/>
                <w:rFonts w:ascii="Times New Roman" w:eastAsia="Times New Roman" w:hAnsi="Times New Roman" w:cs="Times New Roman"/>
                <w:sz w:val="24"/>
                <w:szCs w:val="24"/>
                <w:lang w:eastAsia="en-CA"/>
              </w:rPr>
            </w:pPr>
            <w:del w:id="2241" w:author="Elizabeth Marks" w:date="2021-04-29T05:30:00Z">
              <w:r w:rsidRPr="0089456A" w:rsidDel="00AB7021">
                <w:rPr>
                  <w:rFonts w:ascii="Times New Roman" w:eastAsia="Times New Roman" w:hAnsi="Times New Roman" w:cs="Times New Roman"/>
                  <w:sz w:val="24"/>
                  <w:szCs w:val="24"/>
                  <w:lang w:eastAsia="en-CA"/>
                </w:rPr>
                <w:delText>17. Co is Fun Place</w:delText>
              </w:r>
            </w:del>
          </w:p>
        </w:tc>
        <w:tc>
          <w:tcPr>
            <w:tcW w:w="389" w:type="dxa"/>
            <w:tcMar>
              <w:top w:w="0" w:type="dxa"/>
              <w:left w:w="0" w:type="dxa"/>
              <w:bottom w:w="0" w:type="dxa"/>
              <w:right w:w="0" w:type="dxa"/>
            </w:tcMar>
          </w:tcPr>
          <w:p w14:paraId="6674CA73" w14:textId="51B167EA" w:rsidR="00230BD8" w:rsidRPr="0089456A" w:rsidDel="00AB7021" w:rsidRDefault="00230BD8" w:rsidP="00D90BFA">
            <w:pPr>
              <w:spacing w:after="0" w:line="240" w:lineRule="auto"/>
              <w:jc w:val="right"/>
              <w:rPr>
                <w:del w:id="2242" w:author="Elizabeth Marks" w:date="2021-04-29T05:30:00Z"/>
                <w:rFonts w:ascii="Times New Roman" w:eastAsia="Times New Roman" w:hAnsi="Times New Roman" w:cs="Times New Roman"/>
                <w:b/>
                <w:bCs/>
                <w:sz w:val="24"/>
                <w:szCs w:val="24"/>
                <w:lang w:eastAsia="en-CA"/>
              </w:rPr>
            </w:pPr>
            <w:del w:id="2243" w:author="Elizabeth Marks" w:date="2021-04-29T05:30:00Z">
              <w:r w:rsidRPr="0089456A" w:rsidDel="00AB7021">
                <w:rPr>
                  <w:rFonts w:ascii="Times New Roman" w:eastAsia="Times New Roman" w:hAnsi="Times New Roman" w:cs="Times New Roman"/>
                  <w:b/>
                  <w:bCs/>
                  <w:sz w:val="24"/>
                  <w:szCs w:val="24"/>
                  <w:lang w:eastAsia="en-CA"/>
                </w:rPr>
                <w:delText>.30</w:delText>
              </w:r>
            </w:del>
          </w:p>
        </w:tc>
        <w:tc>
          <w:tcPr>
            <w:tcW w:w="302" w:type="dxa"/>
          </w:tcPr>
          <w:p w14:paraId="29879717" w14:textId="0D2228F7" w:rsidR="00230BD8" w:rsidRPr="00692718" w:rsidDel="00AB7021" w:rsidRDefault="00230BD8" w:rsidP="00D90BFA">
            <w:pPr>
              <w:spacing w:after="0" w:line="240" w:lineRule="auto"/>
              <w:rPr>
                <w:del w:id="2244" w:author="Elizabeth Marks" w:date="2021-04-29T05:30:00Z"/>
                <w:rFonts w:ascii="Times New Roman" w:eastAsia="Times New Roman" w:hAnsi="Times New Roman" w:cs="Times New Roman"/>
                <w:b/>
                <w:bCs/>
                <w:sz w:val="18"/>
                <w:szCs w:val="18"/>
                <w:lang w:eastAsia="en-CA"/>
              </w:rPr>
            </w:pPr>
            <w:del w:id="2245"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51BC03C1" w14:textId="3F792577" w:rsidR="00230BD8" w:rsidRPr="0089456A" w:rsidDel="00AB7021" w:rsidRDefault="00230BD8" w:rsidP="00D90BFA">
            <w:pPr>
              <w:spacing w:after="0" w:line="240" w:lineRule="auto"/>
              <w:jc w:val="right"/>
              <w:rPr>
                <w:del w:id="2246" w:author="Elizabeth Marks" w:date="2021-04-29T05:30:00Z"/>
                <w:rFonts w:ascii="Times New Roman" w:eastAsia="Times New Roman" w:hAnsi="Times New Roman" w:cs="Times New Roman"/>
                <w:b/>
                <w:bCs/>
                <w:sz w:val="24"/>
                <w:szCs w:val="24"/>
                <w:lang w:eastAsia="en-CA"/>
              </w:rPr>
            </w:pPr>
            <w:del w:id="2247" w:author="Elizabeth Marks" w:date="2021-04-29T05:30:00Z">
              <w:r w:rsidRPr="0089456A" w:rsidDel="00AB7021">
                <w:rPr>
                  <w:rFonts w:ascii="Times New Roman" w:eastAsia="Times New Roman" w:hAnsi="Times New Roman" w:cs="Times New Roman"/>
                  <w:b/>
                  <w:bCs/>
                  <w:sz w:val="24"/>
                  <w:szCs w:val="24"/>
                  <w:lang w:eastAsia="en-CA"/>
                </w:rPr>
                <w:delText>.20</w:delText>
              </w:r>
            </w:del>
          </w:p>
        </w:tc>
        <w:tc>
          <w:tcPr>
            <w:tcW w:w="302" w:type="dxa"/>
          </w:tcPr>
          <w:p w14:paraId="34E8D802" w14:textId="64C66266" w:rsidR="00230BD8" w:rsidRPr="00692718" w:rsidDel="00AB7021" w:rsidRDefault="00230BD8" w:rsidP="00D90BFA">
            <w:pPr>
              <w:spacing w:after="0" w:line="240" w:lineRule="auto"/>
              <w:rPr>
                <w:del w:id="2248" w:author="Elizabeth Marks" w:date="2021-04-29T05:30:00Z"/>
                <w:rFonts w:ascii="Times New Roman" w:eastAsia="Times New Roman" w:hAnsi="Times New Roman" w:cs="Times New Roman"/>
                <w:b/>
                <w:bCs/>
                <w:sz w:val="18"/>
                <w:szCs w:val="18"/>
                <w:lang w:eastAsia="en-CA"/>
              </w:rPr>
            </w:pPr>
            <w:del w:id="2249"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63B396D9" w14:textId="58594ECA" w:rsidR="00230BD8" w:rsidRPr="0089456A" w:rsidDel="00AB7021" w:rsidRDefault="00230BD8" w:rsidP="00D90BFA">
            <w:pPr>
              <w:spacing w:after="0" w:line="240" w:lineRule="auto"/>
              <w:jc w:val="right"/>
              <w:rPr>
                <w:del w:id="2250" w:author="Elizabeth Marks" w:date="2021-04-29T05:30:00Z"/>
                <w:rFonts w:ascii="Times New Roman" w:eastAsia="Times New Roman" w:hAnsi="Times New Roman" w:cs="Times New Roman"/>
                <w:b/>
                <w:bCs/>
                <w:sz w:val="24"/>
                <w:szCs w:val="24"/>
                <w:lang w:eastAsia="en-CA"/>
              </w:rPr>
            </w:pPr>
            <w:del w:id="2251" w:author="Elizabeth Marks" w:date="2021-04-29T05:30:00Z">
              <w:r w:rsidRPr="0089456A" w:rsidDel="00AB7021">
                <w:rPr>
                  <w:rFonts w:ascii="Times New Roman" w:eastAsia="Times New Roman" w:hAnsi="Times New Roman" w:cs="Times New Roman"/>
                  <w:b/>
                  <w:bCs/>
                  <w:sz w:val="24"/>
                  <w:szCs w:val="24"/>
                  <w:lang w:eastAsia="en-CA"/>
                </w:rPr>
                <w:delText>.25</w:delText>
              </w:r>
            </w:del>
          </w:p>
        </w:tc>
        <w:tc>
          <w:tcPr>
            <w:tcW w:w="302" w:type="dxa"/>
          </w:tcPr>
          <w:p w14:paraId="7BAEDFAA" w14:textId="610D865B" w:rsidR="00230BD8" w:rsidRPr="00692718" w:rsidDel="00AB7021" w:rsidRDefault="00230BD8" w:rsidP="00D90BFA">
            <w:pPr>
              <w:spacing w:after="0" w:line="240" w:lineRule="auto"/>
              <w:rPr>
                <w:del w:id="2252" w:author="Elizabeth Marks" w:date="2021-04-29T05:30:00Z"/>
                <w:rFonts w:ascii="Times New Roman" w:eastAsia="Times New Roman" w:hAnsi="Times New Roman" w:cs="Times New Roman"/>
                <w:b/>
                <w:bCs/>
                <w:sz w:val="18"/>
                <w:szCs w:val="18"/>
                <w:lang w:eastAsia="en-CA"/>
              </w:rPr>
            </w:pPr>
            <w:del w:id="2253"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7EC77EFB" w14:textId="10BED1CF" w:rsidR="00230BD8" w:rsidRPr="0089456A" w:rsidDel="00AB7021" w:rsidRDefault="00230BD8" w:rsidP="00D90BFA">
            <w:pPr>
              <w:spacing w:after="0" w:line="240" w:lineRule="auto"/>
              <w:jc w:val="right"/>
              <w:rPr>
                <w:del w:id="2254" w:author="Elizabeth Marks" w:date="2021-04-29T05:30:00Z"/>
                <w:rFonts w:ascii="Times New Roman" w:eastAsia="Times New Roman" w:hAnsi="Times New Roman" w:cs="Times New Roman"/>
                <w:b/>
                <w:bCs/>
                <w:sz w:val="24"/>
                <w:szCs w:val="24"/>
                <w:lang w:eastAsia="en-CA"/>
              </w:rPr>
            </w:pPr>
            <w:del w:id="2255" w:author="Elizabeth Marks" w:date="2021-04-29T05:30:00Z">
              <w:r w:rsidRPr="0089456A" w:rsidDel="00AB7021">
                <w:rPr>
                  <w:rFonts w:ascii="Times New Roman" w:eastAsia="Times New Roman" w:hAnsi="Times New Roman" w:cs="Times New Roman"/>
                  <w:b/>
                  <w:bCs/>
                  <w:sz w:val="24"/>
                  <w:szCs w:val="24"/>
                  <w:lang w:eastAsia="en-CA"/>
                </w:rPr>
                <w:delText>.12</w:delText>
              </w:r>
            </w:del>
          </w:p>
        </w:tc>
        <w:tc>
          <w:tcPr>
            <w:tcW w:w="302" w:type="dxa"/>
          </w:tcPr>
          <w:p w14:paraId="465F57B2" w14:textId="6E26DC1E" w:rsidR="00230BD8" w:rsidRPr="00692718" w:rsidDel="00AB7021" w:rsidRDefault="00230BD8" w:rsidP="00D90BFA">
            <w:pPr>
              <w:spacing w:after="0" w:line="240" w:lineRule="auto"/>
              <w:rPr>
                <w:del w:id="2256" w:author="Elizabeth Marks" w:date="2021-04-29T05:30:00Z"/>
                <w:rFonts w:ascii="Times New Roman" w:eastAsia="Times New Roman" w:hAnsi="Times New Roman" w:cs="Times New Roman"/>
                <w:b/>
                <w:bCs/>
                <w:sz w:val="18"/>
                <w:szCs w:val="18"/>
                <w:lang w:eastAsia="en-CA"/>
              </w:rPr>
            </w:pPr>
            <w:del w:id="2257"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52B432E3" w14:textId="597C9E78" w:rsidR="00230BD8" w:rsidRPr="0089456A" w:rsidDel="00AB7021" w:rsidRDefault="00230BD8" w:rsidP="00D90BFA">
            <w:pPr>
              <w:spacing w:after="0" w:line="240" w:lineRule="auto"/>
              <w:jc w:val="right"/>
              <w:rPr>
                <w:del w:id="2258" w:author="Elizabeth Marks" w:date="2021-04-29T05:30:00Z"/>
                <w:rFonts w:ascii="Times New Roman" w:eastAsia="Times New Roman" w:hAnsi="Times New Roman" w:cs="Times New Roman"/>
                <w:b/>
                <w:bCs/>
                <w:sz w:val="24"/>
                <w:szCs w:val="24"/>
                <w:lang w:eastAsia="en-CA"/>
              </w:rPr>
            </w:pPr>
            <w:del w:id="2259" w:author="Elizabeth Marks" w:date="2021-04-29T05:30:00Z">
              <w:r w:rsidRPr="0089456A" w:rsidDel="00AB7021">
                <w:rPr>
                  <w:rFonts w:ascii="Times New Roman" w:eastAsia="Times New Roman" w:hAnsi="Times New Roman" w:cs="Times New Roman"/>
                  <w:b/>
                  <w:bCs/>
                  <w:sz w:val="24"/>
                  <w:szCs w:val="24"/>
                  <w:lang w:eastAsia="en-CA"/>
                </w:rPr>
                <w:delText>.32</w:delText>
              </w:r>
            </w:del>
          </w:p>
        </w:tc>
        <w:tc>
          <w:tcPr>
            <w:tcW w:w="302" w:type="dxa"/>
          </w:tcPr>
          <w:p w14:paraId="66110588" w14:textId="2EAF0006" w:rsidR="00230BD8" w:rsidRPr="00692718" w:rsidDel="00AB7021" w:rsidRDefault="00230BD8" w:rsidP="00D90BFA">
            <w:pPr>
              <w:spacing w:after="0" w:line="240" w:lineRule="auto"/>
              <w:rPr>
                <w:del w:id="2260" w:author="Elizabeth Marks" w:date="2021-04-29T05:30:00Z"/>
                <w:rFonts w:ascii="Times New Roman" w:eastAsia="Times New Roman" w:hAnsi="Times New Roman" w:cs="Times New Roman"/>
                <w:b/>
                <w:bCs/>
                <w:sz w:val="18"/>
                <w:szCs w:val="18"/>
                <w:lang w:eastAsia="en-CA"/>
              </w:rPr>
            </w:pPr>
            <w:del w:id="2261"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360E0ECB" w14:textId="512D516E" w:rsidR="00230BD8" w:rsidRPr="0089456A" w:rsidDel="00AB7021" w:rsidRDefault="00230BD8" w:rsidP="00D90BFA">
            <w:pPr>
              <w:spacing w:after="0" w:line="240" w:lineRule="auto"/>
              <w:jc w:val="right"/>
              <w:rPr>
                <w:del w:id="2262" w:author="Elizabeth Marks" w:date="2021-04-29T05:30:00Z"/>
                <w:rFonts w:ascii="Times New Roman" w:eastAsia="Times New Roman" w:hAnsi="Times New Roman" w:cs="Times New Roman"/>
                <w:b/>
                <w:bCs/>
                <w:sz w:val="24"/>
                <w:szCs w:val="24"/>
                <w:lang w:eastAsia="en-CA"/>
              </w:rPr>
            </w:pPr>
            <w:del w:id="2263" w:author="Elizabeth Marks" w:date="2021-04-29T05:30:00Z">
              <w:r w:rsidRPr="0089456A" w:rsidDel="00AB7021">
                <w:rPr>
                  <w:rFonts w:ascii="Times New Roman" w:eastAsia="Times New Roman" w:hAnsi="Times New Roman" w:cs="Times New Roman"/>
                  <w:b/>
                  <w:bCs/>
                  <w:sz w:val="24"/>
                  <w:szCs w:val="24"/>
                  <w:lang w:eastAsia="en-CA"/>
                </w:rPr>
                <w:delText>.20</w:delText>
              </w:r>
            </w:del>
          </w:p>
        </w:tc>
        <w:tc>
          <w:tcPr>
            <w:tcW w:w="302" w:type="dxa"/>
          </w:tcPr>
          <w:p w14:paraId="545A5A29" w14:textId="72D2819D" w:rsidR="00230BD8" w:rsidRPr="00692718" w:rsidDel="00AB7021" w:rsidRDefault="00230BD8" w:rsidP="00D90BFA">
            <w:pPr>
              <w:spacing w:after="0" w:line="240" w:lineRule="auto"/>
              <w:rPr>
                <w:del w:id="2264" w:author="Elizabeth Marks" w:date="2021-04-29T05:30:00Z"/>
                <w:rFonts w:ascii="Times New Roman" w:eastAsia="Times New Roman" w:hAnsi="Times New Roman" w:cs="Times New Roman"/>
                <w:b/>
                <w:bCs/>
                <w:sz w:val="18"/>
                <w:szCs w:val="18"/>
                <w:lang w:eastAsia="en-CA"/>
              </w:rPr>
            </w:pPr>
            <w:del w:id="2265"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Pr>
          <w:p w14:paraId="2941BD9F" w14:textId="2EECD7BE" w:rsidR="00230BD8" w:rsidRPr="0089456A" w:rsidDel="00AB7021" w:rsidRDefault="00230BD8" w:rsidP="00D90BFA">
            <w:pPr>
              <w:spacing w:after="0" w:line="240" w:lineRule="auto"/>
              <w:jc w:val="right"/>
              <w:rPr>
                <w:del w:id="2266" w:author="Elizabeth Marks" w:date="2021-04-29T05:30:00Z"/>
                <w:rFonts w:ascii="Times New Roman" w:eastAsia="Times New Roman" w:hAnsi="Times New Roman" w:cs="Times New Roman"/>
                <w:sz w:val="24"/>
                <w:szCs w:val="24"/>
                <w:lang w:eastAsia="en-CA"/>
              </w:rPr>
            </w:pPr>
            <w:del w:id="2267" w:author="Elizabeth Marks" w:date="2021-04-29T05:30:00Z">
              <w:r w:rsidRPr="0089456A" w:rsidDel="00AB7021">
                <w:rPr>
                  <w:rFonts w:ascii="Times New Roman" w:eastAsia="Times New Roman" w:hAnsi="Times New Roman" w:cs="Times New Roman"/>
                  <w:sz w:val="24"/>
                  <w:szCs w:val="24"/>
                  <w:lang w:eastAsia="en-CA"/>
                </w:rPr>
                <w:delText>.06</w:delText>
              </w:r>
            </w:del>
          </w:p>
        </w:tc>
        <w:tc>
          <w:tcPr>
            <w:tcW w:w="302" w:type="dxa"/>
          </w:tcPr>
          <w:p w14:paraId="5A1457B9" w14:textId="4F1D7295" w:rsidR="00230BD8" w:rsidRPr="00692718" w:rsidDel="00AB7021" w:rsidRDefault="00230BD8" w:rsidP="00D90BFA">
            <w:pPr>
              <w:spacing w:after="0" w:line="240" w:lineRule="auto"/>
              <w:rPr>
                <w:del w:id="2268" w:author="Elizabeth Marks" w:date="2021-04-29T05:30:00Z"/>
                <w:rFonts w:ascii="Times New Roman" w:eastAsia="Times New Roman" w:hAnsi="Times New Roman" w:cs="Times New Roman"/>
                <w:b/>
                <w:bCs/>
                <w:sz w:val="18"/>
                <w:szCs w:val="18"/>
                <w:lang w:eastAsia="en-CA"/>
              </w:rPr>
            </w:pPr>
          </w:p>
        </w:tc>
        <w:tc>
          <w:tcPr>
            <w:tcW w:w="389" w:type="dxa"/>
          </w:tcPr>
          <w:p w14:paraId="597641AD" w14:textId="1A430782" w:rsidR="00230BD8" w:rsidRPr="0089456A" w:rsidDel="00AB7021" w:rsidRDefault="00230BD8" w:rsidP="00D90BFA">
            <w:pPr>
              <w:spacing w:after="0" w:line="240" w:lineRule="auto"/>
              <w:rPr>
                <w:del w:id="2269" w:author="Elizabeth Marks" w:date="2021-04-29T05:30:00Z"/>
                <w:rFonts w:ascii="Times New Roman" w:eastAsia="Times New Roman" w:hAnsi="Times New Roman" w:cs="Times New Roman"/>
                <w:b/>
                <w:bCs/>
                <w:sz w:val="24"/>
                <w:szCs w:val="24"/>
                <w:lang w:eastAsia="en-CA"/>
              </w:rPr>
            </w:pPr>
            <w:del w:id="2270" w:author="Elizabeth Marks" w:date="2021-04-29T05:30:00Z">
              <w:r w:rsidRPr="0089456A" w:rsidDel="00AB7021">
                <w:rPr>
                  <w:rFonts w:ascii="Times New Roman" w:eastAsia="Times New Roman" w:hAnsi="Times New Roman" w:cs="Times New Roman"/>
                  <w:b/>
                  <w:bCs/>
                  <w:sz w:val="24"/>
                  <w:szCs w:val="24"/>
                  <w:lang w:eastAsia="en-CA"/>
                </w:rPr>
                <w:delText>.21</w:delText>
              </w:r>
            </w:del>
          </w:p>
        </w:tc>
        <w:tc>
          <w:tcPr>
            <w:tcW w:w="302" w:type="dxa"/>
          </w:tcPr>
          <w:p w14:paraId="28C27226" w14:textId="1243EB60" w:rsidR="00230BD8" w:rsidRPr="00692718" w:rsidDel="00AB7021" w:rsidRDefault="00230BD8" w:rsidP="00D90BFA">
            <w:pPr>
              <w:spacing w:after="0" w:line="240" w:lineRule="auto"/>
              <w:rPr>
                <w:del w:id="2271" w:author="Elizabeth Marks" w:date="2021-04-29T05:30:00Z"/>
                <w:rFonts w:ascii="Times New Roman" w:eastAsia="Times New Roman" w:hAnsi="Times New Roman" w:cs="Times New Roman"/>
                <w:b/>
                <w:bCs/>
                <w:sz w:val="18"/>
                <w:szCs w:val="18"/>
                <w:lang w:eastAsia="en-CA"/>
              </w:rPr>
            </w:pPr>
            <w:del w:id="2272"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Pr>
          <w:p w14:paraId="46A1EFA6" w14:textId="48E29C8F" w:rsidR="00230BD8" w:rsidRPr="0089456A" w:rsidDel="00AB7021" w:rsidRDefault="00230BD8" w:rsidP="00D90BFA">
            <w:pPr>
              <w:spacing w:after="0" w:line="240" w:lineRule="auto"/>
              <w:rPr>
                <w:del w:id="2273" w:author="Elizabeth Marks" w:date="2021-04-29T05:30:00Z"/>
                <w:rFonts w:ascii="Times New Roman" w:eastAsia="Times New Roman" w:hAnsi="Times New Roman" w:cs="Times New Roman"/>
                <w:b/>
                <w:bCs/>
                <w:sz w:val="24"/>
                <w:szCs w:val="24"/>
                <w:lang w:eastAsia="en-CA"/>
              </w:rPr>
            </w:pPr>
            <w:del w:id="2274" w:author="Elizabeth Marks" w:date="2021-04-29T05:30:00Z">
              <w:r w:rsidRPr="0089456A" w:rsidDel="00AB7021">
                <w:rPr>
                  <w:rFonts w:ascii="Times New Roman" w:eastAsia="Times New Roman" w:hAnsi="Times New Roman" w:cs="Times New Roman"/>
                  <w:b/>
                  <w:bCs/>
                  <w:sz w:val="24"/>
                  <w:szCs w:val="24"/>
                  <w:lang w:eastAsia="en-CA"/>
                </w:rPr>
                <w:delText>.29</w:delText>
              </w:r>
            </w:del>
          </w:p>
        </w:tc>
        <w:tc>
          <w:tcPr>
            <w:tcW w:w="302" w:type="dxa"/>
          </w:tcPr>
          <w:p w14:paraId="4D7396F5" w14:textId="77F0E1AC" w:rsidR="00230BD8" w:rsidRPr="00692718" w:rsidDel="00AB7021" w:rsidRDefault="00230BD8" w:rsidP="00D90BFA">
            <w:pPr>
              <w:spacing w:after="0" w:line="240" w:lineRule="auto"/>
              <w:rPr>
                <w:del w:id="2275" w:author="Elizabeth Marks" w:date="2021-04-29T05:30:00Z"/>
                <w:rFonts w:ascii="Times New Roman" w:eastAsia="Times New Roman" w:hAnsi="Times New Roman" w:cs="Times New Roman"/>
                <w:b/>
                <w:bCs/>
                <w:sz w:val="18"/>
                <w:szCs w:val="18"/>
                <w:lang w:eastAsia="en-CA"/>
              </w:rPr>
            </w:pPr>
            <w:del w:id="2276"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Pr>
          <w:p w14:paraId="6673252B" w14:textId="1AD908F2" w:rsidR="00230BD8" w:rsidRPr="0089456A" w:rsidDel="00AB7021" w:rsidRDefault="00230BD8" w:rsidP="00D90BFA">
            <w:pPr>
              <w:spacing w:after="0" w:line="240" w:lineRule="auto"/>
              <w:rPr>
                <w:del w:id="2277" w:author="Elizabeth Marks" w:date="2021-04-29T05:30:00Z"/>
                <w:rFonts w:ascii="Times New Roman" w:eastAsia="Times New Roman" w:hAnsi="Times New Roman" w:cs="Times New Roman"/>
                <w:sz w:val="24"/>
                <w:szCs w:val="24"/>
                <w:lang w:eastAsia="en-CA"/>
              </w:rPr>
            </w:pPr>
            <w:del w:id="2278" w:author="Elizabeth Marks" w:date="2021-04-29T05:30:00Z">
              <w:r w:rsidRPr="0089456A" w:rsidDel="00AB7021">
                <w:rPr>
                  <w:rFonts w:ascii="Times New Roman" w:eastAsia="Times New Roman" w:hAnsi="Times New Roman" w:cs="Times New Roman"/>
                  <w:sz w:val="24"/>
                  <w:szCs w:val="24"/>
                  <w:lang w:eastAsia="en-CA"/>
                </w:rPr>
                <w:delText>.11</w:delText>
              </w:r>
            </w:del>
          </w:p>
        </w:tc>
        <w:tc>
          <w:tcPr>
            <w:tcW w:w="302" w:type="dxa"/>
          </w:tcPr>
          <w:p w14:paraId="6A65DF99" w14:textId="0A17F766" w:rsidR="00230BD8" w:rsidRPr="00692718" w:rsidDel="00AB7021" w:rsidRDefault="00230BD8" w:rsidP="00D90BFA">
            <w:pPr>
              <w:spacing w:after="0" w:line="240" w:lineRule="auto"/>
              <w:rPr>
                <w:del w:id="2279" w:author="Elizabeth Marks" w:date="2021-04-29T05:30:00Z"/>
                <w:rFonts w:ascii="Times New Roman" w:eastAsia="Times New Roman" w:hAnsi="Times New Roman" w:cs="Times New Roman"/>
                <w:b/>
                <w:bCs/>
                <w:sz w:val="18"/>
                <w:szCs w:val="18"/>
                <w:lang w:eastAsia="en-CA"/>
              </w:rPr>
            </w:pPr>
            <w:del w:id="2280" w:author="Elizabeth Marks" w:date="2021-04-29T05:30:00Z">
              <w:r w:rsidRPr="00692718" w:rsidDel="00AB7021">
                <w:rPr>
                  <w:rFonts w:ascii="Times New Roman" w:hAnsi="Times New Roman" w:cs="Times New Roman"/>
                  <w:b/>
                  <w:bCs/>
                  <w:sz w:val="18"/>
                  <w:szCs w:val="18"/>
                  <w:shd w:val="clear" w:color="auto" w:fill="FFFFFF"/>
                  <w:vertAlign w:val="superscript"/>
                </w:rPr>
                <w:delText>†</w:delText>
              </w:r>
            </w:del>
          </w:p>
        </w:tc>
      </w:tr>
      <w:tr w:rsidR="00230BD8" w:rsidRPr="0089456A" w:rsidDel="00AB7021" w14:paraId="14964AD3" w14:textId="74EFD9AD" w:rsidTr="00D90BFA">
        <w:trPr>
          <w:trHeight w:val="269"/>
          <w:del w:id="2281" w:author="Elizabeth Marks" w:date="2021-04-29T05:30:00Z"/>
        </w:trPr>
        <w:tc>
          <w:tcPr>
            <w:tcW w:w="2160" w:type="dxa"/>
            <w:tcMar>
              <w:top w:w="0" w:type="dxa"/>
              <w:left w:w="0" w:type="dxa"/>
              <w:bottom w:w="0" w:type="dxa"/>
              <w:right w:w="0" w:type="dxa"/>
            </w:tcMar>
          </w:tcPr>
          <w:p w14:paraId="6CE2A23E" w14:textId="528A7E66" w:rsidR="00230BD8" w:rsidRPr="0089456A" w:rsidDel="00AB7021" w:rsidRDefault="00230BD8" w:rsidP="00D90BFA">
            <w:pPr>
              <w:spacing w:after="0" w:line="240" w:lineRule="auto"/>
              <w:rPr>
                <w:del w:id="2282" w:author="Elizabeth Marks" w:date="2021-04-29T05:30:00Z"/>
                <w:rFonts w:ascii="Times New Roman" w:eastAsia="Times New Roman" w:hAnsi="Times New Roman" w:cs="Times New Roman"/>
                <w:sz w:val="24"/>
                <w:szCs w:val="24"/>
                <w:lang w:eastAsia="en-CA"/>
              </w:rPr>
            </w:pPr>
            <w:del w:id="2283" w:author="Elizabeth Marks" w:date="2021-04-29T05:30:00Z">
              <w:r w:rsidRPr="0089456A" w:rsidDel="00AB7021">
                <w:rPr>
                  <w:rFonts w:ascii="Times New Roman" w:eastAsia="Times New Roman" w:hAnsi="Times New Roman" w:cs="Times New Roman"/>
                  <w:sz w:val="24"/>
                  <w:szCs w:val="24"/>
                  <w:lang w:eastAsia="en-CA"/>
                </w:rPr>
                <w:delText>18. Emp Well Being</w:delText>
              </w:r>
            </w:del>
          </w:p>
        </w:tc>
        <w:tc>
          <w:tcPr>
            <w:tcW w:w="389" w:type="dxa"/>
            <w:tcMar>
              <w:top w:w="0" w:type="dxa"/>
              <w:left w:w="0" w:type="dxa"/>
              <w:bottom w:w="0" w:type="dxa"/>
              <w:right w:w="0" w:type="dxa"/>
            </w:tcMar>
          </w:tcPr>
          <w:p w14:paraId="4D770900" w14:textId="32E2C30F" w:rsidR="00230BD8" w:rsidRPr="0089456A" w:rsidDel="00AB7021" w:rsidRDefault="00230BD8" w:rsidP="00D90BFA">
            <w:pPr>
              <w:spacing w:after="0" w:line="240" w:lineRule="auto"/>
              <w:jc w:val="right"/>
              <w:rPr>
                <w:del w:id="2284" w:author="Elizabeth Marks" w:date="2021-04-29T05:30:00Z"/>
                <w:rFonts w:ascii="Times New Roman" w:eastAsia="Times New Roman" w:hAnsi="Times New Roman" w:cs="Times New Roman"/>
                <w:b/>
                <w:bCs/>
                <w:sz w:val="24"/>
                <w:szCs w:val="24"/>
                <w:lang w:eastAsia="en-CA"/>
              </w:rPr>
            </w:pPr>
            <w:del w:id="2285" w:author="Elizabeth Marks" w:date="2021-04-29T05:30:00Z">
              <w:r w:rsidRPr="0089456A" w:rsidDel="00AB7021">
                <w:rPr>
                  <w:rFonts w:ascii="Times New Roman" w:eastAsia="Times New Roman" w:hAnsi="Times New Roman" w:cs="Times New Roman"/>
                  <w:b/>
                  <w:bCs/>
                  <w:sz w:val="24"/>
                  <w:szCs w:val="24"/>
                  <w:lang w:eastAsia="en-CA"/>
                </w:rPr>
                <w:delText>.29</w:delText>
              </w:r>
            </w:del>
          </w:p>
        </w:tc>
        <w:tc>
          <w:tcPr>
            <w:tcW w:w="302" w:type="dxa"/>
          </w:tcPr>
          <w:p w14:paraId="6AA1352A" w14:textId="06FEA78F" w:rsidR="00230BD8" w:rsidRPr="00692718" w:rsidDel="00AB7021" w:rsidRDefault="00230BD8" w:rsidP="00D90BFA">
            <w:pPr>
              <w:spacing w:after="0" w:line="240" w:lineRule="auto"/>
              <w:rPr>
                <w:del w:id="2286" w:author="Elizabeth Marks" w:date="2021-04-29T05:30:00Z"/>
                <w:rFonts w:ascii="Times New Roman" w:eastAsia="Times New Roman" w:hAnsi="Times New Roman" w:cs="Times New Roman"/>
                <w:b/>
                <w:bCs/>
                <w:sz w:val="18"/>
                <w:szCs w:val="18"/>
                <w:lang w:eastAsia="en-CA"/>
              </w:rPr>
            </w:pPr>
            <w:del w:id="2287"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4581893D" w14:textId="223A6587" w:rsidR="00230BD8" w:rsidRPr="0089456A" w:rsidDel="00AB7021" w:rsidRDefault="00230BD8" w:rsidP="00D90BFA">
            <w:pPr>
              <w:spacing w:after="0" w:line="240" w:lineRule="auto"/>
              <w:jc w:val="right"/>
              <w:rPr>
                <w:del w:id="2288" w:author="Elizabeth Marks" w:date="2021-04-29T05:30:00Z"/>
                <w:rFonts w:ascii="Times New Roman" w:eastAsia="Times New Roman" w:hAnsi="Times New Roman" w:cs="Times New Roman"/>
                <w:b/>
                <w:bCs/>
                <w:sz w:val="24"/>
                <w:szCs w:val="24"/>
                <w:lang w:eastAsia="en-CA"/>
              </w:rPr>
            </w:pPr>
            <w:del w:id="2289" w:author="Elizabeth Marks" w:date="2021-04-29T05:30:00Z">
              <w:r w:rsidRPr="0089456A" w:rsidDel="00AB7021">
                <w:rPr>
                  <w:rFonts w:ascii="Times New Roman" w:eastAsia="Times New Roman" w:hAnsi="Times New Roman" w:cs="Times New Roman"/>
                  <w:b/>
                  <w:bCs/>
                  <w:sz w:val="24"/>
                  <w:szCs w:val="24"/>
                  <w:lang w:eastAsia="en-CA"/>
                </w:rPr>
                <w:delText>.13</w:delText>
              </w:r>
            </w:del>
          </w:p>
        </w:tc>
        <w:tc>
          <w:tcPr>
            <w:tcW w:w="302" w:type="dxa"/>
          </w:tcPr>
          <w:p w14:paraId="157AC21A" w14:textId="3273705E" w:rsidR="00230BD8" w:rsidRPr="00692718" w:rsidDel="00AB7021" w:rsidRDefault="00230BD8" w:rsidP="00D90BFA">
            <w:pPr>
              <w:spacing w:after="0" w:line="240" w:lineRule="auto"/>
              <w:rPr>
                <w:del w:id="2290" w:author="Elizabeth Marks" w:date="2021-04-29T05:30:00Z"/>
                <w:rFonts w:ascii="Times New Roman" w:eastAsia="Times New Roman" w:hAnsi="Times New Roman" w:cs="Times New Roman"/>
                <w:b/>
                <w:bCs/>
                <w:sz w:val="18"/>
                <w:szCs w:val="18"/>
                <w:lang w:eastAsia="en-CA"/>
              </w:rPr>
            </w:pPr>
            <w:del w:id="2291"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21752A3A" w14:textId="57055E65" w:rsidR="00230BD8" w:rsidRPr="0089456A" w:rsidDel="00AB7021" w:rsidRDefault="00230BD8" w:rsidP="00D90BFA">
            <w:pPr>
              <w:spacing w:after="0" w:line="240" w:lineRule="auto"/>
              <w:jc w:val="right"/>
              <w:rPr>
                <w:del w:id="2292" w:author="Elizabeth Marks" w:date="2021-04-29T05:30:00Z"/>
                <w:rFonts w:ascii="Times New Roman" w:eastAsia="Times New Roman" w:hAnsi="Times New Roman" w:cs="Times New Roman"/>
                <w:b/>
                <w:bCs/>
                <w:sz w:val="24"/>
                <w:szCs w:val="24"/>
                <w:lang w:eastAsia="en-CA"/>
              </w:rPr>
            </w:pPr>
            <w:del w:id="2293" w:author="Elizabeth Marks" w:date="2021-04-29T05:30:00Z">
              <w:r w:rsidRPr="0089456A" w:rsidDel="00AB7021">
                <w:rPr>
                  <w:rFonts w:ascii="Times New Roman" w:eastAsia="Times New Roman" w:hAnsi="Times New Roman" w:cs="Times New Roman"/>
                  <w:b/>
                  <w:bCs/>
                  <w:sz w:val="24"/>
                  <w:szCs w:val="24"/>
                  <w:lang w:eastAsia="en-CA"/>
                </w:rPr>
                <w:delText>.24</w:delText>
              </w:r>
            </w:del>
          </w:p>
        </w:tc>
        <w:tc>
          <w:tcPr>
            <w:tcW w:w="302" w:type="dxa"/>
          </w:tcPr>
          <w:p w14:paraId="26E1B130" w14:textId="09B1F1AA" w:rsidR="00230BD8" w:rsidRPr="00692718" w:rsidDel="00AB7021" w:rsidRDefault="00230BD8" w:rsidP="00D90BFA">
            <w:pPr>
              <w:spacing w:after="0" w:line="240" w:lineRule="auto"/>
              <w:rPr>
                <w:del w:id="2294" w:author="Elizabeth Marks" w:date="2021-04-29T05:30:00Z"/>
                <w:rFonts w:ascii="Times New Roman" w:eastAsia="Times New Roman" w:hAnsi="Times New Roman" w:cs="Times New Roman"/>
                <w:b/>
                <w:bCs/>
                <w:sz w:val="18"/>
                <w:szCs w:val="18"/>
                <w:lang w:eastAsia="en-CA"/>
              </w:rPr>
            </w:pPr>
            <w:del w:id="2295"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3B57482B" w14:textId="6E81933E" w:rsidR="00230BD8" w:rsidRPr="0089456A" w:rsidDel="00AB7021" w:rsidRDefault="00230BD8" w:rsidP="00D90BFA">
            <w:pPr>
              <w:spacing w:after="0" w:line="240" w:lineRule="auto"/>
              <w:jc w:val="right"/>
              <w:rPr>
                <w:del w:id="2296" w:author="Elizabeth Marks" w:date="2021-04-29T05:30:00Z"/>
                <w:rFonts w:ascii="Times New Roman" w:eastAsia="Times New Roman" w:hAnsi="Times New Roman" w:cs="Times New Roman"/>
                <w:b/>
                <w:bCs/>
                <w:sz w:val="24"/>
                <w:szCs w:val="24"/>
                <w:lang w:eastAsia="en-CA"/>
              </w:rPr>
            </w:pPr>
            <w:del w:id="2297" w:author="Elizabeth Marks" w:date="2021-04-29T05:30:00Z">
              <w:r w:rsidRPr="0089456A" w:rsidDel="00AB7021">
                <w:rPr>
                  <w:rFonts w:ascii="Times New Roman" w:eastAsia="Times New Roman" w:hAnsi="Times New Roman" w:cs="Times New Roman"/>
                  <w:b/>
                  <w:bCs/>
                  <w:sz w:val="24"/>
                  <w:szCs w:val="24"/>
                  <w:lang w:eastAsia="en-CA"/>
                </w:rPr>
                <w:delText>.14</w:delText>
              </w:r>
            </w:del>
          </w:p>
        </w:tc>
        <w:tc>
          <w:tcPr>
            <w:tcW w:w="302" w:type="dxa"/>
          </w:tcPr>
          <w:p w14:paraId="1E786946" w14:textId="56BE3526" w:rsidR="00230BD8" w:rsidRPr="00692718" w:rsidDel="00AB7021" w:rsidRDefault="00230BD8" w:rsidP="00D90BFA">
            <w:pPr>
              <w:spacing w:after="0" w:line="240" w:lineRule="auto"/>
              <w:rPr>
                <w:del w:id="2298" w:author="Elizabeth Marks" w:date="2021-04-29T05:30:00Z"/>
                <w:rFonts w:ascii="Times New Roman" w:eastAsia="Times New Roman" w:hAnsi="Times New Roman" w:cs="Times New Roman"/>
                <w:b/>
                <w:bCs/>
                <w:sz w:val="18"/>
                <w:szCs w:val="18"/>
                <w:lang w:eastAsia="en-CA"/>
              </w:rPr>
            </w:pPr>
            <w:del w:id="2299"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0C6B5921" w14:textId="491E7805" w:rsidR="00230BD8" w:rsidRPr="0089456A" w:rsidDel="00AB7021" w:rsidRDefault="00230BD8" w:rsidP="00D90BFA">
            <w:pPr>
              <w:spacing w:after="0" w:line="240" w:lineRule="auto"/>
              <w:jc w:val="right"/>
              <w:rPr>
                <w:del w:id="2300" w:author="Elizabeth Marks" w:date="2021-04-29T05:30:00Z"/>
                <w:rFonts w:ascii="Times New Roman" w:eastAsia="Times New Roman" w:hAnsi="Times New Roman" w:cs="Times New Roman"/>
                <w:b/>
                <w:bCs/>
                <w:sz w:val="24"/>
                <w:szCs w:val="24"/>
                <w:lang w:eastAsia="en-CA"/>
              </w:rPr>
            </w:pPr>
            <w:del w:id="2301" w:author="Elizabeth Marks" w:date="2021-04-29T05:30:00Z">
              <w:r w:rsidRPr="0089456A" w:rsidDel="00AB7021">
                <w:rPr>
                  <w:rFonts w:ascii="Times New Roman" w:eastAsia="Times New Roman" w:hAnsi="Times New Roman" w:cs="Times New Roman"/>
                  <w:b/>
                  <w:bCs/>
                  <w:sz w:val="24"/>
                  <w:szCs w:val="24"/>
                  <w:lang w:eastAsia="en-CA"/>
                </w:rPr>
                <w:delText>.36</w:delText>
              </w:r>
            </w:del>
          </w:p>
        </w:tc>
        <w:tc>
          <w:tcPr>
            <w:tcW w:w="302" w:type="dxa"/>
          </w:tcPr>
          <w:p w14:paraId="0D471165" w14:textId="65F16D70" w:rsidR="00230BD8" w:rsidRPr="00692718" w:rsidDel="00AB7021" w:rsidRDefault="00230BD8" w:rsidP="00D90BFA">
            <w:pPr>
              <w:spacing w:after="0" w:line="240" w:lineRule="auto"/>
              <w:rPr>
                <w:del w:id="2302" w:author="Elizabeth Marks" w:date="2021-04-29T05:30:00Z"/>
                <w:rFonts w:ascii="Times New Roman" w:eastAsia="Times New Roman" w:hAnsi="Times New Roman" w:cs="Times New Roman"/>
                <w:b/>
                <w:bCs/>
                <w:sz w:val="18"/>
                <w:szCs w:val="18"/>
                <w:lang w:eastAsia="en-CA"/>
              </w:rPr>
            </w:pPr>
            <w:del w:id="2303"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7A731153" w14:textId="7ADDC353" w:rsidR="00230BD8" w:rsidRPr="0089456A" w:rsidDel="00AB7021" w:rsidRDefault="00230BD8" w:rsidP="00D90BFA">
            <w:pPr>
              <w:spacing w:after="0" w:line="240" w:lineRule="auto"/>
              <w:jc w:val="right"/>
              <w:rPr>
                <w:del w:id="2304" w:author="Elizabeth Marks" w:date="2021-04-29T05:30:00Z"/>
                <w:rFonts w:ascii="Times New Roman" w:eastAsia="Times New Roman" w:hAnsi="Times New Roman" w:cs="Times New Roman"/>
                <w:b/>
                <w:bCs/>
                <w:sz w:val="24"/>
                <w:szCs w:val="24"/>
                <w:lang w:eastAsia="en-CA"/>
              </w:rPr>
            </w:pPr>
            <w:del w:id="2305" w:author="Elizabeth Marks" w:date="2021-04-29T05:30:00Z">
              <w:r w:rsidRPr="0089456A" w:rsidDel="00AB7021">
                <w:rPr>
                  <w:rFonts w:ascii="Times New Roman" w:eastAsia="Times New Roman" w:hAnsi="Times New Roman" w:cs="Times New Roman"/>
                  <w:b/>
                  <w:bCs/>
                  <w:sz w:val="24"/>
                  <w:szCs w:val="24"/>
                  <w:lang w:eastAsia="en-CA"/>
                </w:rPr>
                <w:delText>.28</w:delText>
              </w:r>
            </w:del>
          </w:p>
        </w:tc>
        <w:tc>
          <w:tcPr>
            <w:tcW w:w="302" w:type="dxa"/>
          </w:tcPr>
          <w:p w14:paraId="2B6CA1DA" w14:textId="68F33575" w:rsidR="00230BD8" w:rsidRPr="00692718" w:rsidDel="00AB7021" w:rsidRDefault="00230BD8" w:rsidP="00D90BFA">
            <w:pPr>
              <w:spacing w:after="0" w:line="240" w:lineRule="auto"/>
              <w:rPr>
                <w:del w:id="2306" w:author="Elizabeth Marks" w:date="2021-04-29T05:30:00Z"/>
                <w:rFonts w:ascii="Times New Roman" w:eastAsia="Times New Roman" w:hAnsi="Times New Roman" w:cs="Times New Roman"/>
                <w:b/>
                <w:bCs/>
                <w:sz w:val="18"/>
                <w:szCs w:val="18"/>
                <w:lang w:eastAsia="en-CA"/>
              </w:rPr>
            </w:pPr>
            <w:del w:id="2307"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Pr>
          <w:p w14:paraId="0189F60D" w14:textId="7B15327C" w:rsidR="00230BD8" w:rsidRPr="0089456A" w:rsidDel="00AB7021" w:rsidRDefault="00230BD8" w:rsidP="00D90BFA">
            <w:pPr>
              <w:spacing w:after="0" w:line="240" w:lineRule="auto"/>
              <w:jc w:val="right"/>
              <w:rPr>
                <w:del w:id="2308" w:author="Elizabeth Marks" w:date="2021-04-29T05:30:00Z"/>
                <w:rFonts w:ascii="Times New Roman" w:eastAsia="Times New Roman" w:hAnsi="Times New Roman" w:cs="Times New Roman"/>
                <w:sz w:val="24"/>
                <w:szCs w:val="24"/>
                <w:lang w:eastAsia="en-CA"/>
              </w:rPr>
            </w:pPr>
            <w:del w:id="2309" w:author="Elizabeth Marks" w:date="2021-04-29T05:30:00Z">
              <w:r w:rsidRPr="0089456A" w:rsidDel="00AB7021">
                <w:rPr>
                  <w:rFonts w:ascii="Times New Roman" w:eastAsia="Times New Roman" w:hAnsi="Times New Roman" w:cs="Times New Roman"/>
                  <w:sz w:val="24"/>
                  <w:szCs w:val="24"/>
                  <w:lang w:eastAsia="en-CA"/>
                </w:rPr>
                <w:delText>.05</w:delText>
              </w:r>
            </w:del>
          </w:p>
        </w:tc>
        <w:tc>
          <w:tcPr>
            <w:tcW w:w="302" w:type="dxa"/>
          </w:tcPr>
          <w:p w14:paraId="24B0F9A3" w14:textId="773ECAB6" w:rsidR="00230BD8" w:rsidRPr="00692718" w:rsidDel="00AB7021" w:rsidRDefault="00230BD8" w:rsidP="00D90BFA">
            <w:pPr>
              <w:spacing w:after="0" w:line="240" w:lineRule="auto"/>
              <w:rPr>
                <w:del w:id="2310" w:author="Elizabeth Marks" w:date="2021-04-29T05:30:00Z"/>
                <w:rFonts w:ascii="Times New Roman" w:eastAsia="Times New Roman" w:hAnsi="Times New Roman" w:cs="Times New Roman"/>
                <w:b/>
                <w:bCs/>
                <w:sz w:val="18"/>
                <w:szCs w:val="18"/>
                <w:lang w:eastAsia="en-CA"/>
              </w:rPr>
            </w:pPr>
          </w:p>
        </w:tc>
        <w:tc>
          <w:tcPr>
            <w:tcW w:w="389" w:type="dxa"/>
          </w:tcPr>
          <w:p w14:paraId="34659C70" w14:textId="22203F79" w:rsidR="00230BD8" w:rsidRPr="0089456A" w:rsidDel="00AB7021" w:rsidRDefault="00230BD8" w:rsidP="00D90BFA">
            <w:pPr>
              <w:spacing w:after="0" w:line="240" w:lineRule="auto"/>
              <w:rPr>
                <w:del w:id="2311" w:author="Elizabeth Marks" w:date="2021-04-29T05:30:00Z"/>
                <w:rFonts w:ascii="Times New Roman" w:eastAsia="Times New Roman" w:hAnsi="Times New Roman" w:cs="Times New Roman"/>
                <w:b/>
                <w:bCs/>
                <w:sz w:val="24"/>
                <w:szCs w:val="24"/>
                <w:lang w:eastAsia="en-CA"/>
              </w:rPr>
            </w:pPr>
            <w:del w:id="2312" w:author="Elizabeth Marks" w:date="2021-04-29T05:30:00Z">
              <w:r w:rsidRPr="0089456A" w:rsidDel="00AB7021">
                <w:rPr>
                  <w:rFonts w:ascii="Times New Roman" w:eastAsia="Times New Roman" w:hAnsi="Times New Roman" w:cs="Times New Roman"/>
                  <w:b/>
                  <w:bCs/>
                  <w:sz w:val="24"/>
                  <w:szCs w:val="24"/>
                  <w:lang w:eastAsia="en-CA"/>
                </w:rPr>
                <w:delText>.24</w:delText>
              </w:r>
            </w:del>
          </w:p>
        </w:tc>
        <w:tc>
          <w:tcPr>
            <w:tcW w:w="302" w:type="dxa"/>
          </w:tcPr>
          <w:p w14:paraId="392F38D6" w14:textId="25E8534C" w:rsidR="00230BD8" w:rsidRPr="00692718" w:rsidDel="00AB7021" w:rsidRDefault="00230BD8" w:rsidP="00D90BFA">
            <w:pPr>
              <w:spacing w:after="0" w:line="240" w:lineRule="auto"/>
              <w:rPr>
                <w:del w:id="2313" w:author="Elizabeth Marks" w:date="2021-04-29T05:30:00Z"/>
                <w:rFonts w:ascii="Times New Roman" w:eastAsia="Times New Roman" w:hAnsi="Times New Roman" w:cs="Times New Roman"/>
                <w:b/>
                <w:bCs/>
                <w:sz w:val="18"/>
                <w:szCs w:val="18"/>
                <w:lang w:eastAsia="en-CA"/>
              </w:rPr>
            </w:pPr>
            <w:del w:id="2314"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Pr>
          <w:p w14:paraId="63A43827" w14:textId="3E9F647F" w:rsidR="00230BD8" w:rsidRPr="0089456A" w:rsidDel="00AB7021" w:rsidRDefault="00230BD8" w:rsidP="00D90BFA">
            <w:pPr>
              <w:spacing w:after="0" w:line="240" w:lineRule="auto"/>
              <w:rPr>
                <w:del w:id="2315" w:author="Elizabeth Marks" w:date="2021-04-29T05:30:00Z"/>
                <w:rFonts w:ascii="Times New Roman" w:eastAsia="Times New Roman" w:hAnsi="Times New Roman" w:cs="Times New Roman"/>
                <w:b/>
                <w:bCs/>
                <w:sz w:val="24"/>
                <w:szCs w:val="24"/>
                <w:lang w:eastAsia="en-CA"/>
              </w:rPr>
            </w:pPr>
            <w:del w:id="2316" w:author="Elizabeth Marks" w:date="2021-04-29T05:30:00Z">
              <w:r w:rsidRPr="0089456A" w:rsidDel="00AB7021">
                <w:rPr>
                  <w:rFonts w:ascii="Times New Roman" w:eastAsia="Times New Roman" w:hAnsi="Times New Roman" w:cs="Times New Roman"/>
                  <w:b/>
                  <w:bCs/>
                  <w:sz w:val="24"/>
                  <w:szCs w:val="24"/>
                  <w:lang w:eastAsia="en-CA"/>
                </w:rPr>
                <w:delText>.28</w:delText>
              </w:r>
            </w:del>
          </w:p>
        </w:tc>
        <w:tc>
          <w:tcPr>
            <w:tcW w:w="302" w:type="dxa"/>
          </w:tcPr>
          <w:p w14:paraId="2E0B2090" w14:textId="25B922E6" w:rsidR="00230BD8" w:rsidRPr="00692718" w:rsidDel="00AB7021" w:rsidRDefault="00230BD8" w:rsidP="00D90BFA">
            <w:pPr>
              <w:spacing w:after="0" w:line="240" w:lineRule="auto"/>
              <w:rPr>
                <w:del w:id="2317" w:author="Elizabeth Marks" w:date="2021-04-29T05:30:00Z"/>
                <w:rFonts w:ascii="Times New Roman" w:eastAsia="Times New Roman" w:hAnsi="Times New Roman" w:cs="Times New Roman"/>
                <w:b/>
                <w:bCs/>
                <w:sz w:val="18"/>
                <w:szCs w:val="18"/>
                <w:lang w:eastAsia="en-CA"/>
              </w:rPr>
            </w:pPr>
            <w:del w:id="2318"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Pr>
          <w:p w14:paraId="7BECF978" w14:textId="28F693D3" w:rsidR="00230BD8" w:rsidRPr="0089456A" w:rsidDel="00AB7021" w:rsidRDefault="00230BD8" w:rsidP="00D90BFA">
            <w:pPr>
              <w:spacing w:after="0" w:line="240" w:lineRule="auto"/>
              <w:rPr>
                <w:del w:id="2319" w:author="Elizabeth Marks" w:date="2021-04-29T05:30:00Z"/>
                <w:rFonts w:ascii="Times New Roman" w:eastAsia="Times New Roman" w:hAnsi="Times New Roman" w:cs="Times New Roman"/>
                <w:sz w:val="24"/>
                <w:szCs w:val="24"/>
                <w:lang w:eastAsia="en-CA"/>
              </w:rPr>
            </w:pPr>
            <w:del w:id="2320" w:author="Elizabeth Marks" w:date="2021-04-29T05:30:00Z">
              <w:r w:rsidRPr="0089456A" w:rsidDel="00AB7021">
                <w:rPr>
                  <w:rFonts w:ascii="Times New Roman" w:eastAsia="Times New Roman" w:hAnsi="Times New Roman" w:cs="Times New Roman"/>
                  <w:sz w:val="24"/>
                  <w:szCs w:val="24"/>
                  <w:lang w:eastAsia="en-CA"/>
                </w:rPr>
                <w:delText>.06</w:delText>
              </w:r>
            </w:del>
          </w:p>
        </w:tc>
        <w:tc>
          <w:tcPr>
            <w:tcW w:w="302" w:type="dxa"/>
          </w:tcPr>
          <w:p w14:paraId="4D2B6389" w14:textId="1691DD9F" w:rsidR="00230BD8" w:rsidRPr="00692718" w:rsidDel="00AB7021" w:rsidRDefault="00230BD8" w:rsidP="00D90BFA">
            <w:pPr>
              <w:spacing w:after="0" w:line="240" w:lineRule="auto"/>
              <w:rPr>
                <w:del w:id="2321" w:author="Elizabeth Marks" w:date="2021-04-29T05:30:00Z"/>
                <w:rFonts w:ascii="Times New Roman" w:eastAsia="Times New Roman" w:hAnsi="Times New Roman" w:cs="Times New Roman"/>
                <w:b/>
                <w:bCs/>
                <w:sz w:val="18"/>
                <w:szCs w:val="18"/>
                <w:lang w:eastAsia="en-CA"/>
              </w:rPr>
            </w:pPr>
          </w:p>
        </w:tc>
      </w:tr>
      <w:tr w:rsidR="00230BD8" w:rsidRPr="0089456A" w:rsidDel="00AB7021" w14:paraId="676F628E" w14:textId="10FED0F4" w:rsidTr="00D90BFA">
        <w:trPr>
          <w:trHeight w:val="255"/>
          <w:del w:id="2322" w:author="Elizabeth Marks" w:date="2021-04-29T05:30:00Z"/>
        </w:trPr>
        <w:tc>
          <w:tcPr>
            <w:tcW w:w="2160" w:type="dxa"/>
            <w:tcMar>
              <w:top w:w="0" w:type="dxa"/>
              <w:left w:w="0" w:type="dxa"/>
              <w:bottom w:w="0" w:type="dxa"/>
              <w:right w:w="0" w:type="dxa"/>
            </w:tcMar>
          </w:tcPr>
          <w:p w14:paraId="64C14223" w14:textId="080733FF" w:rsidR="00230BD8" w:rsidRPr="0089456A" w:rsidDel="00AB7021" w:rsidRDefault="00230BD8" w:rsidP="00D90BFA">
            <w:pPr>
              <w:spacing w:after="0" w:line="240" w:lineRule="auto"/>
              <w:rPr>
                <w:del w:id="2323" w:author="Elizabeth Marks" w:date="2021-04-29T05:30:00Z"/>
                <w:rFonts w:ascii="Times New Roman" w:eastAsia="Times New Roman" w:hAnsi="Times New Roman" w:cs="Times New Roman"/>
                <w:sz w:val="24"/>
                <w:szCs w:val="24"/>
                <w:lang w:eastAsia="en-CA"/>
              </w:rPr>
            </w:pPr>
            <w:del w:id="2324" w:author="Elizabeth Marks" w:date="2021-04-29T05:30:00Z">
              <w:r w:rsidRPr="0089456A" w:rsidDel="00AB7021">
                <w:rPr>
                  <w:rFonts w:ascii="Times New Roman" w:eastAsia="Times New Roman" w:hAnsi="Times New Roman" w:cs="Times New Roman"/>
                  <w:sz w:val="24"/>
                  <w:szCs w:val="24"/>
                  <w:lang w:eastAsia="en-CA"/>
                </w:rPr>
                <w:delText>19. Work is Reward 1</w:delText>
              </w:r>
            </w:del>
          </w:p>
        </w:tc>
        <w:tc>
          <w:tcPr>
            <w:tcW w:w="389" w:type="dxa"/>
            <w:tcMar>
              <w:top w:w="0" w:type="dxa"/>
              <w:left w:w="0" w:type="dxa"/>
              <w:bottom w:w="0" w:type="dxa"/>
              <w:right w:w="0" w:type="dxa"/>
            </w:tcMar>
          </w:tcPr>
          <w:p w14:paraId="65132F79" w14:textId="362FDBFE" w:rsidR="00230BD8" w:rsidRPr="0089456A" w:rsidDel="00AB7021" w:rsidRDefault="00230BD8" w:rsidP="00D90BFA">
            <w:pPr>
              <w:spacing w:after="0" w:line="240" w:lineRule="auto"/>
              <w:jc w:val="right"/>
              <w:rPr>
                <w:del w:id="2325" w:author="Elizabeth Marks" w:date="2021-04-29T05:30:00Z"/>
                <w:rFonts w:ascii="Times New Roman" w:eastAsia="Times New Roman" w:hAnsi="Times New Roman" w:cs="Times New Roman"/>
                <w:b/>
                <w:bCs/>
                <w:sz w:val="24"/>
                <w:szCs w:val="24"/>
                <w:lang w:eastAsia="en-CA"/>
              </w:rPr>
            </w:pPr>
            <w:del w:id="2326" w:author="Elizabeth Marks" w:date="2021-04-29T05:30:00Z">
              <w:r w:rsidRPr="0089456A" w:rsidDel="00AB7021">
                <w:rPr>
                  <w:rFonts w:ascii="Times New Roman" w:eastAsia="Times New Roman" w:hAnsi="Times New Roman" w:cs="Times New Roman"/>
                  <w:b/>
                  <w:bCs/>
                  <w:sz w:val="24"/>
                  <w:szCs w:val="24"/>
                  <w:lang w:eastAsia="en-CA"/>
                </w:rPr>
                <w:delText>.20</w:delText>
              </w:r>
            </w:del>
          </w:p>
        </w:tc>
        <w:tc>
          <w:tcPr>
            <w:tcW w:w="302" w:type="dxa"/>
          </w:tcPr>
          <w:p w14:paraId="2C113157" w14:textId="505781AA" w:rsidR="00230BD8" w:rsidRPr="00692718" w:rsidDel="00AB7021" w:rsidRDefault="00230BD8" w:rsidP="00D90BFA">
            <w:pPr>
              <w:spacing w:after="0" w:line="240" w:lineRule="auto"/>
              <w:rPr>
                <w:del w:id="2327" w:author="Elizabeth Marks" w:date="2021-04-29T05:30:00Z"/>
                <w:rFonts w:ascii="Times New Roman" w:eastAsia="Times New Roman" w:hAnsi="Times New Roman" w:cs="Times New Roman"/>
                <w:b/>
                <w:bCs/>
                <w:sz w:val="18"/>
                <w:szCs w:val="18"/>
                <w:lang w:eastAsia="en-CA"/>
              </w:rPr>
            </w:pPr>
            <w:del w:id="2328"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2A9E9E2A" w14:textId="167E4D51" w:rsidR="00230BD8" w:rsidRPr="0089456A" w:rsidDel="00AB7021" w:rsidRDefault="00230BD8" w:rsidP="00D90BFA">
            <w:pPr>
              <w:spacing w:after="0" w:line="240" w:lineRule="auto"/>
              <w:jc w:val="right"/>
              <w:rPr>
                <w:del w:id="2329" w:author="Elizabeth Marks" w:date="2021-04-29T05:30:00Z"/>
                <w:rFonts w:ascii="Times New Roman" w:eastAsia="Times New Roman" w:hAnsi="Times New Roman" w:cs="Times New Roman"/>
                <w:sz w:val="24"/>
                <w:szCs w:val="24"/>
                <w:lang w:eastAsia="en-CA"/>
              </w:rPr>
            </w:pPr>
            <w:del w:id="2330" w:author="Elizabeth Marks" w:date="2021-04-29T05:30:00Z">
              <w:r w:rsidRPr="0089456A" w:rsidDel="00AB7021">
                <w:rPr>
                  <w:rFonts w:ascii="Times New Roman" w:eastAsia="Times New Roman" w:hAnsi="Times New Roman" w:cs="Times New Roman"/>
                  <w:sz w:val="24"/>
                  <w:szCs w:val="24"/>
                  <w:lang w:eastAsia="en-CA"/>
                </w:rPr>
                <w:delText>.04</w:delText>
              </w:r>
            </w:del>
          </w:p>
        </w:tc>
        <w:tc>
          <w:tcPr>
            <w:tcW w:w="302" w:type="dxa"/>
          </w:tcPr>
          <w:p w14:paraId="222676A5" w14:textId="0668DE5E" w:rsidR="00230BD8" w:rsidRPr="00692718" w:rsidDel="00AB7021" w:rsidRDefault="00230BD8" w:rsidP="00D90BFA">
            <w:pPr>
              <w:spacing w:after="0" w:line="240" w:lineRule="auto"/>
              <w:rPr>
                <w:del w:id="2331" w:author="Elizabeth Marks" w:date="2021-04-29T05:30:00Z"/>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tcPr>
          <w:p w14:paraId="38A25310" w14:textId="030C2926" w:rsidR="00230BD8" w:rsidRPr="0089456A" w:rsidDel="00AB7021" w:rsidRDefault="00230BD8" w:rsidP="00D90BFA">
            <w:pPr>
              <w:spacing w:after="0" w:line="240" w:lineRule="auto"/>
              <w:jc w:val="right"/>
              <w:rPr>
                <w:del w:id="2332" w:author="Elizabeth Marks" w:date="2021-04-29T05:30:00Z"/>
                <w:rFonts w:ascii="Times New Roman" w:eastAsia="Times New Roman" w:hAnsi="Times New Roman" w:cs="Times New Roman"/>
                <w:b/>
                <w:bCs/>
                <w:sz w:val="24"/>
                <w:szCs w:val="24"/>
                <w:lang w:eastAsia="en-CA"/>
              </w:rPr>
            </w:pPr>
            <w:del w:id="2333" w:author="Elizabeth Marks" w:date="2021-04-29T05:30:00Z">
              <w:r w:rsidRPr="0089456A" w:rsidDel="00AB7021">
                <w:rPr>
                  <w:rFonts w:ascii="Times New Roman" w:eastAsia="Times New Roman" w:hAnsi="Times New Roman" w:cs="Times New Roman"/>
                  <w:b/>
                  <w:bCs/>
                  <w:sz w:val="24"/>
                  <w:szCs w:val="24"/>
                  <w:lang w:eastAsia="en-CA"/>
                </w:rPr>
                <w:delText>.19</w:delText>
              </w:r>
            </w:del>
          </w:p>
        </w:tc>
        <w:tc>
          <w:tcPr>
            <w:tcW w:w="302" w:type="dxa"/>
          </w:tcPr>
          <w:p w14:paraId="46594C5A" w14:textId="1F2E67E1" w:rsidR="00230BD8" w:rsidRPr="00692718" w:rsidDel="00AB7021" w:rsidRDefault="00230BD8" w:rsidP="00D90BFA">
            <w:pPr>
              <w:spacing w:after="0" w:line="240" w:lineRule="auto"/>
              <w:rPr>
                <w:del w:id="2334" w:author="Elizabeth Marks" w:date="2021-04-29T05:30:00Z"/>
                <w:rFonts w:ascii="Times New Roman" w:eastAsia="Times New Roman" w:hAnsi="Times New Roman" w:cs="Times New Roman"/>
                <w:b/>
                <w:bCs/>
                <w:sz w:val="18"/>
                <w:szCs w:val="18"/>
                <w:lang w:eastAsia="en-CA"/>
              </w:rPr>
            </w:pPr>
            <w:del w:id="2335"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6AD2F3BB" w14:textId="7A376512" w:rsidR="00230BD8" w:rsidRPr="0089456A" w:rsidDel="00AB7021" w:rsidRDefault="00230BD8" w:rsidP="00D90BFA">
            <w:pPr>
              <w:spacing w:after="0" w:line="240" w:lineRule="auto"/>
              <w:jc w:val="right"/>
              <w:rPr>
                <w:del w:id="2336" w:author="Elizabeth Marks" w:date="2021-04-29T05:30:00Z"/>
                <w:rFonts w:ascii="Times New Roman" w:eastAsia="Times New Roman" w:hAnsi="Times New Roman" w:cs="Times New Roman"/>
                <w:b/>
                <w:bCs/>
                <w:sz w:val="24"/>
                <w:szCs w:val="24"/>
                <w:lang w:eastAsia="en-CA"/>
              </w:rPr>
            </w:pPr>
            <w:del w:id="2337" w:author="Elizabeth Marks" w:date="2021-04-29T05:30:00Z">
              <w:r w:rsidRPr="0089456A" w:rsidDel="00AB7021">
                <w:rPr>
                  <w:rFonts w:ascii="Times New Roman" w:eastAsia="Times New Roman" w:hAnsi="Times New Roman" w:cs="Times New Roman"/>
                  <w:b/>
                  <w:bCs/>
                  <w:sz w:val="24"/>
                  <w:szCs w:val="24"/>
                  <w:lang w:eastAsia="en-CA"/>
                </w:rPr>
                <w:delText>.22</w:delText>
              </w:r>
            </w:del>
          </w:p>
        </w:tc>
        <w:tc>
          <w:tcPr>
            <w:tcW w:w="302" w:type="dxa"/>
          </w:tcPr>
          <w:p w14:paraId="39DD415F" w14:textId="776A0399" w:rsidR="00230BD8" w:rsidRPr="00692718" w:rsidDel="00AB7021" w:rsidRDefault="00230BD8" w:rsidP="00D90BFA">
            <w:pPr>
              <w:spacing w:after="0" w:line="240" w:lineRule="auto"/>
              <w:rPr>
                <w:del w:id="2338" w:author="Elizabeth Marks" w:date="2021-04-29T05:30:00Z"/>
                <w:rFonts w:ascii="Times New Roman" w:eastAsia="Times New Roman" w:hAnsi="Times New Roman" w:cs="Times New Roman"/>
                <w:b/>
                <w:bCs/>
                <w:sz w:val="18"/>
                <w:szCs w:val="18"/>
                <w:lang w:eastAsia="en-CA"/>
              </w:rPr>
            </w:pPr>
            <w:del w:id="2339"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7821BDD6" w14:textId="0C55AD53" w:rsidR="00230BD8" w:rsidRPr="0089456A" w:rsidDel="00AB7021" w:rsidRDefault="00230BD8" w:rsidP="00D90BFA">
            <w:pPr>
              <w:spacing w:after="0" w:line="240" w:lineRule="auto"/>
              <w:jc w:val="right"/>
              <w:rPr>
                <w:del w:id="2340" w:author="Elizabeth Marks" w:date="2021-04-29T05:30:00Z"/>
                <w:rFonts w:ascii="Times New Roman" w:eastAsia="Times New Roman" w:hAnsi="Times New Roman" w:cs="Times New Roman"/>
                <w:b/>
                <w:bCs/>
                <w:sz w:val="24"/>
                <w:szCs w:val="24"/>
                <w:lang w:eastAsia="en-CA"/>
              </w:rPr>
            </w:pPr>
            <w:del w:id="2341" w:author="Elizabeth Marks" w:date="2021-04-29T05:30:00Z">
              <w:r w:rsidRPr="0089456A" w:rsidDel="00AB7021">
                <w:rPr>
                  <w:rFonts w:ascii="Times New Roman" w:eastAsia="Times New Roman" w:hAnsi="Times New Roman" w:cs="Times New Roman"/>
                  <w:b/>
                  <w:bCs/>
                  <w:sz w:val="24"/>
                  <w:szCs w:val="24"/>
                  <w:lang w:eastAsia="en-CA"/>
                </w:rPr>
                <w:delText>.22</w:delText>
              </w:r>
            </w:del>
          </w:p>
        </w:tc>
        <w:tc>
          <w:tcPr>
            <w:tcW w:w="302" w:type="dxa"/>
          </w:tcPr>
          <w:p w14:paraId="417CC343" w14:textId="31511FD8" w:rsidR="00230BD8" w:rsidRPr="00692718" w:rsidDel="00AB7021" w:rsidRDefault="00230BD8" w:rsidP="00D90BFA">
            <w:pPr>
              <w:spacing w:after="0" w:line="240" w:lineRule="auto"/>
              <w:rPr>
                <w:del w:id="2342" w:author="Elizabeth Marks" w:date="2021-04-29T05:30:00Z"/>
                <w:rFonts w:ascii="Times New Roman" w:eastAsia="Times New Roman" w:hAnsi="Times New Roman" w:cs="Times New Roman"/>
                <w:b/>
                <w:bCs/>
                <w:sz w:val="18"/>
                <w:szCs w:val="18"/>
                <w:lang w:eastAsia="en-CA"/>
              </w:rPr>
            </w:pPr>
            <w:del w:id="2343"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6A5BB961" w14:textId="6AE0E01B" w:rsidR="00230BD8" w:rsidRPr="0089456A" w:rsidDel="00AB7021" w:rsidRDefault="00230BD8" w:rsidP="00D90BFA">
            <w:pPr>
              <w:spacing w:after="0" w:line="240" w:lineRule="auto"/>
              <w:jc w:val="right"/>
              <w:rPr>
                <w:del w:id="2344" w:author="Elizabeth Marks" w:date="2021-04-29T05:30:00Z"/>
                <w:rFonts w:ascii="Times New Roman" w:eastAsia="Times New Roman" w:hAnsi="Times New Roman" w:cs="Times New Roman"/>
                <w:b/>
                <w:bCs/>
                <w:sz w:val="24"/>
                <w:szCs w:val="24"/>
                <w:lang w:eastAsia="en-CA"/>
              </w:rPr>
            </w:pPr>
            <w:del w:id="2345" w:author="Elizabeth Marks" w:date="2021-04-29T05:30:00Z">
              <w:r w:rsidRPr="0089456A" w:rsidDel="00AB7021">
                <w:rPr>
                  <w:rFonts w:ascii="Times New Roman" w:eastAsia="Times New Roman" w:hAnsi="Times New Roman" w:cs="Times New Roman"/>
                  <w:b/>
                  <w:bCs/>
                  <w:sz w:val="24"/>
                  <w:szCs w:val="24"/>
                  <w:lang w:eastAsia="en-CA"/>
                </w:rPr>
                <w:delText>.17</w:delText>
              </w:r>
            </w:del>
          </w:p>
        </w:tc>
        <w:tc>
          <w:tcPr>
            <w:tcW w:w="302" w:type="dxa"/>
          </w:tcPr>
          <w:p w14:paraId="5BE3A87C" w14:textId="06F6AC6D" w:rsidR="00230BD8" w:rsidRPr="00692718" w:rsidDel="00AB7021" w:rsidRDefault="00230BD8" w:rsidP="00D90BFA">
            <w:pPr>
              <w:spacing w:after="0" w:line="240" w:lineRule="auto"/>
              <w:rPr>
                <w:del w:id="2346" w:author="Elizabeth Marks" w:date="2021-04-29T05:30:00Z"/>
                <w:rFonts w:ascii="Times New Roman" w:eastAsia="Times New Roman" w:hAnsi="Times New Roman" w:cs="Times New Roman"/>
                <w:b/>
                <w:bCs/>
                <w:sz w:val="18"/>
                <w:szCs w:val="18"/>
                <w:lang w:eastAsia="en-CA"/>
              </w:rPr>
            </w:pPr>
            <w:del w:id="2347"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Pr>
          <w:p w14:paraId="47C38C9D" w14:textId="2C19A165" w:rsidR="00230BD8" w:rsidRPr="0089456A" w:rsidDel="00AB7021" w:rsidRDefault="00230BD8" w:rsidP="00D90BFA">
            <w:pPr>
              <w:spacing w:after="0" w:line="240" w:lineRule="auto"/>
              <w:jc w:val="right"/>
              <w:rPr>
                <w:del w:id="2348" w:author="Elizabeth Marks" w:date="2021-04-29T05:30:00Z"/>
                <w:rFonts w:ascii="Times New Roman" w:eastAsia="Times New Roman" w:hAnsi="Times New Roman" w:cs="Times New Roman"/>
                <w:sz w:val="24"/>
                <w:szCs w:val="24"/>
                <w:lang w:eastAsia="en-CA"/>
              </w:rPr>
            </w:pPr>
            <w:del w:id="2349" w:author="Elizabeth Marks" w:date="2021-04-29T05:30:00Z">
              <w:r w:rsidRPr="0089456A" w:rsidDel="00AB7021">
                <w:rPr>
                  <w:rFonts w:ascii="Times New Roman" w:eastAsia="Times New Roman" w:hAnsi="Times New Roman" w:cs="Times New Roman"/>
                  <w:sz w:val="24"/>
                  <w:szCs w:val="24"/>
                  <w:lang w:eastAsia="en-CA"/>
                </w:rPr>
                <w:delText>.10</w:delText>
              </w:r>
            </w:del>
          </w:p>
        </w:tc>
        <w:tc>
          <w:tcPr>
            <w:tcW w:w="302" w:type="dxa"/>
          </w:tcPr>
          <w:p w14:paraId="33F64EA2" w14:textId="45AA93D9" w:rsidR="00230BD8" w:rsidRPr="00692718" w:rsidDel="00AB7021" w:rsidRDefault="00230BD8" w:rsidP="00D90BFA">
            <w:pPr>
              <w:spacing w:after="0" w:line="240" w:lineRule="auto"/>
              <w:rPr>
                <w:del w:id="2350" w:author="Elizabeth Marks" w:date="2021-04-29T05:30:00Z"/>
                <w:rFonts w:ascii="Times New Roman" w:eastAsia="Times New Roman" w:hAnsi="Times New Roman" w:cs="Times New Roman"/>
                <w:b/>
                <w:bCs/>
                <w:sz w:val="18"/>
                <w:szCs w:val="18"/>
                <w:lang w:eastAsia="en-CA"/>
              </w:rPr>
            </w:pPr>
            <w:del w:id="2351" w:author="Elizabeth Marks" w:date="2021-04-29T05:30:00Z">
              <w:r w:rsidRPr="00692718" w:rsidDel="00AB7021">
                <w:rPr>
                  <w:rFonts w:ascii="Times New Roman" w:hAnsi="Times New Roman" w:cs="Times New Roman"/>
                  <w:b/>
                  <w:bCs/>
                  <w:sz w:val="18"/>
                  <w:szCs w:val="18"/>
                  <w:shd w:val="clear" w:color="auto" w:fill="FFFFFF"/>
                  <w:vertAlign w:val="superscript"/>
                </w:rPr>
                <w:delText>†</w:delText>
              </w:r>
            </w:del>
          </w:p>
        </w:tc>
        <w:tc>
          <w:tcPr>
            <w:tcW w:w="389" w:type="dxa"/>
          </w:tcPr>
          <w:p w14:paraId="0B337066" w14:textId="03B138AE" w:rsidR="00230BD8" w:rsidRPr="0089456A" w:rsidDel="00AB7021" w:rsidRDefault="00230BD8" w:rsidP="00D90BFA">
            <w:pPr>
              <w:spacing w:after="0" w:line="240" w:lineRule="auto"/>
              <w:rPr>
                <w:del w:id="2352" w:author="Elizabeth Marks" w:date="2021-04-29T05:30:00Z"/>
                <w:rFonts w:ascii="Times New Roman" w:hAnsi="Times New Roman" w:cs="Times New Roman"/>
                <w:sz w:val="24"/>
                <w:szCs w:val="24"/>
                <w:shd w:val="clear" w:color="auto" w:fill="FFFFFF"/>
                <w:vertAlign w:val="superscript"/>
              </w:rPr>
            </w:pPr>
            <w:del w:id="2353" w:author="Elizabeth Marks" w:date="2021-04-29T05:30:00Z">
              <w:r w:rsidRPr="0089456A" w:rsidDel="00AB7021">
                <w:rPr>
                  <w:rFonts w:ascii="Times New Roman" w:eastAsia="Times New Roman" w:hAnsi="Times New Roman" w:cs="Times New Roman"/>
                  <w:sz w:val="24"/>
                  <w:szCs w:val="24"/>
                  <w:lang w:eastAsia="en-CA"/>
                </w:rPr>
                <w:delText>.08</w:delText>
              </w:r>
            </w:del>
          </w:p>
        </w:tc>
        <w:tc>
          <w:tcPr>
            <w:tcW w:w="302" w:type="dxa"/>
          </w:tcPr>
          <w:p w14:paraId="4F6BC0D6" w14:textId="40D81A0B" w:rsidR="00230BD8" w:rsidRPr="00692718" w:rsidDel="00AB7021" w:rsidRDefault="00230BD8" w:rsidP="00D90BFA">
            <w:pPr>
              <w:spacing w:after="0" w:line="240" w:lineRule="auto"/>
              <w:rPr>
                <w:del w:id="2354" w:author="Elizabeth Marks" w:date="2021-04-29T05:30:00Z"/>
                <w:rFonts w:ascii="Times New Roman" w:hAnsi="Times New Roman" w:cs="Times New Roman"/>
                <w:b/>
                <w:bCs/>
                <w:sz w:val="18"/>
                <w:szCs w:val="18"/>
                <w:shd w:val="clear" w:color="auto" w:fill="FFFFFF"/>
                <w:vertAlign w:val="superscript"/>
              </w:rPr>
            </w:pPr>
          </w:p>
        </w:tc>
        <w:tc>
          <w:tcPr>
            <w:tcW w:w="389" w:type="dxa"/>
          </w:tcPr>
          <w:p w14:paraId="73D1AC07" w14:textId="6E6EEFD6" w:rsidR="00230BD8" w:rsidRPr="0089456A" w:rsidDel="00AB7021" w:rsidRDefault="00230BD8" w:rsidP="00D90BFA">
            <w:pPr>
              <w:spacing w:after="0" w:line="240" w:lineRule="auto"/>
              <w:rPr>
                <w:del w:id="2355" w:author="Elizabeth Marks" w:date="2021-04-29T05:30:00Z"/>
                <w:rFonts w:ascii="Times New Roman" w:hAnsi="Times New Roman" w:cs="Times New Roman"/>
                <w:b/>
                <w:bCs/>
                <w:sz w:val="24"/>
                <w:szCs w:val="24"/>
                <w:shd w:val="clear" w:color="auto" w:fill="FFFFFF"/>
                <w:vertAlign w:val="superscript"/>
              </w:rPr>
            </w:pPr>
            <w:del w:id="2356" w:author="Elizabeth Marks" w:date="2021-04-29T05:30:00Z">
              <w:r w:rsidRPr="0089456A" w:rsidDel="00AB7021">
                <w:rPr>
                  <w:rFonts w:ascii="Times New Roman" w:eastAsia="Times New Roman" w:hAnsi="Times New Roman" w:cs="Times New Roman"/>
                  <w:b/>
                  <w:bCs/>
                  <w:sz w:val="24"/>
                  <w:szCs w:val="24"/>
                  <w:lang w:eastAsia="en-CA"/>
                </w:rPr>
                <w:delText>.16</w:delText>
              </w:r>
            </w:del>
          </w:p>
        </w:tc>
        <w:tc>
          <w:tcPr>
            <w:tcW w:w="302" w:type="dxa"/>
          </w:tcPr>
          <w:p w14:paraId="4DC18406" w14:textId="182A03A9" w:rsidR="00230BD8" w:rsidRPr="00692718" w:rsidDel="00AB7021" w:rsidRDefault="00230BD8" w:rsidP="00D90BFA">
            <w:pPr>
              <w:spacing w:after="0" w:line="240" w:lineRule="auto"/>
              <w:rPr>
                <w:del w:id="2357" w:author="Elizabeth Marks" w:date="2021-04-29T05:30:00Z"/>
                <w:rFonts w:ascii="Times New Roman" w:hAnsi="Times New Roman" w:cs="Times New Roman"/>
                <w:b/>
                <w:bCs/>
                <w:sz w:val="18"/>
                <w:szCs w:val="18"/>
                <w:shd w:val="clear" w:color="auto" w:fill="FFFFFF"/>
              </w:rPr>
            </w:pPr>
            <w:del w:id="2358" w:author="Elizabeth Marks" w:date="2021-04-29T05:30:00Z">
              <w:r w:rsidRPr="00692718" w:rsidDel="00AB7021">
                <w:rPr>
                  <w:rFonts w:ascii="Times New Roman" w:hAnsi="Times New Roman" w:cs="Times New Roman"/>
                  <w:b/>
                  <w:bCs/>
                  <w:sz w:val="18"/>
                  <w:szCs w:val="18"/>
                  <w:shd w:val="clear" w:color="auto" w:fill="FFFFFF"/>
                </w:rPr>
                <w:delText>**</w:delText>
              </w:r>
            </w:del>
          </w:p>
        </w:tc>
        <w:tc>
          <w:tcPr>
            <w:tcW w:w="389" w:type="dxa"/>
          </w:tcPr>
          <w:p w14:paraId="13F2C136" w14:textId="58D351A3" w:rsidR="00230BD8" w:rsidRPr="0089456A" w:rsidDel="00AB7021" w:rsidRDefault="00230BD8" w:rsidP="00D90BFA">
            <w:pPr>
              <w:spacing w:after="0" w:line="240" w:lineRule="auto"/>
              <w:rPr>
                <w:del w:id="2359" w:author="Elizabeth Marks" w:date="2021-04-29T05:30:00Z"/>
                <w:rFonts w:ascii="Times New Roman" w:hAnsi="Times New Roman" w:cs="Times New Roman"/>
                <w:b/>
                <w:bCs/>
                <w:sz w:val="24"/>
                <w:szCs w:val="24"/>
                <w:shd w:val="clear" w:color="auto" w:fill="FFFFFF"/>
                <w:vertAlign w:val="superscript"/>
              </w:rPr>
            </w:pPr>
            <w:del w:id="2360" w:author="Elizabeth Marks" w:date="2021-04-29T05:30:00Z">
              <w:r w:rsidRPr="0089456A" w:rsidDel="00AB7021">
                <w:rPr>
                  <w:rFonts w:ascii="Times New Roman" w:eastAsia="Times New Roman" w:hAnsi="Times New Roman" w:cs="Times New Roman"/>
                  <w:b/>
                  <w:bCs/>
                  <w:sz w:val="24"/>
                  <w:szCs w:val="24"/>
                  <w:lang w:eastAsia="en-CA"/>
                </w:rPr>
                <w:delText>.14</w:delText>
              </w:r>
            </w:del>
          </w:p>
        </w:tc>
        <w:tc>
          <w:tcPr>
            <w:tcW w:w="302" w:type="dxa"/>
          </w:tcPr>
          <w:p w14:paraId="62EADEBA" w14:textId="31CC9863" w:rsidR="00230BD8" w:rsidRPr="00692718" w:rsidDel="00AB7021" w:rsidRDefault="00230BD8" w:rsidP="00D90BFA">
            <w:pPr>
              <w:spacing w:after="0" w:line="240" w:lineRule="auto"/>
              <w:rPr>
                <w:del w:id="2361" w:author="Elizabeth Marks" w:date="2021-04-29T05:30:00Z"/>
                <w:rFonts w:ascii="Times New Roman" w:hAnsi="Times New Roman" w:cs="Times New Roman"/>
                <w:b/>
                <w:bCs/>
                <w:sz w:val="18"/>
                <w:szCs w:val="18"/>
                <w:shd w:val="clear" w:color="auto" w:fill="FFFFFF"/>
              </w:rPr>
            </w:pPr>
            <w:del w:id="2362" w:author="Elizabeth Marks" w:date="2021-04-29T05:30:00Z">
              <w:r w:rsidRPr="00692718" w:rsidDel="00AB7021">
                <w:rPr>
                  <w:rFonts w:ascii="Times New Roman" w:hAnsi="Times New Roman" w:cs="Times New Roman"/>
                  <w:b/>
                  <w:bCs/>
                  <w:sz w:val="18"/>
                  <w:szCs w:val="18"/>
                  <w:shd w:val="clear" w:color="auto" w:fill="FFFFFF"/>
                </w:rPr>
                <w:delText>*</w:delText>
              </w:r>
            </w:del>
          </w:p>
        </w:tc>
      </w:tr>
      <w:tr w:rsidR="00230BD8" w:rsidRPr="0089456A" w:rsidDel="00AB7021" w14:paraId="1F5AE58C" w14:textId="67E233D9" w:rsidTr="00D90BFA">
        <w:trPr>
          <w:trHeight w:val="255"/>
          <w:del w:id="2363" w:author="Elizabeth Marks" w:date="2021-04-29T05:30:00Z"/>
        </w:trPr>
        <w:tc>
          <w:tcPr>
            <w:tcW w:w="2160" w:type="dxa"/>
            <w:tcBorders>
              <w:bottom w:val="single" w:sz="8" w:space="0" w:color="auto"/>
            </w:tcBorders>
            <w:tcMar>
              <w:top w:w="0" w:type="dxa"/>
              <w:left w:w="0" w:type="dxa"/>
              <w:bottom w:w="0" w:type="dxa"/>
              <w:right w:w="0" w:type="dxa"/>
            </w:tcMar>
          </w:tcPr>
          <w:p w14:paraId="3724CB63" w14:textId="75E97AF6" w:rsidR="00230BD8" w:rsidRPr="0089456A" w:rsidDel="00AB7021" w:rsidRDefault="00230BD8" w:rsidP="00D90BFA">
            <w:pPr>
              <w:spacing w:after="0" w:line="240" w:lineRule="auto"/>
              <w:rPr>
                <w:del w:id="2364" w:author="Elizabeth Marks" w:date="2021-04-29T05:30:00Z"/>
                <w:rFonts w:ascii="Times New Roman" w:eastAsia="Times New Roman" w:hAnsi="Times New Roman" w:cs="Times New Roman"/>
                <w:sz w:val="24"/>
                <w:szCs w:val="24"/>
                <w:lang w:eastAsia="en-CA"/>
              </w:rPr>
            </w:pPr>
            <w:del w:id="2365" w:author="Elizabeth Marks" w:date="2021-04-29T05:30:00Z">
              <w:r w:rsidRPr="0089456A" w:rsidDel="00AB7021">
                <w:rPr>
                  <w:rFonts w:ascii="Times New Roman" w:eastAsia="Times New Roman" w:hAnsi="Times New Roman" w:cs="Times New Roman"/>
                  <w:sz w:val="24"/>
                  <w:szCs w:val="24"/>
                  <w:lang w:eastAsia="en-CA"/>
                </w:rPr>
                <w:delText>20. Work is Reward 2</w:delText>
              </w:r>
            </w:del>
          </w:p>
        </w:tc>
        <w:tc>
          <w:tcPr>
            <w:tcW w:w="389" w:type="dxa"/>
            <w:tcBorders>
              <w:bottom w:val="single" w:sz="8" w:space="0" w:color="auto"/>
            </w:tcBorders>
            <w:tcMar>
              <w:top w:w="0" w:type="dxa"/>
              <w:left w:w="0" w:type="dxa"/>
              <w:bottom w:w="0" w:type="dxa"/>
              <w:right w:w="0" w:type="dxa"/>
            </w:tcMar>
          </w:tcPr>
          <w:p w14:paraId="199B5ABA" w14:textId="5AD2D868" w:rsidR="00230BD8" w:rsidRPr="0089456A" w:rsidDel="00AB7021" w:rsidRDefault="00230BD8" w:rsidP="00D90BFA">
            <w:pPr>
              <w:spacing w:after="0" w:line="240" w:lineRule="auto"/>
              <w:jc w:val="right"/>
              <w:rPr>
                <w:del w:id="2366" w:author="Elizabeth Marks" w:date="2021-04-29T05:30:00Z"/>
                <w:rFonts w:ascii="Times New Roman" w:eastAsia="Times New Roman" w:hAnsi="Times New Roman" w:cs="Times New Roman"/>
                <w:b/>
                <w:bCs/>
                <w:sz w:val="24"/>
                <w:szCs w:val="24"/>
                <w:lang w:eastAsia="en-CA"/>
              </w:rPr>
            </w:pPr>
            <w:del w:id="2367" w:author="Elizabeth Marks" w:date="2021-04-29T05:30:00Z">
              <w:r w:rsidRPr="0089456A" w:rsidDel="00AB7021">
                <w:rPr>
                  <w:rFonts w:ascii="Times New Roman" w:eastAsia="Times New Roman" w:hAnsi="Times New Roman" w:cs="Times New Roman"/>
                  <w:b/>
                  <w:bCs/>
                  <w:sz w:val="24"/>
                  <w:szCs w:val="24"/>
                  <w:lang w:eastAsia="en-CA"/>
                </w:rPr>
                <w:delText>.28</w:delText>
              </w:r>
            </w:del>
          </w:p>
        </w:tc>
        <w:tc>
          <w:tcPr>
            <w:tcW w:w="302" w:type="dxa"/>
            <w:tcBorders>
              <w:bottom w:val="single" w:sz="8" w:space="0" w:color="auto"/>
            </w:tcBorders>
          </w:tcPr>
          <w:p w14:paraId="77F4492A" w14:textId="51A28625" w:rsidR="00230BD8" w:rsidRPr="00692718" w:rsidDel="00AB7021" w:rsidRDefault="00230BD8" w:rsidP="00D90BFA">
            <w:pPr>
              <w:spacing w:after="0" w:line="240" w:lineRule="auto"/>
              <w:rPr>
                <w:del w:id="2368" w:author="Elizabeth Marks" w:date="2021-04-29T05:30:00Z"/>
                <w:rFonts w:ascii="Times New Roman" w:eastAsia="Times New Roman" w:hAnsi="Times New Roman" w:cs="Times New Roman"/>
                <w:b/>
                <w:bCs/>
                <w:sz w:val="18"/>
                <w:szCs w:val="18"/>
                <w:lang w:eastAsia="en-CA"/>
              </w:rPr>
            </w:pPr>
            <w:del w:id="2369"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Borders>
              <w:bottom w:val="single" w:sz="8" w:space="0" w:color="auto"/>
            </w:tcBorders>
            <w:tcMar>
              <w:top w:w="0" w:type="dxa"/>
              <w:left w:w="0" w:type="dxa"/>
              <w:bottom w:w="0" w:type="dxa"/>
              <w:right w:w="0" w:type="dxa"/>
            </w:tcMar>
          </w:tcPr>
          <w:p w14:paraId="71A7C7EA" w14:textId="3A816C03" w:rsidR="00230BD8" w:rsidRPr="0089456A" w:rsidDel="00AB7021" w:rsidRDefault="00230BD8" w:rsidP="00D90BFA">
            <w:pPr>
              <w:spacing w:after="0" w:line="240" w:lineRule="auto"/>
              <w:jc w:val="right"/>
              <w:rPr>
                <w:del w:id="2370" w:author="Elizabeth Marks" w:date="2021-04-29T05:30:00Z"/>
                <w:rFonts w:ascii="Times New Roman" w:eastAsia="Times New Roman" w:hAnsi="Times New Roman" w:cs="Times New Roman"/>
                <w:b/>
                <w:bCs/>
                <w:sz w:val="24"/>
                <w:szCs w:val="24"/>
                <w:lang w:eastAsia="en-CA"/>
              </w:rPr>
            </w:pPr>
            <w:del w:id="2371" w:author="Elizabeth Marks" w:date="2021-04-29T05:30:00Z">
              <w:r w:rsidRPr="0089456A" w:rsidDel="00AB7021">
                <w:rPr>
                  <w:rFonts w:ascii="Times New Roman" w:eastAsia="Times New Roman" w:hAnsi="Times New Roman" w:cs="Times New Roman"/>
                  <w:b/>
                  <w:bCs/>
                  <w:sz w:val="24"/>
                  <w:szCs w:val="24"/>
                  <w:lang w:eastAsia="en-CA"/>
                </w:rPr>
                <w:delText>.12</w:delText>
              </w:r>
            </w:del>
          </w:p>
        </w:tc>
        <w:tc>
          <w:tcPr>
            <w:tcW w:w="302" w:type="dxa"/>
            <w:tcBorders>
              <w:bottom w:val="single" w:sz="8" w:space="0" w:color="auto"/>
            </w:tcBorders>
          </w:tcPr>
          <w:p w14:paraId="4CAD5F5B" w14:textId="76709D9B" w:rsidR="00230BD8" w:rsidRPr="00692718" w:rsidDel="00AB7021" w:rsidRDefault="00230BD8" w:rsidP="00D90BFA">
            <w:pPr>
              <w:spacing w:after="0" w:line="240" w:lineRule="auto"/>
              <w:rPr>
                <w:del w:id="2372" w:author="Elizabeth Marks" w:date="2021-04-29T05:30:00Z"/>
                <w:rFonts w:ascii="Times New Roman" w:eastAsia="Times New Roman" w:hAnsi="Times New Roman" w:cs="Times New Roman"/>
                <w:b/>
                <w:bCs/>
                <w:sz w:val="18"/>
                <w:szCs w:val="18"/>
                <w:lang w:eastAsia="en-CA"/>
              </w:rPr>
            </w:pPr>
            <w:del w:id="2373"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Borders>
              <w:bottom w:val="single" w:sz="8" w:space="0" w:color="auto"/>
            </w:tcBorders>
            <w:tcMar>
              <w:top w:w="0" w:type="dxa"/>
              <w:left w:w="0" w:type="dxa"/>
              <w:bottom w:w="0" w:type="dxa"/>
              <w:right w:w="0" w:type="dxa"/>
            </w:tcMar>
          </w:tcPr>
          <w:p w14:paraId="32300FEF" w14:textId="1E17204E" w:rsidR="00230BD8" w:rsidRPr="0089456A" w:rsidDel="00AB7021" w:rsidRDefault="00230BD8" w:rsidP="00D90BFA">
            <w:pPr>
              <w:spacing w:after="0" w:line="240" w:lineRule="auto"/>
              <w:jc w:val="right"/>
              <w:rPr>
                <w:del w:id="2374" w:author="Elizabeth Marks" w:date="2021-04-29T05:30:00Z"/>
                <w:rFonts w:ascii="Times New Roman" w:eastAsia="Times New Roman" w:hAnsi="Times New Roman" w:cs="Times New Roman"/>
                <w:b/>
                <w:bCs/>
                <w:sz w:val="24"/>
                <w:szCs w:val="24"/>
                <w:lang w:eastAsia="en-CA"/>
              </w:rPr>
            </w:pPr>
            <w:del w:id="2375" w:author="Elizabeth Marks" w:date="2021-04-29T05:30:00Z">
              <w:r w:rsidRPr="0089456A" w:rsidDel="00AB7021">
                <w:rPr>
                  <w:rFonts w:ascii="Times New Roman" w:eastAsia="Times New Roman" w:hAnsi="Times New Roman" w:cs="Times New Roman"/>
                  <w:b/>
                  <w:bCs/>
                  <w:sz w:val="24"/>
                  <w:szCs w:val="24"/>
                  <w:lang w:eastAsia="en-CA"/>
                </w:rPr>
                <w:delText>.24</w:delText>
              </w:r>
            </w:del>
          </w:p>
        </w:tc>
        <w:tc>
          <w:tcPr>
            <w:tcW w:w="302" w:type="dxa"/>
            <w:tcBorders>
              <w:bottom w:val="single" w:sz="8" w:space="0" w:color="auto"/>
            </w:tcBorders>
          </w:tcPr>
          <w:p w14:paraId="78E0108C" w14:textId="28A104C6" w:rsidR="00230BD8" w:rsidRPr="00692718" w:rsidDel="00AB7021" w:rsidRDefault="00230BD8" w:rsidP="00D90BFA">
            <w:pPr>
              <w:spacing w:after="0" w:line="240" w:lineRule="auto"/>
              <w:rPr>
                <w:del w:id="2376" w:author="Elizabeth Marks" w:date="2021-04-29T05:30:00Z"/>
                <w:rFonts w:ascii="Times New Roman" w:eastAsia="Times New Roman" w:hAnsi="Times New Roman" w:cs="Times New Roman"/>
                <w:b/>
                <w:bCs/>
                <w:sz w:val="18"/>
                <w:szCs w:val="18"/>
                <w:lang w:eastAsia="en-CA"/>
              </w:rPr>
            </w:pPr>
            <w:del w:id="2377"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Borders>
              <w:bottom w:val="single" w:sz="8" w:space="0" w:color="auto"/>
            </w:tcBorders>
            <w:tcMar>
              <w:top w:w="0" w:type="dxa"/>
              <w:left w:w="0" w:type="dxa"/>
              <w:bottom w:w="0" w:type="dxa"/>
              <w:right w:w="0" w:type="dxa"/>
            </w:tcMar>
          </w:tcPr>
          <w:p w14:paraId="46E7CB10" w14:textId="093CA8F4" w:rsidR="00230BD8" w:rsidRPr="0089456A" w:rsidDel="00AB7021" w:rsidRDefault="00230BD8" w:rsidP="00D90BFA">
            <w:pPr>
              <w:spacing w:after="0" w:line="240" w:lineRule="auto"/>
              <w:jc w:val="right"/>
              <w:rPr>
                <w:del w:id="2378" w:author="Elizabeth Marks" w:date="2021-04-29T05:30:00Z"/>
                <w:rFonts w:ascii="Times New Roman" w:eastAsia="Times New Roman" w:hAnsi="Times New Roman" w:cs="Times New Roman"/>
                <w:b/>
                <w:bCs/>
                <w:sz w:val="24"/>
                <w:szCs w:val="24"/>
                <w:lang w:eastAsia="en-CA"/>
              </w:rPr>
            </w:pPr>
            <w:del w:id="2379" w:author="Elizabeth Marks" w:date="2021-04-29T05:30:00Z">
              <w:r w:rsidRPr="0089456A" w:rsidDel="00AB7021">
                <w:rPr>
                  <w:rFonts w:ascii="Times New Roman" w:eastAsia="Times New Roman" w:hAnsi="Times New Roman" w:cs="Times New Roman"/>
                  <w:b/>
                  <w:bCs/>
                  <w:sz w:val="24"/>
                  <w:szCs w:val="24"/>
                  <w:lang w:eastAsia="en-CA"/>
                </w:rPr>
                <w:delText>.16</w:delText>
              </w:r>
            </w:del>
          </w:p>
        </w:tc>
        <w:tc>
          <w:tcPr>
            <w:tcW w:w="302" w:type="dxa"/>
            <w:tcBorders>
              <w:bottom w:val="single" w:sz="8" w:space="0" w:color="auto"/>
            </w:tcBorders>
          </w:tcPr>
          <w:p w14:paraId="4565F68F" w14:textId="2BC5776F" w:rsidR="00230BD8" w:rsidRPr="00692718" w:rsidDel="00AB7021" w:rsidRDefault="00230BD8" w:rsidP="00D90BFA">
            <w:pPr>
              <w:spacing w:after="0" w:line="240" w:lineRule="auto"/>
              <w:rPr>
                <w:del w:id="2380" w:author="Elizabeth Marks" w:date="2021-04-29T05:30:00Z"/>
                <w:rFonts w:ascii="Times New Roman" w:eastAsia="Times New Roman" w:hAnsi="Times New Roman" w:cs="Times New Roman"/>
                <w:b/>
                <w:bCs/>
                <w:sz w:val="18"/>
                <w:szCs w:val="18"/>
                <w:lang w:eastAsia="en-CA"/>
              </w:rPr>
            </w:pPr>
            <w:del w:id="2381"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Borders>
              <w:bottom w:val="single" w:sz="8" w:space="0" w:color="auto"/>
            </w:tcBorders>
            <w:tcMar>
              <w:top w:w="0" w:type="dxa"/>
              <w:left w:w="0" w:type="dxa"/>
              <w:bottom w:w="0" w:type="dxa"/>
              <w:right w:w="0" w:type="dxa"/>
            </w:tcMar>
          </w:tcPr>
          <w:p w14:paraId="73B0AC4E" w14:textId="452D96E5" w:rsidR="00230BD8" w:rsidRPr="0089456A" w:rsidDel="00AB7021" w:rsidRDefault="00230BD8" w:rsidP="00D90BFA">
            <w:pPr>
              <w:spacing w:after="0" w:line="240" w:lineRule="auto"/>
              <w:jc w:val="right"/>
              <w:rPr>
                <w:del w:id="2382" w:author="Elizabeth Marks" w:date="2021-04-29T05:30:00Z"/>
                <w:rFonts w:ascii="Times New Roman" w:eastAsia="Times New Roman" w:hAnsi="Times New Roman" w:cs="Times New Roman"/>
                <w:b/>
                <w:bCs/>
                <w:sz w:val="24"/>
                <w:szCs w:val="24"/>
                <w:lang w:eastAsia="en-CA"/>
              </w:rPr>
            </w:pPr>
            <w:del w:id="2383" w:author="Elizabeth Marks" w:date="2021-04-29T05:30:00Z">
              <w:r w:rsidRPr="0089456A" w:rsidDel="00AB7021">
                <w:rPr>
                  <w:rFonts w:ascii="Times New Roman" w:eastAsia="Times New Roman" w:hAnsi="Times New Roman" w:cs="Times New Roman"/>
                  <w:b/>
                  <w:bCs/>
                  <w:sz w:val="24"/>
                  <w:szCs w:val="24"/>
                  <w:lang w:eastAsia="en-CA"/>
                </w:rPr>
                <w:delText>.31</w:delText>
              </w:r>
            </w:del>
          </w:p>
        </w:tc>
        <w:tc>
          <w:tcPr>
            <w:tcW w:w="302" w:type="dxa"/>
            <w:tcBorders>
              <w:bottom w:val="single" w:sz="8" w:space="0" w:color="auto"/>
            </w:tcBorders>
          </w:tcPr>
          <w:p w14:paraId="5BCF1CCD" w14:textId="5ED9210B" w:rsidR="00230BD8" w:rsidRPr="00692718" w:rsidDel="00AB7021" w:rsidRDefault="00230BD8" w:rsidP="00D90BFA">
            <w:pPr>
              <w:spacing w:after="0" w:line="240" w:lineRule="auto"/>
              <w:rPr>
                <w:del w:id="2384" w:author="Elizabeth Marks" w:date="2021-04-29T05:30:00Z"/>
                <w:rFonts w:ascii="Times New Roman" w:eastAsia="Times New Roman" w:hAnsi="Times New Roman" w:cs="Times New Roman"/>
                <w:b/>
                <w:bCs/>
                <w:sz w:val="18"/>
                <w:szCs w:val="18"/>
                <w:lang w:eastAsia="en-CA"/>
              </w:rPr>
            </w:pPr>
            <w:del w:id="2385"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Borders>
              <w:bottom w:val="single" w:sz="8" w:space="0" w:color="auto"/>
            </w:tcBorders>
            <w:tcMar>
              <w:top w:w="0" w:type="dxa"/>
              <w:left w:w="0" w:type="dxa"/>
              <w:bottom w:w="0" w:type="dxa"/>
              <w:right w:w="0" w:type="dxa"/>
            </w:tcMar>
          </w:tcPr>
          <w:p w14:paraId="3390D70A" w14:textId="7A8D819A" w:rsidR="00230BD8" w:rsidRPr="0089456A" w:rsidDel="00AB7021" w:rsidRDefault="00230BD8" w:rsidP="00D90BFA">
            <w:pPr>
              <w:spacing w:after="0" w:line="240" w:lineRule="auto"/>
              <w:jc w:val="right"/>
              <w:rPr>
                <w:del w:id="2386" w:author="Elizabeth Marks" w:date="2021-04-29T05:30:00Z"/>
                <w:rFonts w:ascii="Times New Roman" w:eastAsia="Times New Roman" w:hAnsi="Times New Roman" w:cs="Times New Roman"/>
                <w:b/>
                <w:bCs/>
                <w:sz w:val="24"/>
                <w:szCs w:val="24"/>
                <w:lang w:eastAsia="en-CA"/>
              </w:rPr>
            </w:pPr>
            <w:del w:id="2387" w:author="Elizabeth Marks" w:date="2021-04-29T05:30:00Z">
              <w:r w:rsidRPr="0089456A" w:rsidDel="00AB7021">
                <w:rPr>
                  <w:rFonts w:ascii="Times New Roman" w:eastAsia="Times New Roman" w:hAnsi="Times New Roman" w:cs="Times New Roman"/>
                  <w:b/>
                  <w:bCs/>
                  <w:sz w:val="24"/>
                  <w:szCs w:val="24"/>
                  <w:lang w:eastAsia="en-CA"/>
                </w:rPr>
                <w:delText>.22</w:delText>
              </w:r>
            </w:del>
          </w:p>
        </w:tc>
        <w:tc>
          <w:tcPr>
            <w:tcW w:w="302" w:type="dxa"/>
            <w:tcBorders>
              <w:bottom w:val="single" w:sz="8" w:space="0" w:color="auto"/>
            </w:tcBorders>
          </w:tcPr>
          <w:p w14:paraId="56966A0E" w14:textId="3ED6DAA8" w:rsidR="00230BD8" w:rsidRPr="00692718" w:rsidDel="00AB7021" w:rsidRDefault="00230BD8" w:rsidP="00D90BFA">
            <w:pPr>
              <w:spacing w:after="0" w:line="240" w:lineRule="auto"/>
              <w:rPr>
                <w:del w:id="2388" w:author="Elizabeth Marks" w:date="2021-04-29T05:30:00Z"/>
                <w:rFonts w:ascii="Times New Roman" w:eastAsia="Times New Roman" w:hAnsi="Times New Roman" w:cs="Times New Roman"/>
                <w:b/>
                <w:bCs/>
                <w:sz w:val="18"/>
                <w:szCs w:val="18"/>
                <w:lang w:eastAsia="en-CA"/>
              </w:rPr>
            </w:pPr>
            <w:del w:id="2389"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Borders>
              <w:bottom w:val="single" w:sz="8" w:space="0" w:color="auto"/>
            </w:tcBorders>
          </w:tcPr>
          <w:p w14:paraId="636F899A" w14:textId="3A09A33A" w:rsidR="00230BD8" w:rsidRPr="0089456A" w:rsidDel="00AB7021" w:rsidRDefault="00230BD8" w:rsidP="00D90BFA">
            <w:pPr>
              <w:spacing w:after="0" w:line="240" w:lineRule="auto"/>
              <w:jc w:val="right"/>
              <w:rPr>
                <w:del w:id="2390" w:author="Elizabeth Marks" w:date="2021-04-29T05:30:00Z"/>
                <w:rFonts w:ascii="Times New Roman" w:eastAsia="Times New Roman" w:hAnsi="Times New Roman" w:cs="Times New Roman"/>
                <w:b/>
                <w:bCs/>
                <w:sz w:val="24"/>
                <w:szCs w:val="24"/>
                <w:lang w:eastAsia="en-CA"/>
              </w:rPr>
            </w:pPr>
            <w:del w:id="2391" w:author="Elizabeth Marks" w:date="2021-04-29T05:30:00Z">
              <w:r w:rsidRPr="0089456A" w:rsidDel="00AB7021">
                <w:rPr>
                  <w:rFonts w:ascii="Times New Roman" w:eastAsia="Times New Roman" w:hAnsi="Times New Roman" w:cs="Times New Roman"/>
                  <w:b/>
                  <w:bCs/>
                  <w:sz w:val="24"/>
                  <w:szCs w:val="24"/>
                  <w:lang w:eastAsia="en-CA"/>
                </w:rPr>
                <w:delText>.13</w:delText>
              </w:r>
            </w:del>
          </w:p>
        </w:tc>
        <w:tc>
          <w:tcPr>
            <w:tcW w:w="302" w:type="dxa"/>
            <w:tcBorders>
              <w:bottom w:val="single" w:sz="8" w:space="0" w:color="auto"/>
            </w:tcBorders>
          </w:tcPr>
          <w:p w14:paraId="48FED613" w14:textId="6D72DB54" w:rsidR="00230BD8" w:rsidRPr="00692718" w:rsidDel="00AB7021" w:rsidRDefault="00230BD8" w:rsidP="00D90BFA">
            <w:pPr>
              <w:spacing w:after="0" w:line="240" w:lineRule="auto"/>
              <w:rPr>
                <w:del w:id="2392" w:author="Elizabeth Marks" w:date="2021-04-29T05:30:00Z"/>
                <w:rFonts w:ascii="Times New Roman" w:eastAsia="Times New Roman" w:hAnsi="Times New Roman" w:cs="Times New Roman"/>
                <w:b/>
                <w:bCs/>
                <w:sz w:val="18"/>
                <w:szCs w:val="18"/>
                <w:lang w:eastAsia="en-CA"/>
              </w:rPr>
            </w:pPr>
            <w:del w:id="2393"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Borders>
              <w:bottom w:val="single" w:sz="8" w:space="0" w:color="auto"/>
            </w:tcBorders>
          </w:tcPr>
          <w:p w14:paraId="73677DC7" w14:textId="5B36A7F9" w:rsidR="00230BD8" w:rsidRPr="0089456A" w:rsidDel="00AB7021" w:rsidRDefault="00230BD8" w:rsidP="00D90BFA">
            <w:pPr>
              <w:spacing w:after="0" w:line="240" w:lineRule="auto"/>
              <w:rPr>
                <w:del w:id="2394" w:author="Elizabeth Marks" w:date="2021-04-29T05:30:00Z"/>
                <w:rFonts w:ascii="Times New Roman" w:eastAsia="Times New Roman" w:hAnsi="Times New Roman" w:cs="Times New Roman"/>
                <w:b/>
                <w:bCs/>
                <w:sz w:val="24"/>
                <w:szCs w:val="24"/>
                <w:lang w:eastAsia="en-CA"/>
              </w:rPr>
            </w:pPr>
            <w:del w:id="2395" w:author="Elizabeth Marks" w:date="2021-04-29T05:30:00Z">
              <w:r w:rsidRPr="0089456A" w:rsidDel="00AB7021">
                <w:rPr>
                  <w:rFonts w:ascii="Times New Roman" w:eastAsia="Times New Roman" w:hAnsi="Times New Roman" w:cs="Times New Roman"/>
                  <w:b/>
                  <w:bCs/>
                  <w:sz w:val="24"/>
                  <w:szCs w:val="24"/>
                  <w:lang w:eastAsia="en-CA"/>
                </w:rPr>
                <w:delText>.21</w:delText>
              </w:r>
            </w:del>
          </w:p>
        </w:tc>
        <w:tc>
          <w:tcPr>
            <w:tcW w:w="302" w:type="dxa"/>
            <w:tcBorders>
              <w:bottom w:val="single" w:sz="8" w:space="0" w:color="auto"/>
            </w:tcBorders>
          </w:tcPr>
          <w:p w14:paraId="64512431" w14:textId="7F8DAD18" w:rsidR="00230BD8" w:rsidRPr="00692718" w:rsidDel="00AB7021" w:rsidRDefault="00230BD8" w:rsidP="00D90BFA">
            <w:pPr>
              <w:spacing w:after="0" w:line="240" w:lineRule="auto"/>
              <w:rPr>
                <w:del w:id="2396" w:author="Elizabeth Marks" w:date="2021-04-29T05:30:00Z"/>
                <w:rFonts w:ascii="Times New Roman" w:eastAsia="Times New Roman" w:hAnsi="Times New Roman" w:cs="Times New Roman"/>
                <w:b/>
                <w:bCs/>
                <w:sz w:val="18"/>
                <w:szCs w:val="18"/>
                <w:lang w:eastAsia="en-CA"/>
              </w:rPr>
            </w:pPr>
            <w:del w:id="2397"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Borders>
              <w:bottom w:val="single" w:sz="8" w:space="0" w:color="auto"/>
            </w:tcBorders>
          </w:tcPr>
          <w:p w14:paraId="17E65108" w14:textId="3AD1047B" w:rsidR="00230BD8" w:rsidRPr="0089456A" w:rsidDel="00AB7021" w:rsidRDefault="00230BD8" w:rsidP="00D90BFA">
            <w:pPr>
              <w:spacing w:after="0" w:line="240" w:lineRule="auto"/>
              <w:rPr>
                <w:del w:id="2398" w:author="Elizabeth Marks" w:date="2021-04-29T05:30:00Z"/>
                <w:rFonts w:ascii="Times New Roman" w:eastAsia="Times New Roman" w:hAnsi="Times New Roman" w:cs="Times New Roman"/>
                <w:b/>
                <w:bCs/>
                <w:sz w:val="24"/>
                <w:szCs w:val="24"/>
                <w:lang w:eastAsia="en-CA"/>
              </w:rPr>
            </w:pPr>
            <w:del w:id="2399" w:author="Elizabeth Marks" w:date="2021-04-29T05:30:00Z">
              <w:r w:rsidRPr="0089456A" w:rsidDel="00AB7021">
                <w:rPr>
                  <w:rFonts w:ascii="Times New Roman" w:eastAsia="Times New Roman" w:hAnsi="Times New Roman" w:cs="Times New Roman"/>
                  <w:b/>
                  <w:bCs/>
                  <w:sz w:val="24"/>
                  <w:szCs w:val="24"/>
                  <w:lang w:eastAsia="en-CA"/>
                </w:rPr>
                <w:delText>.19</w:delText>
              </w:r>
            </w:del>
          </w:p>
        </w:tc>
        <w:tc>
          <w:tcPr>
            <w:tcW w:w="302" w:type="dxa"/>
            <w:tcBorders>
              <w:bottom w:val="single" w:sz="8" w:space="0" w:color="auto"/>
            </w:tcBorders>
          </w:tcPr>
          <w:p w14:paraId="79BF6297" w14:textId="14EAAA98" w:rsidR="00230BD8" w:rsidRPr="00692718" w:rsidDel="00AB7021" w:rsidRDefault="00230BD8" w:rsidP="00D90BFA">
            <w:pPr>
              <w:spacing w:after="0" w:line="240" w:lineRule="auto"/>
              <w:rPr>
                <w:del w:id="2400" w:author="Elizabeth Marks" w:date="2021-04-29T05:30:00Z"/>
                <w:rFonts w:ascii="Times New Roman" w:eastAsia="Times New Roman" w:hAnsi="Times New Roman" w:cs="Times New Roman"/>
                <w:b/>
                <w:bCs/>
                <w:sz w:val="18"/>
                <w:szCs w:val="18"/>
                <w:lang w:eastAsia="en-CA"/>
              </w:rPr>
            </w:pPr>
            <w:del w:id="2401"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Borders>
              <w:bottom w:val="single" w:sz="8" w:space="0" w:color="auto"/>
            </w:tcBorders>
          </w:tcPr>
          <w:p w14:paraId="3E362E05" w14:textId="400D2620" w:rsidR="00230BD8" w:rsidRPr="0089456A" w:rsidDel="00AB7021" w:rsidRDefault="00230BD8" w:rsidP="00D90BFA">
            <w:pPr>
              <w:spacing w:after="0" w:line="240" w:lineRule="auto"/>
              <w:rPr>
                <w:del w:id="2402" w:author="Elizabeth Marks" w:date="2021-04-29T05:30:00Z"/>
                <w:rFonts w:ascii="Times New Roman" w:eastAsia="Times New Roman" w:hAnsi="Times New Roman" w:cs="Times New Roman"/>
                <w:sz w:val="24"/>
                <w:szCs w:val="24"/>
                <w:lang w:eastAsia="en-CA"/>
              </w:rPr>
            </w:pPr>
            <w:del w:id="2403" w:author="Elizabeth Marks" w:date="2021-04-29T05:30:00Z">
              <w:r w:rsidRPr="0089456A" w:rsidDel="00AB7021">
                <w:rPr>
                  <w:rFonts w:ascii="Times New Roman" w:eastAsia="Times New Roman" w:hAnsi="Times New Roman" w:cs="Times New Roman"/>
                  <w:sz w:val="24"/>
                  <w:szCs w:val="24"/>
                  <w:lang w:eastAsia="en-CA"/>
                </w:rPr>
                <w:delText>.07</w:delText>
              </w:r>
            </w:del>
          </w:p>
        </w:tc>
        <w:tc>
          <w:tcPr>
            <w:tcW w:w="302" w:type="dxa"/>
            <w:tcBorders>
              <w:bottom w:val="single" w:sz="8" w:space="0" w:color="auto"/>
            </w:tcBorders>
          </w:tcPr>
          <w:p w14:paraId="3F9056B3" w14:textId="537C7004" w:rsidR="00230BD8" w:rsidRPr="0089456A" w:rsidDel="00AB7021" w:rsidRDefault="00230BD8" w:rsidP="00D90BFA">
            <w:pPr>
              <w:spacing w:after="0" w:line="240" w:lineRule="auto"/>
              <w:rPr>
                <w:del w:id="2404" w:author="Elizabeth Marks" w:date="2021-04-29T05:30:00Z"/>
                <w:rFonts w:ascii="Times New Roman" w:eastAsia="Times New Roman" w:hAnsi="Times New Roman" w:cs="Times New Roman"/>
                <w:b/>
                <w:bCs/>
                <w:sz w:val="24"/>
                <w:szCs w:val="24"/>
                <w:lang w:eastAsia="en-CA"/>
              </w:rPr>
            </w:pPr>
          </w:p>
        </w:tc>
      </w:tr>
    </w:tbl>
    <w:p w14:paraId="7D250180" w14:textId="744DC8AA" w:rsidR="00230BD8" w:rsidRPr="00692718" w:rsidDel="00AB7021" w:rsidRDefault="00230BD8" w:rsidP="00230BD8">
      <w:pPr>
        <w:spacing w:after="0" w:line="240" w:lineRule="auto"/>
        <w:rPr>
          <w:del w:id="2405" w:author="Elizabeth Marks" w:date="2021-04-29T05:30:00Z"/>
          <w:rFonts w:ascii="Times New Roman" w:eastAsia="Times New Roman" w:hAnsi="Times New Roman" w:cs="Times New Roman"/>
          <w:lang w:eastAsia="en-CA"/>
        </w:rPr>
      </w:pPr>
      <w:del w:id="2406" w:author="Elizabeth Marks" w:date="2021-04-29T05:30:00Z">
        <w:r w:rsidRPr="00692718" w:rsidDel="00AB7021">
          <w:rPr>
            <w:rFonts w:ascii="Times New Roman" w:eastAsia="Times New Roman" w:hAnsi="Times New Roman" w:cs="Times New Roman"/>
            <w:i/>
            <w:iCs/>
            <w:lang w:eastAsia="en-CA"/>
          </w:rPr>
          <w:delText xml:space="preserve">Note. </w:delText>
        </w:r>
        <w:r w:rsidRPr="00692718" w:rsidDel="00AB7021">
          <w:rPr>
            <w:rFonts w:ascii="Times New Roman" w:hAnsi="Times New Roman" w:cs="Times New Roman"/>
            <w:shd w:val="clear" w:color="auto" w:fill="FFFFFF"/>
            <w:vertAlign w:val="superscript"/>
          </w:rPr>
          <w:delText>†</w:delText>
        </w:r>
        <w:r w:rsidRPr="00692718" w:rsidDel="00AB7021">
          <w:rPr>
            <w:rFonts w:ascii="Times New Roman" w:eastAsia="Times New Roman" w:hAnsi="Times New Roman" w:cs="Times New Roman"/>
            <w:i/>
            <w:iCs/>
            <w:lang w:eastAsia="en-CA"/>
          </w:rPr>
          <w:delText xml:space="preserve">p &lt; .10, *p </w:delText>
        </w:r>
        <w:r w:rsidRPr="00692718" w:rsidDel="00AB7021">
          <w:rPr>
            <w:rFonts w:ascii="Times New Roman" w:eastAsia="Times New Roman" w:hAnsi="Times New Roman" w:cs="Times New Roman"/>
            <w:lang w:eastAsia="en-CA"/>
          </w:rPr>
          <w:delText>&lt; .05 level</w:delText>
        </w:r>
        <w:r w:rsidRPr="00692718" w:rsidDel="00AB7021">
          <w:rPr>
            <w:rFonts w:ascii="Times New Roman" w:eastAsia="Times New Roman" w:hAnsi="Times New Roman" w:cs="Times New Roman"/>
            <w:i/>
            <w:iCs/>
            <w:lang w:eastAsia="en-CA"/>
          </w:rPr>
          <w:delText xml:space="preserve">, ** p </w:delText>
        </w:r>
        <w:r w:rsidRPr="00692718" w:rsidDel="00AB7021">
          <w:rPr>
            <w:rFonts w:ascii="Times New Roman" w:eastAsia="Times New Roman" w:hAnsi="Times New Roman" w:cs="Times New Roman"/>
            <w:lang w:eastAsia="en-CA"/>
          </w:rPr>
          <w:delText xml:space="preserve">&lt; .01 level, </w:delText>
        </w:r>
        <w:r w:rsidRPr="00692718" w:rsidDel="00AB7021">
          <w:rPr>
            <w:rFonts w:ascii="Times New Roman" w:eastAsia="Times New Roman" w:hAnsi="Times New Roman" w:cs="Times New Roman"/>
            <w:i/>
            <w:iCs/>
            <w:lang w:eastAsia="en-CA"/>
          </w:rPr>
          <w:delText xml:space="preserve">*** p </w:delText>
        </w:r>
        <w:r w:rsidRPr="00692718" w:rsidDel="00AB7021">
          <w:rPr>
            <w:rFonts w:ascii="Times New Roman" w:eastAsia="Times New Roman" w:hAnsi="Times New Roman" w:cs="Times New Roman"/>
            <w:lang w:eastAsia="en-CA"/>
          </w:rPr>
          <w:delText>&lt; .001 level.</w:delText>
        </w:r>
      </w:del>
    </w:p>
    <w:p w14:paraId="0FB77CF2" w14:textId="7E7B7F63" w:rsidR="00230BD8" w:rsidRPr="00692718" w:rsidDel="00AB7021" w:rsidRDefault="00230BD8" w:rsidP="00230BD8">
      <w:pPr>
        <w:spacing w:after="0" w:line="240" w:lineRule="auto"/>
        <w:ind w:left="405"/>
        <w:rPr>
          <w:del w:id="2407" w:author="Elizabeth Marks" w:date="2021-04-29T05:30:00Z"/>
          <w:rFonts w:ascii="Times New Roman" w:eastAsia="Times New Roman" w:hAnsi="Times New Roman" w:cs="Times New Roman"/>
          <w:lang w:eastAsia="en-CA"/>
        </w:rPr>
      </w:pPr>
      <w:del w:id="2408" w:author="Elizabeth Marks" w:date="2021-04-29T05:30:00Z">
        <w:r w:rsidRPr="00692718" w:rsidDel="00AB7021">
          <w:rPr>
            <w:rFonts w:ascii="Times New Roman" w:eastAsia="Times New Roman" w:hAnsi="Times New Roman" w:cs="Times New Roman"/>
            <w:lang w:eastAsia="en-CA"/>
          </w:rPr>
          <w:delText>Manipulation = Manipulation Check, Exploitation = Exploitation Justification, Mistreatment = Mistreatment Justification, Perfectionism = Expectations of Perfectionism, Extra Work = Extra Work Justification, Work Hours = Work Hours, Competitive = Perception of Competitive Work Place, Company First = Company First Attitude, Loyalty to Co = Expectation of Loyalty, Gratitude to Co = Expectation of Gratitude, Co is Fun Place = Perception of Fun Workplace, Emp Well Being = Perceived Care for Employee Well Being, Work is Reward = View of Work as its own Reward.</w:delText>
        </w:r>
      </w:del>
    </w:p>
    <w:p w14:paraId="0D4103B1" w14:textId="62D2EE60" w:rsidR="00230BD8" w:rsidRPr="0089456A" w:rsidDel="00AB7021" w:rsidRDefault="00230BD8" w:rsidP="00230BD8">
      <w:pPr>
        <w:spacing w:line="480" w:lineRule="auto"/>
        <w:rPr>
          <w:del w:id="2409" w:author="Elizabeth Marks" w:date="2021-04-29T05:30:00Z"/>
          <w:rFonts w:ascii="Times New Roman" w:hAnsi="Times New Roman" w:cs="Times New Roman"/>
          <w:b/>
          <w:bCs/>
          <w:sz w:val="24"/>
          <w:szCs w:val="24"/>
          <w:lang w:val="en-US"/>
        </w:rPr>
      </w:pPr>
    </w:p>
    <w:p w14:paraId="1237647C" w14:textId="3C8532DF" w:rsidR="00230BD8" w:rsidRPr="0089456A" w:rsidDel="00AB7021" w:rsidRDefault="00230BD8" w:rsidP="00230BD8">
      <w:pPr>
        <w:spacing w:after="0" w:line="240" w:lineRule="auto"/>
        <w:rPr>
          <w:del w:id="2410" w:author="Elizabeth Marks" w:date="2021-04-29T05:30:00Z"/>
          <w:rFonts w:ascii="Times New Roman" w:eastAsia="Times New Roman" w:hAnsi="Times New Roman" w:cs="Times New Roman"/>
          <w:sz w:val="24"/>
          <w:szCs w:val="24"/>
          <w:lang w:eastAsia="en-CA"/>
        </w:rPr>
      </w:pPr>
      <w:del w:id="2411" w:author="Elizabeth Marks" w:date="2021-04-29T05:30:00Z">
        <w:r w:rsidRPr="0089456A" w:rsidDel="00AB7021">
          <w:rPr>
            <w:rFonts w:ascii="Times New Roman" w:eastAsia="Times New Roman" w:hAnsi="Times New Roman" w:cs="Times New Roman"/>
            <w:sz w:val="24"/>
            <w:szCs w:val="24"/>
            <w:lang w:eastAsia="en-CA"/>
          </w:rPr>
          <w:delText xml:space="preserve">Table </w:delText>
        </w:r>
        <w:r w:rsidDel="00AB7021">
          <w:rPr>
            <w:rFonts w:ascii="Times New Roman" w:eastAsia="Times New Roman" w:hAnsi="Times New Roman" w:cs="Times New Roman"/>
            <w:sz w:val="24"/>
            <w:szCs w:val="24"/>
            <w:lang w:eastAsia="en-CA"/>
          </w:rPr>
          <w:delText>D</w:delText>
        </w:r>
        <w:r w:rsidRPr="0089456A" w:rsidDel="00AB7021">
          <w:rPr>
            <w:rFonts w:ascii="Times New Roman" w:eastAsia="Times New Roman" w:hAnsi="Times New Roman" w:cs="Times New Roman"/>
            <w:sz w:val="24"/>
            <w:szCs w:val="24"/>
            <w:lang w:eastAsia="en-CA"/>
          </w:rPr>
          <w:delText>4</w:delText>
        </w:r>
      </w:del>
    </w:p>
    <w:p w14:paraId="7216B1F3" w14:textId="00F17A1D" w:rsidR="00230BD8" w:rsidRPr="0089456A" w:rsidDel="00AB7021" w:rsidRDefault="00230BD8" w:rsidP="00230BD8">
      <w:pPr>
        <w:spacing w:after="0" w:line="240" w:lineRule="auto"/>
        <w:rPr>
          <w:del w:id="2412" w:author="Elizabeth Marks" w:date="2021-04-29T05:30:00Z"/>
          <w:rFonts w:ascii="Times New Roman" w:eastAsia="Times New Roman" w:hAnsi="Times New Roman" w:cs="Times New Roman"/>
          <w:sz w:val="24"/>
          <w:szCs w:val="24"/>
          <w:lang w:eastAsia="en-CA"/>
        </w:rPr>
      </w:pPr>
      <w:del w:id="2413" w:author="Elizabeth Marks" w:date="2021-04-29T05:30:00Z">
        <w:r w:rsidRPr="0089456A" w:rsidDel="00AB7021">
          <w:rPr>
            <w:rFonts w:ascii="Times New Roman" w:eastAsia="Times New Roman" w:hAnsi="Times New Roman" w:cs="Times New Roman"/>
            <w:i/>
            <w:iCs/>
            <w:sz w:val="24"/>
            <w:szCs w:val="24"/>
            <w:lang w:eastAsia="en-CA"/>
          </w:rPr>
          <w:delText>Summary of correlations (significance) across manipulation check and all outcomes, part 2.</w:delText>
        </w:r>
      </w:del>
    </w:p>
    <w:tbl>
      <w:tblPr>
        <w:tblW w:w="9070" w:type="dxa"/>
        <w:tblLayout w:type="fixed"/>
        <w:tblCellMar>
          <w:top w:w="15" w:type="dxa"/>
          <w:left w:w="15" w:type="dxa"/>
          <w:bottom w:w="15" w:type="dxa"/>
          <w:right w:w="15" w:type="dxa"/>
        </w:tblCellMar>
        <w:tblLook w:val="04A0" w:firstRow="1" w:lastRow="0" w:firstColumn="1" w:lastColumn="0" w:noHBand="0" w:noVBand="1"/>
      </w:tblPr>
      <w:tblGrid>
        <w:gridCol w:w="2160"/>
        <w:gridCol w:w="389"/>
        <w:gridCol w:w="302"/>
        <w:gridCol w:w="389"/>
        <w:gridCol w:w="302"/>
        <w:gridCol w:w="389"/>
        <w:gridCol w:w="302"/>
        <w:gridCol w:w="389"/>
        <w:gridCol w:w="302"/>
        <w:gridCol w:w="389"/>
        <w:gridCol w:w="302"/>
        <w:gridCol w:w="389"/>
        <w:gridCol w:w="302"/>
        <w:gridCol w:w="389"/>
        <w:gridCol w:w="302"/>
        <w:gridCol w:w="389"/>
        <w:gridCol w:w="302"/>
        <w:gridCol w:w="389"/>
        <w:gridCol w:w="302"/>
        <w:gridCol w:w="389"/>
        <w:gridCol w:w="302"/>
      </w:tblGrid>
      <w:tr w:rsidR="00230BD8" w:rsidRPr="0089456A" w:rsidDel="00AB7021" w14:paraId="726EF3D8" w14:textId="3E4C1E4A" w:rsidTr="00D90BFA">
        <w:trPr>
          <w:trHeight w:val="255"/>
          <w:del w:id="2414" w:author="Elizabeth Marks" w:date="2021-04-29T05:30:00Z"/>
        </w:trPr>
        <w:tc>
          <w:tcPr>
            <w:tcW w:w="2160" w:type="dxa"/>
            <w:tcBorders>
              <w:top w:val="single" w:sz="8" w:space="0" w:color="auto"/>
            </w:tcBorders>
            <w:tcMar>
              <w:top w:w="0" w:type="dxa"/>
              <w:left w:w="0" w:type="dxa"/>
              <w:bottom w:w="0" w:type="dxa"/>
              <w:right w:w="0" w:type="dxa"/>
            </w:tcMar>
            <w:hideMark/>
          </w:tcPr>
          <w:p w14:paraId="6BB5AD5D" w14:textId="4AE65E29" w:rsidR="00230BD8" w:rsidRPr="0089456A" w:rsidDel="00AB7021" w:rsidRDefault="00230BD8" w:rsidP="00D90BFA">
            <w:pPr>
              <w:spacing w:after="0" w:line="240" w:lineRule="auto"/>
              <w:rPr>
                <w:del w:id="2415" w:author="Elizabeth Marks" w:date="2021-04-29T05:30:00Z"/>
                <w:rFonts w:ascii="Times New Roman" w:eastAsia="Times New Roman" w:hAnsi="Times New Roman" w:cs="Times New Roman"/>
                <w:sz w:val="24"/>
                <w:szCs w:val="24"/>
                <w:lang w:eastAsia="en-CA"/>
              </w:rPr>
            </w:pPr>
          </w:p>
        </w:tc>
        <w:tc>
          <w:tcPr>
            <w:tcW w:w="691" w:type="dxa"/>
            <w:gridSpan w:val="2"/>
            <w:tcBorders>
              <w:top w:val="single" w:sz="8" w:space="0" w:color="auto"/>
              <w:bottom w:val="single" w:sz="8" w:space="0" w:color="auto"/>
            </w:tcBorders>
            <w:tcMar>
              <w:top w:w="0" w:type="dxa"/>
              <w:left w:w="108" w:type="dxa"/>
              <w:bottom w:w="0" w:type="dxa"/>
              <w:right w:w="108" w:type="dxa"/>
            </w:tcMar>
            <w:hideMark/>
          </w:tcPr>
          <w:p w14:paraId="33C8ACD1" w14:textId="47E67379" w:rsidR="00230BD8" w:rsidRPr="0089456A" w:rsidDel="00AB7021" w:rsidRDefault="00230BD8" w:rsidP="00D90BFA">
            <w:pPr>
              <w:spacing w:after="0" w:line="240" w:lineRule="auto"/>
              <w:jc w:val="center"/>
              <w:rPr>
                <w:del w:id="2416" w:author="Elizabeth Marks" w:date="2021-04-29T05:30:00Z"/>
                <w:rFonts w:ascii="Times New Roman" w:eastAsia="Times New Roman" w:hAnsi="Times New Roman" w:cs="Times New Roman"/>
                <w:sz w:val="24"/>
                <w:szCs w:val="24"/>
                <w:lang w:eastAsia="en-CA"/>
              </w:rPr>
            </w:pPr>
            <w:del w:id="2417" w:author="Elizabeth Marks" w:date="2021-04-29T05:30:00Z">
              <w:r w:rsidRPr="0089456A" w:rsidDel="00AB7021">
                <w:rPr>
                  <w:rFonts w:ascii="Times New Roman" w:eastAsia="Times New Roman" w:hAnsi="Times New Roman" w:cs="Times New Roman"/>
                  <w:sz w:val="24"/>
                  <w:szCs w:val="24"/>
                  <w:lang w:eastAsia="en-CA"/>
                </w:rPr>
                <w:delText>11</w:delText>
              </w:r>
            </w:del>
          </w:p>
        </w:tc>
        <w:tc>
          <w:tcPr>
            <w:tcW w:w="691" w:type="dxa"/>
            <w:gridSpan w:val="2"/>
            <w:tcBorders>
              <w:top w:val="single" w:sz="8" w:space="0" w:color="auto"/>
              <w:bottom w:val="single" w:sz="8" w:space="0" w:color="auto"/>
            </w:tcBorders>
            <w:tcMar>
              <w:top w:w="0" w:type="dxa"/>
              <w:left w:w="108" w:type="dxa"/>
              <w:bottom w:w="0" w:type="dxa"/>
              <w:right w:w="108" w:type="dxa"/>
            </w:tcMar>
            <w:hideMark/>
          </w:tcPr>
          <w:p w14:paraId="349A9449" w14:textId="75715328" w:rsidR="00230BD8" w:rsidRPr="0089456A" w:rsidDel="00AB7021" w:rsidRDefault="00230BD8" w:rsidP="00D90BFA">
            <w:pPr>
              <w:spacing w:after="0" w:line="240" w:lineRule="auto"/>
              <w:jc w:val="center"/>
              <w:rPr>
                <w:del w:id="2418" w:author="Elizabeth Marks" w:date="2021-04-29T05:30:00Z"/>
                <w:rFonts w:ascii="Times New Roman" w:eastAsia="Times New Roman" w:hAnsi="Times New Roman" w:cs="Times New Roman"/>
                <w:sz w:val="24"/>
                <w:szCs w:val="24"/>
                <w:lang w:eastAsia="en-CA"/>
              </w:rPr>
            </w:pPr>
            <w:del w:id="2419" w:author="Elizabeth Marks" w:date="2021-04-29T05:30:00Z">
              <w:r w:rsidRPr="0089456A" w:rsidDel="00AB7021">
                <w:rPr>
                  <w:rFonts w:ascii="Times New Roman" w:eastAsia="Times New Roman" w:hAnsi="Times New Roman" w:cs="Times New Roman"/>
                  <w:sz w:val="24"/>
                  <w:szCs w:val="24"/>
                  <w:lang w:eastAsia="en-CA"/>
                </w:rPr>
                <w:delText>12</w:delText>
              </w:r>
            </w:del>
          </w:p>
        </w:tc>
        <w:tc>
          <w:tcPr>
            <w:tcW w:w="691" w:type="dxa"/>
            <w:gridSpan w:val="2"/>
            <w:tcBorders>
              <w:top w:val="single" w:sz="8" w:space="0" w:color="auto"/>
              <w:bottom w:val="single" w:sz="8" w:space="0" w:color="auto"/>
            </w:tcBorders>
            <w:tcMar>
              <w:top w:w="0" w:type="dxa"/>
              <w:left w:w="108" w:type="dxa"/>
              <w:bottom w:w="0" w:type="dxa"/>
              <w:right w:w="108" w:type="dxa"/>
            </w:tcMar>
            <w:hideMark/>
          </w:tcPr>
          <w:p w14:paraId="29377D80" w14:textId="0F01BAB0" w:rsidR="00230BD8" w:rsidRPr="0089456A" w:rsidDel="00AB7021" w:rsidRDefault="00230BD8" w:rsidP="00D90BFA">
            <w:pPr>
              <w:spacing w:after="0" w:line="240" w:lineRule="auto"/>
              <w:jc w:val="center"/>
              <w:rPr>
                <w:del w:id="2420" w:author="Elizabeth Marks" w:date="2021-04-29T05:30:00Z"/>
                <w:rFonts w:ascii="Times New Roman" w:eastAsia="Times New Roman" w:hAnsi="Times New Roman" w:cs="Times New Roman"/>
                <w:sz w:val="24"/>
                <w:szCs w:val="24"/>
                <w:lang w:eastAsia="en-CA"/>
              </w:rPr>
            </w:pPr>
            <w:del w:id="2421" w:author="Elizabeth Marks" w:date="2021-04-29T05:30:00Z">
              <w:r w:rsidRPr="0089456A" w:rsidDel="00AB7021">
                <w:rPr>
                  <w:rFonts w:ascii="Times New Roman" w:eastAsia="Times New Roman" w:hAnsi="Times New Roman" w:cs="Times New Roman"/>
                  <w:sz w:val="24"/>
                  <w:szCs w:val="24"/>
                  <w:lang w:eastAsia="en-CA"/>
                </w:rPr>
                <w:delText>13</w:delText>
              </w:r>
            </w:del>
          </w:p>
        </w:tc>
        <w:tc>
          <w:tcPr>
            <w:tcW w:w="691" w:type="dxa"/>
            <w:gridSpan w:val="2"/>
            <w:tcBorders>
              <w:top w:val="single" w:sz="8" w:space="0" w:color="auto"/>
              <w:bottom w:val="single" w:sz="8" w:space="0" w:color="auto"/>
            </w:tcBorders>
            <w:tcMar>
              <w:top w:w="0" w:type="dxa"/>
              <w:left w:w="108" w:type="dxa"/>
              <w:bottom w:w="0" w:type="dxa"/>
              <w:right w:w="108" w:type="dxa"/>
            </w:tcMar>
            <w:hideMark/>
          </w:tcPr>
          <w:p w14:paraId="50D66E31" w14:textId="18DF0FEB" w:rsidR="00230BD8" w:rsidRPr="0089456A" w:rsidDel="00AB7021" w:rsidRDefault="00230BD8" w:rsidP="00D90BFA">
            <w:pPr>
              <w:spacing w:after="0" w:line="240" w:lineRule="auto"/>
              <w:jc w:val="center"/>
              <w:rPr>
                <w:del w:id="2422" w:author="Elizabeth Marks" w:date="2021-04-29T05:30:00Z"/>
                <w:rFonts w:ascii="Times New Roman" w:eastAsia="Times New Roman" w:hAnsi="Times New Roman" w:cs="Times New Roman"/>
                <w:sz w:val="24"/>
                <w:szCs w:val="24"/>
                <w:lang w:eastAsia="en-CA"/>
              </w:rPr>
            </w:pPr>
            <w:del w:id="2423" w:author="Elizabeth Marks" w:date="2021-04-29T05:30:00Z">
              <w:r w:rsidRPr="0089456A" w:rsidDel="00AB7021">
                <w:rPr>
                  <w:rFonts w:ascii="Times New Roman" w:eastAsia="Times New Roman" w:hAnsi="Times New Roman" w:cs="Times New Roman"/>
                  <w:sz w:val="24"/>
                  <w:szCs w:val="24"/>
                  <w:lang w:eastAsia="en-CA"/>
                </w:rPr>
                <w:delText>14</w:delText>
              </w:r>
            </w:del>
          </w:p>
        </w:tc>
        <w:tc>
          <w:tcPr>
            <w:tcW w:w="691" w:type="dxa"/>
            <w:gridSpan w:val="2"/>
            <w:tcBorders>
              <w:top w:val="single" w:sz="8" w:space="0" w:color="auto"/>
              <w:bottom w:val="single" w:sz="8" w:space="0" w:color="auto"/>
            </w:tcBorders>
            <w:tcMar>
              <w:top w:w="0" w:type="dxa"/>
              <w:left w:w="108" w:type="dxa"/>
              <w:bottom w:w="0" w:type="dxa"/>
              <w:right w:w="108" w:type="dxa"/>
            </w:tcMar>
            <w:hideMark/>
          </w:tcPr>
          <w:p w14:paraId="4D4E2DB5" w14:textId="7DFA45D6" w:rsidR="00230BD8" w:rsidRPr="0089456A" w:rsidDel="00AB7021" w:rsidRDefault="00230BD8" w:rsidP="00D90BFA">
            <w:pPr>
              <w:spacing w:after="0" w:line="240" w:lineRule="auto"/>
              <w:jc w:val="center"/>
              <w:rPr>
                <w:del w:id="2424" w:author="Elizabeth Marks" w:date="2021-04-29T05:30:00Z"/>
                <w:rFonts w:ascii="Times New Roman" w:eastAsia="Times New Roman" w:hAnsi="Times New Roman" w:cs="Times New Roman"/>
                <w:sz w:val="24"/>
                <w:szCs w:val="24"/>
                <w:lang w:eastAsia="en-CA"/>
              </w:rPr>
            </w:pPr>
            <w:del w:id="2425" w:author="Elizabeth Marks" w:date="2021-04-29T05:30:00Z">
              <w:r w:rsidRPr="0089456A" w:rsidDel="00AB7021">
                <w:rPr>
                  <w:rFonts w:ascii="Times New Roman" w:eastAsia="Times New Roman" w:hAnsi="Times New Roman" w:cs="Times New Roman"/>
                  <w:sz w:val="24"/>
                  <w:szCs w:val="24"/>
                  <w:lang w:eastAsia="en-CA"/>
                </w:rPr>
                <w:delText>15</w:delText>
              </w:r>
            </w:del>
          </w:p>
        </w:tc>
        <w:tc>
          <w:tcPr>
            <w:tcW w:w="691" w:type="dxa"/>
            <w:gridSpan w:val="2"/>
            <w:tcBorders>
              <w:top w:val="single" w:sz="8" w:space="0" w:color="auto"/>
              <w:bottom w:val="single" w:sz="8" w:space="0" w:color="auto"/>
            </w:tcBorders>
            <w:tcMar>
              <w:top w:w="0" w:type="dxa"/>
              <w:left w:w="108" w:type="dxa"/>
              <w:bottom w:w="0" w:type="dxa"/>
              <w:right w:w="108" w:type="dxa"/>
            </w:tcMar>
            <w:hideMark/>
          </w:tcPr>
          <w:p w14:paraId="4B3C65C6" w14:textId="55FA3EE7" w:rsidR="00230BD8" w:rsidRPr="0089456A" w:rsidDel="00AB7021" w:rsidRDefault="00230BD8" w:rsidP="00D90BFA">
            <w:pPr>
              <w:spacing w:after="0" w:line="240" w:lineRule="auto"/>
              <w:jc w:val="center"/>
              <w:rPr>
                <w:del w:id="2426" w:author="Elizabeth Marks" w:date="2021-04-29T05:30:00Z"/>
                <w:rFonts w:ascii="Times New Roman" w:eastAsia="Times New Roman" w:hAnsi="Times New Roman" w:cs="Times New Roman"/>
                <w:sz w:val="24"/>
                <w:szCs w:val="24"/>
                <w:lang w:eastAsia="en-CA"/>
              </w:rPr>
            </w:pPr>
            <w:del w:id="2427" w:author="Elizabeth Marks" w:date="2021-04-29T05:30:00Z">
              <w:r w:rsidRPr="0089456A" w:rsidDel="00AB7021">
                <w:rPr>
                  <w:rFonts w:ascii="Times New Roman" w:eastAsia="Times New Roman" w:hAnsi="Times New Roman" w:cs="Times New Roman"/>
                  <w:sz w:val="24"/>
                  <w:szCs w:val="24"/>
                  <w:lang w:eastAsia="en-CA"/>
                </w:rPr>
                <w:delText>16</w:delText>
              </w:r>
            </w:del>
          </w:p>
        </w:tc>
        <w:tc>
          <w:tcPr>
            <w:tcW w:w="691" w:type="dxa"/>
            <w:gridSpan w:val="2"/>
            <w:tcBorders>
              <w:top w:val="single" w:sz="8" w:space="0" w:color="auto"/>
              <w:bottom w:val="single" w:sz="8" w:space="0" w:color="auto"/>
            </w:tcBorders>
          </w:tcPr>
          <w:p w14:paraId="671941C8" w14:textId="0B13647D" w:rsidR="00230BD8" w:rsidRPr="0089456A" w:rsidDel="00AB7021" w:rsidRDefault="00230BD8" w:rsidP="00D90BFA">
            <w:pPr>
              <w:spacing w:after="0" w:line="240" w:lineRule="auto"/>
              <w:jc w:val="center"/>
              <w:rPr>
                <w:del w:id="2428" w:author="Elizabeth Marks" w:date="2021-04-29T05:30:00Z"/>
                <w:rFonts w:ascii="Times New Roman" w:eastAsia="Times New Roman" w:hAnsi="Times New Roman" w:cs="Times New Roman"/>
                <w:sz w:val="24"/>
                <w:szCs w:val="24"/>
                <w:lang w:eastAsia="en-CA"/>
              </w:rPr>
            </w:pPr>
            <w:del w:id="2429" w:author="Elizabeth Marks" w:date="2021-04-29T05:30:00Z">
              <w:r w:rsidRPr="0089456A" w:rsidDel="00AB7021">
                <w:rPr>
                  <w:rFonts w:ascii="Times New Roman" w:eastAsia="Times New Roman" w:hAnsi="Times New Roman" w:cs="Times New Roman"/>
                  <w:sz w:val="24"/>
                  <w:szCs w:val="24"/>
                  <w:lang w:eastAsia="en-CA"/>
                </w:rPr>
                <w:delText>17</w:delText>
              </w:r>
            </w:del>
          </w:p>
        </w:tc>
        <w:tc>
          <w:tcPr>
            <w:tcW w:w="691" w:type="dxa"/>
            <w:gridSpan w:val="2"/>
            <w:tcBorders>
              <w:top w:val="single" w:sz="8" w:space="0" w:color="auto"/>
              <w:bottom w:val="single" w:sz="8" w:space="0" w:color="auto"/>
            </w:tcBorders>
          </w:tcPr>
          <w:p w14:paraId="4EFD823A" w14:textId="3DCA9DD8" w:rsidR="00230BD8" w:rsidRPr="0089456A" w:rsidDel="00AB7021" w:rsidRDefault="00230BD8" w:rsidP="00D90BFA">
            <w:pPr>
              <w:spacing w:after="0" w:line="240" w:lineRule="auto"/>
              <w:jc w:val="center"/>
              <w:rPr>
                <w:del w:id="2430" w:author="Elizabeth Marks" w:date="2021-04-29T05:30:00Z"/>
                <w:rFonts w:ascii="Times New Roman" w:eastAsia="Times New Roman" w:hAnsi="Times New Roman" w:cs="Times New Roman"/>
                <w:sz w:val="24"/>
                <w:szCs w:val="24"/>
                <w:lang w:eastAsia="en-CA"/>
              </w:rPr>
            </w:pPr>
            <w:del w:id="2431" w:author="Elizabeth Marks" w:date="2021-04-29T05:30:00Z">
              <w:r w:rsidRPr="0089456A" w:rsidDel="00AB7021">
                <w:rPr>
                  <w:rFonts w:ascii="Times New Roman" w:eastAsia="Times New Roman" w:hAnsi="Times New Roman" w:cs="Times New Roman"/>
                  <w:sz w:val="24"/>
                  <w:szCs w:val="24"/>
                  <w:lang w:eastAsia="en-CA"/>
                </w:rPr>
                <w:delText>18</w:delText>
              </w:r>
            </w:del>
          </w:p>
        </w:tc>
        <w:tc>
          <w:tcPr>
            <w:tcW w:w="691" w:type="dxa"/>
            <w:gridSpan w:val="2"/>
            <w:tcBorders>
              <w:top w:val="single" w:sz="8" w:space="0" w:color="auto"/>
              <w:bottom w:val="single" w:sz="8" w:space="0" w:color="auto"/>
            </w:tcBorders>
          </w:tcPr>
          <w:p w14:paraId="6E79CC79" w14:textId="6FFC438A" w:rsidR="00230BD8" w:rsidRPr="0089456A" w:rsidDel="00AB7021" w:rsidRDefault="00230BD8" w:rsidP="00D90BFA">
            <w:pPr>
              <w:spacing w:after="0" w:line="240" w:lineRule="auto"/>
              <w:jc w:val="center"/>
              <w:rPr>
                <w:del w:id="2432" w:author="Elizabeth Marks" w:date="2021-04-29T05:30:00Z"/>
                <w:rFonts w:ascii="Times New Roman" w:eastAsia="Times New Roman" w:hAnsi="Times New Roman" w:cs="Times New Roman"/>
                <w:sz w:val="24"/>
                <w:szCs w:val="24"/>
                <w:lang w:eastAsia="en-CA"/>
              </w:rPr>
            </w:pPr>
            <w:del w:id="2433" w:author="Elizabeth Marks" w:date="2021-04-29T05:30:00Z">
              <w:r w:rsidRPr="0089456A" w:rsidDel="00AB7021">
                <w:rPr>
                  <w:rFonts w:ascii="Times New Roman" w:eastAsia="Times New Roman" w:hAnsi="Times New Roman" w:cs="Times New Roman"/>
                  <w:sz w:val="24"/>
                  <w:szCs w:val="24"/>
                  <w:lang w:eastAsia="en-CA"/>
                </w:rPr>
                <w:delText>19</w:delText>
              </w:r>
            </w:del>
          </w:p>
        </w:tc>
        <w:tc>
          <w:tcPr>
            <w:tcW w:w="691" w:type="dxa"/>
            <w:gridSpan w:val="2"/>
            <w:tcBorders>
              <w:top w:val="single" w:sz="8" w:space="0" w:color="auto"/>
              <w:bottom w:val="single" w:sz="8" w:space="0" w:color="auto"/>
            </w:tcBorders>
          </w:tcPr>
          <w:p w14:paraId="51A64341" w14:textId="1E6C5D83" w:rsidR="00230BD8" w:rsidRPr="0089456A" w:rsidDel="00AB7021" w:rsidRDefault="00230BD8" w:rsidP="00D90BFA">
            <w:pPr>
              <w:spacing w:after="0" w:line="240" w:lineRule="auto"/>
              <w:jc w:val="center"/>
              <w:rPr>
                <w:del w:id="2434" w:author="Elizabeth Marks" w:date="2021-04-29T05:30:00Z"/>
                <w:rFonts w:ascii="Times New Roman" w:eastAsia="Times New Roman" w:hAnsi="Times New Roman" w:cs="Times New Roman"/>
                <w:sz w:val="24"/>
                <w:szCs w:val="24"/>
                <w:lang w:eastAsia="en-CA"/>
              </w:rPr>
            </w:pPr>
            <w:del w:id="2435" w:author="Elizabeth Marks" w:date="2021-04-29T05:30:00Z">
              <w:r w:rsidRPr="0089456A" w:rsidDel="00AB7021">
                <w:rPr>
                  <w:rFonts w:ascii="Times New Roman" w:eastAsia="Times New Roman" w:hAnsi="Times New Roman" w:cs="Times New Roman"/>
                  <w:sz w:val="24"/>
                  <w:szCs w:val="24"/>
                  <w:lang w:eastAsia="en-CA"/>
                </w:rPr>
                <w:delText>20</w:delText>
              </w:r>
            </w:del>
          </w:p>
        </w:tc>
      </w:tr>
      <w:tr w:rsidR="00230BD8" w:rsidRPr="0089456A" w:rsidDel="00AB7021" w14:paraId="5A1F2940" w14:textId="50AC72FB" w:rsidTr="00D90BFA">
        <w:trPr>
          <w:trHeight w:val="259"/>
          <w:del w:id="2436" w:author="Elizabeth Marks" w:date="2021-04-29T05:30:00Z"/>
        </w:trPr>
        <w:tc>
          <w:tcPr>
            <w:tcW w:w="2160" w:type="dxa"/>
            <w:tcMar>
              <w:top w:w="0" w:type="dxa"/>
              <w:left w:w="0" w:type="dxa"/>
              <w:bottom w:w="0" w:type="dxa"/>
              <w:right w:w="0" w:type="dxa"/>
            </w:tcMar>
          </w:tcPr>
          <w:p w14:paraId="258DA081" w14:textId="004CF2E6" w:rsidR="00230BD8" w:rsidRPr="0089456A" w:rsidDel="00AB7021" w:rsidRDefault="00230BD8" w:rsidP="00D90BFA">
            <w:pPr>
              <w:spacing w:after="0" w:line="240" w:lineRule="auto"/>
              <w:rPr>
                <w:del w:id="2437" w:author="Elizabeth Marks" w:date="2021-04-29T05:30:00Z"/>
                <w:rFonts w:ascii="Times New Roman" w:eastAsia="Times New Roman" w:hAnsi="Times New Roman" w:cs="Times New Roman"/>
                <w:sz w:val="24"/>
                <w:szCs w:val="24"/>
                <w:lang w:eastAsia="en-CA"/>
              </w:rPr>
            </w:pPr>
            <w:del w:id="2438" w:author="Elizabeth Marks" w:date="2021-04-29T05:30:00Z">
              <w:r w:rsidRPr="0089456A" w:rsidDel="00AB7021">
                <w:rPr>
                  <w:rFonts w:ascii="Times New Roman" w:eastAsia="Times New Roman" w:hAnsi="Times New Roman" w:cs="Times New Roman"/>
                  <w:sz w:val="24"/>
                  <w:szCs w:val="24"/>
                  <w:lang w:eastAsia="en-CA"/>
                </w:rPr>
                <w:delText xml:space="preserve"> 1. Manipulation </w:delText>
              </w:r>
            </w:del>
          </w:p>
        </w:tc>
        <w:tc>
          <w:tcPr>
            <w:tcW w:w="389" w:type="dxa"/>
            <w:tcBorders>
              <w:top w:val="single" w:sz="8" w:space="0" w:color="auto"/>
            </w:tcBorders>
            <w:tcMar>
              <w:top w:w="0" w:type="dxa"/>
              <w:left w:w="0" w:type="dxa"/>
              <w:bottom w:w="0" w:type="dxa"/>
              <w:right w:w="0" w:type="dxa"/>
            </w:tcMar>
          </w:tcPr>
          <w:p w14:paraId="4553323B" w14:textId="230F0A8B" w:rsidR="00230BD8" w:rsidRPr="0089456A" w:rsidDel="00AB7021" w:rsidRDefault="00230BD8" w:rsidP="00D90BFA">
            <w:pPr>
              <w:spacing w:after="0" w:line="240" w:lineRule="auto"/>
              <w:jc w:val="right"/>
              <w:rPr>
                <w:del w:id="2439" w:author="Elizabeth Marks" w:date="2021-04-29T05:30:00Z"/>
                <w:rFonts w:ascii="Times New Roman" w:eastAsia="Times New Roman" w:hAnsi="Times New Roman" w:cs="Times New Roman"/>
                <w:sz w:val="24"/>
                <w:szCs w:val="24"/>
                <w:lang w:eastAsia="en-CA"/>
              </w:rPr>
            </w:pPr>
          </w:p>
        </w:tc>
        <w:tc>
          <w:tcPr>
            <w:tcW w:w="302" w:type="dxa"/>
            <w:tcBorders>
              <w:top w:val="single" w:sz="8" w:space="0" w:color="auto"/>
            </w:tcBorders>
          </w:tcPr>
          <w:p w14:paraId="23BAD235" w14:textId="131437B0" w:rsidR="00230BD8" w:rsidRPr="0089456A" w:rsidDel="00AB7021" w:rsidRDefault="00230BD8" w:rsidP="00D90BFA">
            <w:pPr>
              <w:spacing w:after="0" w:line="240" w:lineRule="auto"/>
              <w:rPr>
                <w:del w:id="2440" w:author="Elizabeth Marks" w:date="2021-04-29T05:30:00Z"/>
                <w:rFonts w:ascii="Times New Roman" w:eastAsia="Times New Roman" w:hAnsi="Times New Roman" w:cs="Times New Roman"/>
                <w:sz w:val="24"/>
                <w:szCs w:val="24"/>
                <w:lang w:eastAsia="en-CA"/>
              </w:rPr>
            </w:pPr>
          </w:p>
        </w:tc>
        <w:tc>
          <w:tcPr>
            <w:tcW w:w="389" w:type="dxa"/>
            <w:tcBorders>
              <w:top w:val="single" w:sz="8" w:space="0" w:color="auto"/>
            </w:tcBorders>
            <w:tcMar>
              <w:top w:w="0" w:type="dxa"/>
              <w:left w:w="108" w:type="dxa"/>
              <w:bottom w:w="0" w:type="dxa"/>
              <w:right w:w="108" w:type="dxa"/>
            </w:tcMar>
          </w:tcPr>
          <w:p w14:paraId="511F0DC0" w14:textId="09A91DDA" w:rsidR="00230BD8" w:rsidRPr="0089456A" w:rsidDel="00AB7021" w:rsidRDefault="00230BD8" w:rsidP="00D90BFA">
            <w:pPr>
              <w:spacing w:after="0" w:line="240" w:lineRule="auto"/>
              <w:jc w:val="right"/>
              <w:rPr>
                <w:del w:id="2441" w:author="Elizabeth Marks" w:date="2021-04-29T05:30:00Z"/>
                <w:rFonts w:ascii="Times New Roman" w:eastAsia="Times New Roman" w:hAnsi="Times New Roman" w:cs="Times New Roman"/>
                <w:sz w:val="24"/>
                <w:szCs w:val="24"/>
                <w:lang w:eastAsia="en-CA"/>
              </w:rPr>
            </w:pPr>
          </w:p>
        </w:tc>
        <w:tc>
          <w:tcPr>
            <w:tcW w:w="302" w:type="dxa"/>
            <w:tcBorders>
              <w:top w:val="single" w:sz="8" w:space="0" w:color="auto"/>
            </w:tcBorders>
          </w:tcPr>
          <w:p w14:paraId="2F5F5811" w14:textId="37EAEF8A" w:rsidR="00230BD8" w:rsidRPr="0089456A" w:rsidDel="00AB7021" w:rsidRDefault="00230BD8" w:rsidP="00D90BFA">
            <w:pPr>
              <w:spacing w:after="0" w:line="240" w:lineRule="auto"/>
              <w:rPr>
                <w:del w:id="2442" w:author="Elizabeth Marks" w:date="2021-04-29T05:30:00Z"/>
                <w:rFonts w:ascii="Times New Roman" w:eastAsia="Times New Roman" w:hAnsi="Times New Roman" w:cs="Times New Roman"/>
                <w:sz w:val="24"/>
                <w:szCs w:val="24"/>
                <w:lang w:eastAsia="en-CA"/>
              </w:rPr>
            </w:pPr>
          </w:p>
        </w:tc>
        <w:tc>
          <w:tcPr>
            <w:tcW w:w="389" w:type="dxa"/>
            <w:tcBorders>
              <w:top w:val="single" w:sz="8" w:space="0" w:color="auto"/>
            </w:tcBorders>
            <w:tcMar>
              <w:top w:w="0" w:type="dxa"/>
              <w:left w:w="108" w:type="dxa"/>
              <w:bottom w:w="0" w:type="dxa"/>
              <w:right w:w="108" w:type="dxa"/>
            </w:tcMar>
          </w:tcPr>
          <w:p w14:paraId="77C24B6E" w14:textId="4AF45594" w:rsidR="00230BD8" w:rsidRPr="0089456A" w:rsidDel="00AB7021" w:rsidRDefault="00230BD8" w:rsidP="00D90BFA">
            <w:pPr>
              <w:spacing w:after="0" w:line="240" w:lineRule="auto"/>
              <w:jc w:val="right"/>
              <w:rPr>
                <w:del w:id="2443" w:author="Elizabeth Marks" w:date="2021-04-29T05:30:00Z"/>
                <w:rFonts w:ascii="Times New Roman" w:eastAsia="Times New Roman" w:hAnsi="Times New Roman" w:cs="Times New Roman"/>
                <w:sz w:val="24"/>
                <w:szCs w:val="24"/>
                <w:lang w:eastAsia="en-CA"/>
              </w:rPr>
            </w:pPr>
          </w:p>
        </w:tc>
        <w:tc>
          <w:tcPr>
            <w:tcW w:w="302" w:type="dxa"/>
            <w:tcBorders>
              <w:top w:val="single" w:sz="8" w:space="0" w:color="auto"/>
            </w:tcBorders>
          </w:tcPr>
          <w:p w14:paraId="73D4B132" w14:textId="1A83DD71" w:rsidR="00230BD8" w:rsidRPr="0089456A" w:rsidDel="00AB7021" w:rsidRDefault="00230BD8" w:rsidP="00D90BFA">
            <w:pPr>
              <w:spacing w:after="0" w:line="240" w:lineRule="auto"/>
              <w:rPr>
                <w:del w:id="2444" w:author="Elizabeth Marks" w:date="2021-04-29T05:30:00Z"/>
                <w:rFonts w:ascii="Times New Roman" w:eastAsia="Times New Roman" w:hAnsi="Times New Roman" w:cs="Times New Roman"/>
                <w:sz w:val="24"/>
                <w:szCs w:val="24"/>
                <w:lang w:eastAsia="en-CA"/>
              </w:rPr>
            </w:pPr>
          </w:p>
        </w:tc>
        <w:tc>
          <w:tcPr>
            <w:tcW w:w="389" w:type="dxa"/>
            <w:tcBorders>
              <w:top w:val="single" w:sz="8" w:space="0" w:color="auto"/>
            </w:tcBorders>
            <w:tcMar>
              <w:top w:w="0" w:type="dxa"/>
              <w:left w:w="108" w:type="dxa"/>
              <w:bottom w:w="0" w:type="dxa"/>
              <w:right w:w="108" w:type="dxa"/>
            </w:tcMar>
          </w:tcPr>
          <w:p w14:paraId="419EBD48" w14:textId="4FD30740" w:rsidR="00230BD8" w:rsidRPr="0089456A" w:rsidDel="00AB7021" w:rsidRDefault="00230BD8" w:rsidP="00D90BFA">
            <w:pPr>
              <w:spacing w:after="0" w:line="240" w:lineRule="auto"/>
              <w:jc w:val="center"/>
              <w:rPr>
                <w:del w:id="2445" w:author="Elizabeth Marks" w:date="2021-04-29T05:30:00Z"/>
                <w:rFonts w:ascii="Times New Roman" w:eastAsia="Times New Roman" w:hAnsi="Times New Roman" w:cs="Times New Roman"/>
                <w:sz w:val="24"/>
                <w:szCs w:val="24"/>
                <w:lang w:eastAsia="en-CA"/>
              </w:rPr>
            </w:pPr>
          </w:p>
        </w:tc>
        <w:tc>
          <w:tcPr>
            <w:tcW w:w="302" w:type="dxa"/>
            <w:tcBorders>
              <w:top w:val="single" w:sz="8" w:space="0" w:color="auto"/>
            </w:tcBorders>
          </w:tcPr>
          <w:p w14:paraId="01D03F36" w14:textId="6DC9FBDD" w:rsidR="00230BD8" w:rsidRPr="0089456A" w:rsidDel="00AB7021" w:rsidRDefault="00230BD8" w:rsidP="00D90BFA">
            <w:pPr>
              <w:spacing w:after="0" w:line="240" w:lineRule="auto"/>
              <w:rPr>
                <w:del w:id="2446" w:author="Elizabeth Marks" w:date="2021-04-29T05:30:00Z"/>
                <w:rFonts w:ascii="Times New Roman" w:eastAsia="Times New Roman" w:hAnsi="Times New Roman" w:cs="Times New Roman"/>
                <w:sz w:val="24"/>
                <w:szCs w:val="24"/>
                <w:lang w:eastAsia="en-CA"/>
              </w:rPr>
            </w:pPr>
          </w:p>
        </w:tc>
        <w:tc>
          <w:tcPr>
            <w:tcW w:w="389" w:type="dxa"/>
            <w:tcBorders>
              <w:top w:val="single" w:sz="8" w:space="0" w:color="auto"/>
            </w:tcBorders>
            <w:tcMar>
              <w:top w:w="0" w:type="dxa"/>
              <w:left w:w="108" w:type="dxa"/>
              <w:bottom w:w="0" w:type="dxa"/>
              <w:right w:w="108" w:type="dxa"/>
            </w:tcMar>
          </w:tcPr>
          <w:p w14:paraId="2D15BC1B" w14:textId="78D0306A" w:rsidR="00230BD8" w:rsidRPr="0089456A" w:rsidDel="00AB7021" w:rsidRDefault="00230BD8" w:rsidP="00D90BFA">
            <w:pPr>
              <w:spacing w:after="0" w:line="240" w:lineRule="auto"/>
              <w:jc w:val="center"/>
              <w:rPr>
                <w:del w:id="2447" w:author="Elizabeth Marks" w:date="2021-04-29T05:30:00Z"/>
                <w:rFonts w:ascii="Times New Roman" w:eastAsia="Times New Roman" w:hAnsi="Times New Roman" w:cs="Times New Roman"/>
                <w:sz w:val="24"/>
                <w:szCs w:val="24"/>
                <w:lang w:eastAsia="en-CA"/>
              </w:rPr>
            </w:pPr>
          </w:p>
        </w:tc>
        <w:tc>
          <w:tcPr>
            <w:tcW w:w="302" w:type="dxa"/>
            <w:tcBorders>
              <w:top w:val="single" w:sz="8" w:space="0" w:color="auto"/>
            </w:tcBorders>
          </w:tcPr>
          <w:p w14:paraId="35DE2836" w14:textId="65DE3855" w:rsidR="00230BD8" w:rsidRPr="0089456A" w:rsidDel="00AB7021" w:rsidRDefault="00230BD8" w:rsidP="00D90BFA">
            <w:pPr>
              <w:spacing w:after="0" w:line="240" w:lineRule="auto"/>
              <w:rPr>
                <w:del w:id="2448" w:author="Elizabeth Marks" w:date="2021-04-29T05:30:00Z"/>
                <w:rFonts w:ascii="Times New Roman" w:eastAsia="Times New Roman" w:hAnsi="Times New Roman" w:cs="Times New Roman"/>
                <w:sz w:val="24"/>
                <w:szCs w:val="24"/>
                <w:lang w:eastAsia="en-CA"/>
              </w:rPr>
            </w:pPr>
          </w:p>
        </w:tc>
        <w:tc>
          <w:tcPr>
            <w:tcW w:w="389" w:type="dxa"/>
            <w:tcMar>
              <w:top w:w="0" w:type="dxa"/>
              <w:left w:w="108" w:type="dxa"/>
              <w:bottom w:w="0" w:type="dxa"/>
              <w:right w:w="108" w:type="dxa"/>
            </w:tcMar>
          </w:tcPr>
          <w:p w14:paraId="26B96647" w14:textId="19240F64" w:rsidR="00230BD8" w:rsidRPr="0089456A" w:rsidDel="00AB7021" w:rsidRDefault="00230BD8" w:rsidP="00D90BFA">
            <w:pPr>
              <w:spacing w:after="0" w:line="240" w:lineRule="auto"/>
              <w:rPr>
                <w:del w:id="2449" w:author="Elizabeth Marks" w:date="2021-04-29T05:30:00Z"/>
                <w:rFonts w:ascii="Times New Roman" w:eastAsia="Times New Roman" w:hAnsi="Times New Roman" w:cs="Times New Roman"/>
                <w:sz w:val="24"/>
                <w:szCs w:val="24"/>
                <w:lang w:eastAsia="en-CA"/>
              </w:rPr>
            </w:pPr>
          </w:p>
        </w:tc>
        <w:tc>
          <w:tcPr>
            <w:tcW w:w="302" w:type="dxa"/>
          </w:tcPr>
          <w:p w14:paraId="31957049" w14:textId="176F2222" w:rsidR="00230BD8" w:rsidRPr="0089456A" w:rsidDel="00AB7021" w:rsidRDefault="00230BD8" w:rsidP="00D90BFA">
            <w:pPr>
              <w:spacing w:after="0" w:line="240" w:lineRule="auto"/>
              <w:rPr>
                <w:del w:id="2450" w:author="Elizabeth Marks" w:date="2021-04-29T05:30:00Z"/>
                <w:rFonts w:ascii="Times New Roman" w:eastAsia="Times New Roman" w:hAnsi="Times New Roman" w:cs="Times New Roman"/>
                <w:sz w:val="24"/>
                <w:szCs w:val="24"/>
                <w:lang w:eastAsia="en-CA"/>
              </w:rPr>
            </w:pPr>
          </w:p>
        </w:tc>
        <w:tc>
          <w:tcPr>
            <w:tcW w:w="389" w:type="dxa"/>
          </w:tcPr>
          <w:p w14:paraId="4D0166BA" w14:textId="1D7D2BAD" w:rsidR="00230BD8" w:rsidRPr="0089456A" w:rsidDel="00AB7021" w:rsidRDefault="00230BD8" w:rsidP="00D90BFA">
            <w:pPr>
              <w:spacing w:after="0" w:line="240" w:lineRule="auto"/>
              <w:rPr>
                <w:del w:id="2451" w:author="Elizabeth Marks" w:date="2021-04-29T05:30:00Z"/>
                <w:rFonts w:ascii="Times New Roman" w:eastAsia="Times New Roman" w:hAnsi="Times New Roman" w:cs="Times New Roman"/>
                <w:sz w:val="24"/>
                <w:szCs w:val="24"/>
                <w:lang w:eastAsia="en-CA"/>
              </w:rPr>
            </w:pPr>
          </w:p>
        </w:tc>
        <w:tc>
          <w:tcPr>
            <w:tcW w:w="302" w:type="dxa"/>
          </w:tcPr>
          <w:p w14:paraId="49CECEFA" w14:textId="66013D99" w:rsidR="00230BD8" w:rsidRPr="0089456A" w:rsidDel="00AB7021" w:rsidRDefault="00230BD8" w:rsidP="00D90BFA">
            <w:pPr>
              <w:spacing w:after="0" w:line="240" w:lineRule="auto"/>
              <w:rPr>
                <w:del w:id="2452" w:author="Elizabeth Marks" w:date="2021-04-29T05:30:00Z"/>
                <w:rFonts w:ascii="Times New Roman" w:eastAsia="Times New Roman" w:hAnsi="Times New Roman" w:cs="Times New Roman"/>
                <w:sz w:val="24"/>
                <w:szCs w:val="24"/>
                <w:lang w:eastAsia="en-CA"/>
              </w:rPr>
            </w:pPr>
          </w:p>
        </w:tc>
        <w:tc>
          <w:tcPr>
            <w:tcW w:w="389" w:type="dxa"/>
          </w:tcPr>
          <w:p w14:paraId="1DE72BC2" w14:textId="58A507CC" w:rsidR="00230BD8" w:rsidRPr="0089456A" w:rsidDel="00AB7021" w:rsidRDefault="00230BD8" w:rsidP="00D90BFA">
            <w:pPr>
              <w:spacing w:after="0" w:line="240" w:lineRule="auto"/>
              <w:rPr>
                <w:del w:id="2453" w:author="Elizabeth Marks" w:date="2021-04-29T05:30:00Z"/>
                <w:rFonts w:ascii="Times New Roman" w:eastAsia="Times New Roman" w:hAnsi="Times New Roman" w:cs="Times New Roman"/>
                <w:sz w:val="24"/>
                <w:szCs w:val="24"/>
                <w:lang w:eastAsia="en-CA"/>
              </w:rPr>
            </w:pPr>
          </w:p>
        </w:tc>
        <w:tc>
          <w:tcPr>
            <w:tcW w:w="302" w:type="dxa"/>
          </w:tcPr>
          <w:p w14:paraId="48866A46" w14:textId="4E29088E" w:rsidR="00230BD8" w:rsidRPr="0089456A" w:rsidDel="00AB7021" w:rsidRDefault="00230BD8" w:rsidP="00D90BFA">
            <w:pPr>
              <w:spacing w:after="0" w:line="240" w:lineRule="auto"/>
              <w:rPr>
                <w:del w:id="2454" w:author="Elizabeth Marks" w:date="2021-04-29T05:30:00Z"/>
                <w:rFonts w:ascii="Times New Roman" w:eastAsia="Times New Roman" w:hAnsi="Times New Roman" w:cs="Times New Roman"/>
                <w:sz w:val="24"/>
                <w:szCs w:val="24"/>
                <w:lang w:eastAsia="en-CA"/>
              </w:rPr>
            </w:pPr>
          </w:p>
        </w:tc>
        <w:tc>
          <w:tcPr>
            <w:tcW w:w="389" w:type="dxa"/>
          </w:tcPr>
          <w:p w14:paraId="67A7CD21" w14:textId="173A1B8F" w:rsidR="00230BD8" w:rsidRPr="0089456A" w:rsidDel="00AB7021" w:rsidRDefault="00230BD8" w:rsidP="00D90BFA">
            <w:pPr>
              <w:spacing w:after="0" w:line="240" w:lineRule="auto"/>
              <w:rPr>
                <w:del w:id="2455" w:author="Elizabeth Marks" w:date="2021-04-29T05:30:00Z"/>
                <w:rFonts w:ascii="Times New Roman" w:eastAsia="Times New Roman" w:hAnsi="Times New Roman" w:cs="Times New Roman"/>
                <w:sz w:val="24"/>
                <w:szCs w:val="24"/>
                <w:lang w:eastAsia="en-CA"/>
              </w:rPr>
            </w:pPr>
          </w:p>
        </w:tc>
        <w:tc>
          <w:tcPr>
            <w:tcW w:w="302" w:type="dxa"/>
          </w:tcPr>
          <w:p w14:paraId="2B7552B1" w14:textId="2B400CF9" w:rsidR="00230BD8" w:rsidRPr="0089456A" w:rsidDel="00AB7021" w:rsidRDefault="00230BD8" w:rsidP="00D90BFA">
            <w:pPr>
              <w:spacing w:after="0" w:line="240" w:lineRule="auto"/>
              <w:rPr>
                <w:del w:id="2456" w:author="Elizabeth Marks" w:date="2021-04-29T05:30:00Z"/>
                <w:rFonts w:ascii="Times New Roman" w:eastAsia="Times New Roman" w:hAnsi="Times New Roman" w:cs="Times New Roman"/>
                <w:sz w:val="24"/>
                <w:szCs w:val="24"/>
                <w:lang w:eastAsia="en-CA"/>
              </w:rPr>
            </w:pPr>
          </w:p>
        </w:tc>
        <w:tc>
          <w:tcPr>
            <w:tcW w:w="389" w:type="dxa"/>
            <w:tcBorders>
              <w:top w:val="single" w:sz="8" w:space="0" w:color="auto"/>
            </w:tcBorders>
          </w:tcPr>
          <w:p w14:paraId="4EF212C3" w14:textId="533E85FF" w:rsidR="00230BD8" w:rsidRPr="0089456A" w:rsidDel="00AB7021" w:rsidRDefault="00230BD8" w:rsidP="00D90BFA">
            <w:pPr>
              <w:spacing w:after="0" w:line="240" w:lineRule="auto"/>
              <w:rPr>
                <w:del w:id="2457" w:author="Elizabeth Marks" w:date="2021-04-29T05:30:00Z"/>
                <w:rFonts w:ascii="Times New Roman" w:eastAsia="Times New Roman" w:hAnsi="Times New Roman" w:cs="Times New Roman"/>
                <w:sz w:val="24"/>
                <w:szCs w:val="24"/>
                <w:lang w:eastAsia="en-CA"/>
              </w:rPr>
            </w:pPr>
          </w:p>
        </w:tc>
        <w:tc>
          <w:tcPr>
            <w:tcW w:w="302" w:type="dxa"/>
            <w:tcBorders>
              <w:top w:val="single" w:sz="8" w:space="0" w:color="auto"/>
            </w:tcBorders>
          </w:tcPr>
          <w:p w14:paraId="37C6A11A" w14:textId="20A763CD" w:rsidR="00230BD8" w:rsidRPr="0089456A" w:rsidDel="00AB7021" w:rsidRDefault="00230BD8" w:rsidP="00D90BFA">
            <w:pPr>
              <w:spacing w:after="0" w:line="240" w:lineRule="auto"/>
              <w:rPr>
                <w:del w:id="2458" w:author="Elizabeth Marks" w:date="2021-04-29T05:30:00Z"/>
                <w:rFonts w:ascii="Times New Roman" w:eastAsia="Times New Roman" w:hAnsi="Times New Roman" w:cs="Times New Roman"/>
                <w:sz w:val="24"/>
                <w:szCs w:val="24"/>
                <w:lang w:eastAsia="en-CA"/>
              </w:rPr>
            </w:pPr>
          </w:p>
        </w:tc>
      </w:tr>
      <w:tr w:rsidR="00230BD8" w:rsidRPr="0089456A" w:rsidDel="00AB7021" w14:paraId="5F249363" w14:textId="35A2929F" w:rsidTr="00D90BFA">
        <w:trPr>
          <w:trHeight w:val="255"/>
          <w:del w:id="2459" w:author="Elizabeth Marks" w:date="2021-04-29T05:30:00Z"/>
        </w:trPr>
        <w:tc>
          <w:tcPr>
            <w:tcW w:w="2160" w:type="dxa"/>
            <w:tcMar>
              <w:top w:w="0" w:type="dxa"/>
              <w:left w:w="0" w:type="dxa"/>
              <w:bottom w:w="0" w:type="dxa"/>
              <w:right w:w="0" w:type="dxa"/>
            </w:tcMar>
            <w:hideMark/>
          </w:tcPr>
          <w:p w14:paraId="787E6F09" w14:textId="4AED0DBE" w:rsidR="00230BD8" w:rsidRPr="0089456A" w:rsidDel="00AB7021" w:rsidRDefault="00230BD8" w:rsidP="00D90BFA">
            <w:pPr>
              <w:spacing w:after="0" w:line="240" w:lineRule="auto"/>
              <w:rPr>
                <w:del w:id="2460" w:author="Elizabeth Marks" w:date="2021-04-29T05:30:00Z"/>
                <w:rFonts w:ascii="Times New Roman" w:eastAsia="Times New Roman" w:hAnsi="Times New Roman" w:cs="Times New Roman"/>
                <w:sz w:val="24"/>
                <w:szCs w:val="24"/>
                <w:lang w:eastAsia="en-CA"/>
              </w:rPr>
            </w:pPr>
            <w:del w:id="2461" w:author="Elizabeth Marks" w:date="2021-04-29T05:30:00Z">
              <w:r w:rsidRPr="0089456A" w:rsidDel="00AB7021">
                <w:rPr>
                  <w:rFonts w:ascii="Times New Roman" w:eastAsia="Times New Roman" w:hAnsi="Times New Roman" w:cs="Times New Roman"/>
                  <w:sz w:val="24"/>
                  <w:szCs w:val="24"/>
                  <w:lang w:eastAsia="en-CA"/>
                </w:rPr>
                <w:delText xml:space="preserve"> 2. Exploitation 1</w:delText>
              </w:r>
            </w:del>
          </w:p>
        </w:tc>
        <w:tc>
          <w:tcPr>
            <w:tcW w:w="389" w:type="dxa"/>
            <w:tcMar>
              <w:top w:w="0" w:type="dxa"/>
              <w:left w:w="0" w:type="dxa"/>
              <w:bottom w:w="0" w:type="dxa"/>
              <w:right w:w="0" w:type="dxa"/>
            </w:tcMar>
          </w:tcPr>
          <w:p w14:paraId="2576B6F7" w14:textId="0334FC0E" w:rsidR="00230BD8" w:rsidRPr="0089456A" w:rsidDel="00AB7021" w:rsidRDefault="00230BD8" w:rsidP="00D90BFA">
            <w:pPr>
              <w:spacing w:after="0" w:line="240" w:lineRule="auto"/>
              <w:jc w:val="right"/>
              <w:rPr>
                <w:del w:id="2462" w:author="Elizabeth Marks" w:date="2021-04-29T05:30:00Z"/>
                <w:rFonts w:ascii="Times New Roman" w:eastAsia="Times New Roman" w:hAnsi="Times New Roman" w:cs="Times New Roman"/>
                <w:sz w:val="24"/>
                <w:szCs w:val="24"/>
                <w:lang w:eastAsia="en-CA"/>
              </w:rPr>
            </w:pPr>
          </w:p>
        </w:tc>
        <w:tc>
          <w:tcPr>
            <w:tcW w:w="302" w:type="dxa"/>
          </w:tcPr>
          <w:p w14:paraId="5655DD99" w14:textId="22B66A3F" w:rsidR="00230BD8" w:rsidRPr="0089456A" w:rsidDel="00AB7021" w:rsidRDefault="00230BD8" w:rsidP="00D90BFA">
            <w:pPr>
              <w:spacing w:after="0" w:line="240" w:lineRule="auto"/>
              <w:rPr>
                <w:del w:id="2463" w:author="Elizabeth Marks" w:date="2021-04-29T05:30:00Z"/>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37231571" w14:textId="4B16BF77" w:rsidR="00230BD8" w:rsidRPr="0089456A" w:rsidDel="00AB7021" w:rsidRDefault="00230BD8" w:rsidP="00D90BFA">
            <w:pPr>
              <w:spacing w:after="0" w:line="240" w:lineRule="auto"/>
              <w:jc w:val="right"/>
              <w:rPr>
                <w:del w:id="2464" w:author="Elizabeth Marks" w:date="2021-04-29T05:30:00Z"/>
                <w:rFonts w:ascii="Times New Roman" w:eastAsia="Times New Roman" w:hAnsi="Times New Roman" w:cs="Times New Roman"/>
                <w:sz w:val="24"/>
                <w:szCs w:val="24"/>
                <w:lang w:eastAsia="en-CA"/>
              </w:rPr>
            </w:pPr>
          </w:p>
        </w:tc>
        <w:tc>
          <w:tcPr>
            <w:tcW w:w="302" w:type="dxa"/>
          </w:tcPr>
          <w:p w14:paraId="57FA683E" w14:textId="42BC1B23" w:rsidR="00230BD8" w:rsidRPr="0089456A" w:rsidDel="00AB7021" w:rsidRDefault="00230BD8" w:rsidP="00D90BFA">
            <w:pPr>
              <w:spacing w:after="0" w:line="240" w:lineRule="auto"/>
              <w:rPr>
                <w:del w:id="2465" w:author="Elizabeth Marks" w:date="2021-04-29T05:30:00Z"/>
                <w:rFonts w:ascii="Times New Roman" w:eastAsia="Times New Roman" w:hAnsi="Times New Roman" w:cs="Times New Roman"/>
                <w:sz w:val="24"/>
                <w:szCs w:val="24"/>
                <w:lang w:eastAsia="en-CA"/>
              </w:rPr>
            </w:pPr>
          </w:p>
        </w:tc>
        <w:tc>
          <w:tcPr>
            <w:tcW w:w="389" w:type="dxa"/>
            <w:tcMar>
              <w:top w:w="0" w:type="dxa"/>
              <w:left w:w="108" w:type="dxa"/>
              <w:bottom w:w="0" w:type="dxa"/>
              <w:right w:w="108" w:type="dxa"/>
            </w:tcMar>
          </w:tcPr>
          <w:p w14:paraId="3C7DE458" w14:textId="4569DE90" w:rsidR="00230BD8" w:rsidRPr="0089456A" w:rsidDel="00AB7021" w:rsidRDefault="00230BD8" w:rsidP="00D90BFA">
            <w:pPr>
              <w:spacing w:after="0" w:line="240" w:lineRule="auto"/>
              <w:jc w:val="right"/>
              <w:rPr>
                <w:del w:id="2466" w:author="Elizabeth Marks" w:date="2021-04-29T05:30:00Z"/>
                <w:rFonts w:ascii="Times New Roman" w:eastAsia="Times New Roman" w:hAnsi="Times New Roman" w:cs="Times New Roman"/>
                <w:sz w:val="24"/>
                <w:szCs w:val="24"/>
                <w:lang w:eastAsia="en-CA"/>
              </w:rPr>
            </w:pPr>
          </w:p>
        </w:tc>
        <w:tc>
          <w:tcPr>
            <w:tcW w:w="302" w:type="dxa"/>
          </w:tcPr>
          <w:p w14:paraId="44ADEB4B" w14:textId="098C13C8" w:rsidR="00230BD8" w:rsidRPr="0089456A" w:rsidDel="00AB7021" w:rsidRDefault="00230BD8" w:rsidP="00D90BFA">
            <w:pPr>
              <w:spacing w:after="0" w:line="240" w:lineRule="auto"/>
              <w:rPr>
                <w:del w:id="2467" w:author="Elizabeth Marks" w:date="2021-04-29T05:30:00Z"/>
                <w:rFonts w:ascii="Times New Roman" w:eastAsia="Times New Roman" w:hAnsi="Times New Roman" w:cs="Times New Roman"/>
                <w:sz w:val="24"/>
                <w:szCs w:val="24"/>
                <w:lang w:eastAsia="en-CA"/>
              </w:rPr>
            </w:pPr>
          </w:p>
        </w:tc>
        <w:tc>
          <w:tcPr>
            <w:tcW w:w="389" w:type="dxa"/>
            <w:tcMar>
              <w:top w:w="0" w:type="dxa"/>
              <w:left w:w="108" w:type="dxa"/>
              <w:bottom w:w="0" w:type="dxa"/>
              <w:right w:w="108" w:type="dxa"/>
            </w:tcMar>
          </w:tcPr>
          <w:p w14:paraId="5F288897" w14:textId="5DDF8E7C" w:rsidR="00230BD8" w:rsidRPr="0089456A" w:rsidDel="00AB7021" w:rsidRDefault="00230BD8" w:rsidP="00D90BFA">
            <w:pPr>
              <w:spacing w:after="0" w:line="240" w:lineRule="auto"/>
              <w:jc w:val="center"/>
              <w:rPr>
                <w:del w:id="2468" w:author="Elizabeth Marks" w:date="2021-04-29T05:30:00Z"/>
                <w:rFonts w:ascii="Times New Roman" w:eastAsia="Times New Roman" w:hAnsi="Times New Roman" w:cs="Times New Roman"/>
                <w:sz w:val="24"/>
                <w:szCs w:val="24"/>
                <w:lang w:eastAsia="en-CA"/>
              </w:rPr>
            </w:pPr>
          </w:p>
        </w:tc>
        <w:tc>
          <w:tcPr>
            <w:tcW w:w="302" w:type="dxa"/>
          </w:tcPr>
          <w:p w14:paraId="310CFBB9" w14:textId="646A190A" w:rsidR="00230BD8" w:rsidRPr="0089456A" w:rsidDel="00AB7021" w:rsidRDefault="00230BD8" w:rsidP="00D90BFA">
            <w:pPr>
              <w:spacing w:after="0" w:line="240" w:lineRule="auto"/>
              <w:rPr>
                <w:del w:id="2469" w:author="Elizabeth Marks" w:date="2021-04-29T05:30:00Z"/>
                <w:rFonts w:ascii="Times New Roman" w:eastAsia="Times New Roman" w:hAnsi="Times New Roman" w:cs="Times New Roman"/>
                <w:sz w:val="24"/>
                <w:szCs w:val="24"/>
                <w:lang w:eastAsia="en-CA"/>
              </w:rPr>
            </w:pPr>
          </w:p>
        </w:tc>
        <w:tc>
          <w:tcPr>
            <w:tcW w:w="389" w:type="dxa"/>
            <w:tcMar>
              <w:top w:w="0" w:type="dxa"/>
              <w:left w:w="108" w:type="dxa"/>
              <w:bottom w:w="0" w:type="dxa"/>
              <w:right w:w="108" w:type="dxa"/>
            </w:tcMar>
          </w:tcPr>
          <w:p w14:paraId="5A21AD24" w14:textId="554F8759" w:rsidR="00230BD8" w:rsidRPr="0089456A" w:rsidDel="00AB7021" w:rsidRDefault="00230BD8" w:rsidP="00D90BFA">
            <w:pPr>
              <w:spacing w:after="0" w:line="240" w:lineRule="auto"/>
              <w:jc w:val="center"/>
              <w:rPr>
                <w:del w:id="2470" w:author="Elizabeth Marks" w:date="2021-04-29T05:30:00Z"/>
                <w:rFonts w:ascii="Times New Roman" w:eastAsia="Times New Roman" w:hAnsi="Times New Roman" w:cs="Times New Roman"/>
                <w:sz w:val="24"/>
                <w:szCs w:val="24"/>
                <w:lang w:eastAsia="en-CA"/>
              </w:rPr>
            </w:pPr>
          </w:p>
        </w:tc>
        <w:tc>
          <w:tcPr>
            <w:tcW w:w="302" w:type="dxa"/>
          </w:tcPr>
          <w:p w14:paraId="58FC1C1D" w14:textId="67083EB1" w:rsidR="00230BD8" w:rsidRPr="0089456A" w:rsidDel="00AB7021" w:rsidRDefault="00230BD8" w:rsidP="00D90BFA">
            <w:pPr>
              <w:spacing w:after="0" w:line="240" w:lineRule="auto"/>
              <w:rPr>
                <w:del w:id="2471" w:author="Elizabeth Marks" w:date="2021-04-29T05:30:00Z"/>
                <w:rFonts w:ascii="Times New Roman" w:eastAsia="Times New Roman" w:hAnsi="Times New Roman" w:cs="Times New Roman"/>
                <w:sz w:val="24"/>
                <w:szCs w:val="24"/>
                <w:lang w:eastAsia="en-CA"/>
              </w:rPr>
            </w:pPr>
          </w:p>
        </w:tc>
        <w:tc>
          <w:tcPr>
            <w:tcW w:w="389" w:type="dxa"/>
            <w:tcMar>
              <w:top w:w="0" w:type="dxa"/>
              <w:left w:w="108" w:type="dxa"/>
              <w:bottom w:w="0" w:type="dxa"/>
              <w:right w:w="108" w:type="dxa"/>
            </w:tcMar>
          </w:tcPr>
          <w:p w14:paraId="5ACF5CCD" w14:textId="4259F294" w:rsidR="00230BD8" w:rsidRPr="0089456A" w:rsidDel="00AB7021" w:rsidRDefault="00230BD8" w:rsidP="00D90BFA">
            <w:pPr>
              <w:spacing w:after="0" w:line="240" w:lineRule="auto"/>
              <w:rPr>
                <w:del w:id="2472" w:author="Elizabeth Marks" w:date="2021-04-29T05:30:00Z"/>
                <w:rFonts w:ascii="Times New Roman" w:eastAsia="Times New Roman" w:hAnsi="Times New Roman" w:cs="Times New Roman"/>
                <w:sz w:val="24"/>
                <w:szCs w:val="24"/>
                <w:lang w:eastAsia="en-CA"/>
              </w:rPr>
            </w:pPr>
          </w:p>
        </w:tc>
        <w:tc>
          <w:tcPr>
            <w:tcW w:w="302" w:type="dxa"/>
          </w:tcPr>
          <w:p w14:paraId="6027FD43" w14:textId="0FBBEF49" w:rsidR="00230BD8" w:rsidRPr="0089456A" w:rsidDel="00AB7021" w:rsidRDefault="00230BD8" w:rsidP="00D90BFA">
            <w:pPr>
              <w:spacing w:after="0" w:line="240" w:lineRule="auto"/>
              <w:rPr>
                <w:del w:id="2473" w:author="Elizabeth Marks" w:date="2021-04-29T05:30:00Z"/>
                <w:rFonts w:ascii="Times New Roman" w:eastAsia="Times New Roman" w:hAnsi="Times New Roman" w:cs="Times New Roman"/>
                <w:sz w:val="24"/>
                <w:szCs w:val="24"/>
                <w:lang w:eastAsia="en-CA"/>
              </w:rPr>
            </w:pPr>
          </w:p>
        </w:tc>
        <w:tc>
          <w:tcPr>
            <w:tcW w:w="389" w:type="dxa"/>
          </w:tcPr>
          <w:p w14:paraId="792BD68B" w14:textId="37D77CFE" w:rsidR="00230BD8" w:rsidRPr="0089456A" w:rsidDel="00AB7021" w:rsidRDefault="00230BD8" w:rsidP="00D90BFA">
            <w:pPr>
              <w:spacing w:after="0" w:line="240" w:lineRule="auto"/>
              <w:rPr>
                <w:del w:id="2474" w:author="Elizabeth Marks" w:date="2021-04-29T05:30:00Z"/>
                <w:rFonts w:ascii="Times New Roman" w:eastAsia="Times New Roman" w:hAnsi="Times New Roman" w:cs="Times New Roman"/>
                <w:sz w:val="24"/>
                <w:szCs w:val="24"/>
                <w:lang w:eastAsia="en-CA"/>
              </w:rPr>
            </w:pPr>
          </w:p>
        </w:tc>
        <w:tc>
          <w:tcPr>
            <w:tcW w:w="302" w:type="dxa"/>
          </w:tcPr>
          <w:p w14:paraId="21D27F38" w14:textId="60E2DBF6" w:rsidR="00230BD8" w:rsidRPr="0089456A" w:rsidDel="00AB7021" w:rsidRDefault="00230BD8" w:rsidP="00D90BFA">
            <w:pPr>
              <w:spacing w:after="0" w:line="240" w:lineRule="auto"/>
              <w:rPr>
                <w:del w:id="2475" w:author="Elizabeth Marks" w:date="2021-04-29T05:30:00Z"/>
                <w:rFonts w:ascii="Times New Roman" w:eastAsia="Times New Roman" w:hAnsi="Times New Roman" w:cs="Times New Roman"/>
                <w:sz w:val="24"/>
                <w:szCs w:val="24"/>
                <w:lang w:eastAsia="en-CA"/>
              </w:rPr>
            </w:pPr>
          </w:p>
        </w:tc>
        <w:tc>
          <w:tcPr>
            <w:tcW w:w="389" w:type="dxa"/>
          </w:tcPr>
          <w:p w14:paraId="23675067" w14:textId="7A1D5557" w:rsidR="00230BD8" w:rsidRPr="0089456A" w:rsidDel="00AB7021" w:rsidRDefault="00230BD8" w:rsidP="00D90BFA">
            <w:pPr>
              <w:spacing w:after="0" w:line="240" w:lineRule="auto"/>
              <w:rPr>
                <w:del w:id="2476" w:author="Elizabeth Marks" w:date="2021-04-29T05:30:00Z"/>
                <w:rFonts w:ascii="Times New Roman" w:eastAsia="Times New Roman" w:hAnsi="Times New Roman" w:cs="Times New Roman"/>
                <w:sz w:val="24"/>
                <w:szCs w:val="24"/>
                <w:lang w:eastAsia="en-CA"/>
              </w:rPr>
            </w:pPr>
          </w:p>
        </w:tc>
        <w:tc>
          <w:tcPr>
            <w:tcW w:w="302" w:type="dxa"/>
          </w:tcPr>
          <w:p w14:paraId="4D8436B7" w14:textId="525FD6CD" w:rsidR="00230BD8" w:rsidRPr="0089456A" w:rsidDel="00AB7021" w:rsidRDefault="00230BD8" w:rsidP="00D90BFA">
            <w:pPr>
              <w:spacing w:after="0" w:line="240" w:lineRule="auto"/>
              <w:rPr>
                <w:del w:id="2477" w:author="Elizabeth Marks" w:date="2021-04-29T05:30:00Z"/>
                <w:rFonts w:ascii="Times New Roman" w:eastAsia="Times New Roman" w:hAnsi="Times New Roman" w:cs="Times New Roman"/>
                <w:sz w:val="24"/>
                <w:szCs w:val="24"/>
                <w:lang w:eastAsia="en-CA"/>
              </w:rPr>
            </w:pPr>
          </w:p>
        </w:tc>
        <w:tc>
          <w:tcPr>
            <w:tcW w:w="389" w:type="dxa"/>
          </w:tcPr>
          <w:p w14:paraId="6433E644" w14:textId="41C05B67" w:rsidR="00230BD8" w:rsidRPr="0089456A" w:rsidDel="00AB7021" w:rsidRDefault="00230BD8" w:rsidP="00D90BFA">
            <w:pPr>
              <w:spacing w:after="0" w:line="240" w:lineRule="auto"/>
              <w:rPr>
                <w:del w:id="2478" w:author="Elizabeth Marks" w:date="2021-04-29T05:30:00Z"/>
                <w:rFonts w:ascii="Times New Roman" w:eastAsia="Times New Roman" w:hAnsi="Times New Roman" w:cs="Times New Roman"/>
                <w:sz w:val="24"/>
                <w:szCs w:val="24"/>
                <w:lang w:eastAsia="en-CA"/>
              </w:rPr>
            </w:pPr>
          </w:p>
        </w:tc>
        <w:tc>
          <w:tcPr>
            <w:tcW w:w="302" w:type="dxa"/>
          </w:tcPr>
          <w:p w14:paraId="3615AC19" w14:textId="0B7F4B99" w:rsidR="00230BD8" w:rsidRPr="0089456A" w:rsidDel="00AB7021" w:rsidRDefault="00230BD8" w:rsidP="00D90BFA">
            <w:pPr>
              <w:spacing w:after="0" w:line="240" w:lineRule="auto"/>
              <w:rPr>
                <w:del w:id="2479" w:author="Elizabeth Marks" w:date="2021-04-29T05:30:00Z"/>
                <w:rFonts w:ascii="Times New Roman" w:eastAsia="Times New Roman" w:hAnsi="Times New Roman" w:cs="Times New Roman"/>
                <w:sz w:val="24"/>
                <w:szCs w:val="24"/>
                <w:lang w:eastAsia="en-CA"/>
              </w:rPr>
            </w:pPr>
          </w:p>
        </w:tc>
        <w:tc>
          <w:tcPr>
            <w:tcW w:w="389" w:type="dxa"/>
          </w:tcPr>
          <w:p w14:paraId="78781C69" w14:textId="2D83E382" w:rsidR="00230BD8" w:rsidRPr="0089456A" w:rsidDel="00AB7021" w:rsidRDefault="00230BD8" w:rsidP="00D90BFA">
            <w:pPr>
              <w:spacing w:after="0" w:line="240" w:lineRule="auto"/>
              <w:rPr>
                <w:del w:id="2480" w:author="Elizabeth Marks" w:date="2021-04-29T05:30:00Z"/>
                <w:rFonts w:ascii="Times New Roman" w:eastAsia="Times New Roman" w:hAnsi="Times New Roman" w:cs="Times New Roman"/>
                <w:sz w:val="24"/>
                <w:szCs w:val="24"/>
                <w:lang w:eastAsia="en-CA"/>
              </w:rPr>
            </w:pPr>
          </w:p>
        </w:tc>
        <w:tc>
          <w:tcPr>
            <w:tcW w:w="302" w:type="dxa"/>
          </w:tcPr>
          <w:p w14:paraId="32E6E67A" w14:textId="37BBAB2C" w:rsidR="00230BD8" w:rsidRPr="0089456A" w:rsidDel="00AB7021" w:rsidRDefault="00230BD8" w:rsidP="00D90BFA">
            <w:pPr>
              <w:spacing w:after="0" w:line="240" w:lineRule="auto"/>
              <w:rPr>
                <w:del w:id="2481" w:author="Elizabeth Marks" w:date="2021-04-29T05:30:00Z"/>
                <w:rFonts w:ascii="Times New Roman" w:eastAsia="Times New Roman" w:hAnsi="Times New Roman" w:cs="Times New Roman"/>
                <w:sz w:val="24"/>
                <w:szCs w:val="24"/>
                <w:lang w:eastAsia="en-CA"/>
              </w:rPr>
            </w:pPr>
          </w:p>
        </w:tc>
      </w:tr>
      <w:tr w:rsidR="00230BD8" w:rsidRPr="0089456A" w:rsidDel="00AB7021" w14:paraId="3D106417" w14:textId="2097AB5A" w:rsidTr="00D90BFA">
        <w:trPr>
          <w:trHeight w:val="255"/>
          <w:del w:id="2482" w:author="Elizabeth Marks" w:date="2021-04-29T05:30:00Z"/>
        </w:trPr>
        <w:tc>
          <w:tcPr>
            <w:tcW w:w="2160" w:type="dxa"/>
            <w:tcMar>
              <w:top w:w="0" w:type="dxa"/>
              <w:left w:w="0" w:type="dxa"/>
              <w:bottom w:w="0" w:type="dxa"/>
              <w:right w:w="0" w:type="dxa"/>
            </w:tcMar>
            <w:hideMark/>
          </w:tcPr>
          <w:p w14:paraId="1937183B" w14:textId="7A6AF6EA" w:rsidR="00230BD8" w:rsidRPr="0089456A" w:rsidDel="00AB7021" w:rsidRDefault="00230BD8" w:rsidP="00D90BFA">
            <w:pPr>
              <w:spacing w:after="0" w:line="240" w:lineRule="auto"/>
              <w:rPr>
                <w:del w:id="2483" w:author="Elizabeth Marks" w:date="2021-04-29T05:30:00Z"/>
                <w:rFonts w:ascii="Times New Roman" w:eastAsia="Times New Roman" w:hAnsi="Times New Roman" w:cs="Times New Roman"/>
                <w:sz w:val="24"/>
                <w:szCs w:val="24"/>
                <w:lang w:eastAsia="en-CA"/>
              </w:rPr>
            </w:pPr>
            <w:del w:id="2484" w:author="Elizabeth Marks" w:date="2021-04-29T05:30:00Z">
              <w:r w:rsidRPr="0089456A" w:rsidDel="00AB7021">
                <w:rPr>
                  <w:rFonts w:ascii="Times New Roman" w:eastAsia="Times New Roman" w:hAnsi="Times New Roman" w:cs="Times New Roman"/>
                  <w:sz w:val="24"/>
                  <w:szCs w:val="24"/>
                  <w:lang w:eastAsia="en-CA"/>
                </w:rPr>
                <w:delText xml:space="preserve"> 3. Exploitation 2</w:delText>
              </w:r>
            </w:del>
          </w:p>
        </w:tc>
        <w:tc>
          <w:tcPr>
            <w:tcW w:w="389" w:type="dxa"/>
            <w:tcMar>
              <w:top w:w="0" w:type="dxa"/>
              <w:left w:w="0" w:type="dxa"/>
              <w:bottom w:w="0" w:type="dxa"/>
              <w:right w:w="0" w:type="dxa"/>
            </w:tcMar>
          </w:tcPr>
          <w:p w14:paraId="71A94C0C" w14:textId="748F6C96" w:rsidR="00230BD8" w:rsidRPr="0089456A" w:rsidDel="00AB7021" w:rsidRDefault="00230BD8" w:rsidP="00D90BFA">
            <w:pPr>
              <w:spacing w:after="0" w:line="240" w:lineRule="auto"/>
              <w:jc w:val="right"/>
              <w:rPr>
                <w:del w:id="2485" w:author="Elizabeth Marks" w:date="2021-04-29T05:30:00Z"/>
                <w:rFonts w:ascii="Times New Roman" w:eastAsia="Times New Roman" w:hAnsi="Times New Roman" w:cs="Times New Roman"/>
                <w:sz w:val="24"/>
                <w:szCs w:val="24"/>
                <w:lang w:eastAsia="en-CA"/>
              </w:rPr>
            </w:pPr>
          </w:p>
        </w:tc>
        <w:tc>
          <w:tcPr>
            <w:tcW w:w="302" w:type="dxa"/>
          </w:tcPr>
          <w:p w14:paraId="06D7668B" w14:textId="3D45A0D1" w:rsidR="00230BD8" w:rsidRPr="0089456A" w:rsidDel="00AB7021" w:rsidRDefault="00230BD8" w:rsidP="00D90BFA">
            <w:pPr>
              <w:spacing w:after="0" w:line="240" w:lineRule="auto"/>
              <w:rPr>
                <w:del w:id="2486" w:author="Elizabeth Marks" w:date="2021-04-29T05:30:00Z"/>
                <w:rFonts w:ascii="Times New Roman" w:eastAsia="Times New Roman" w:hAnsi="Times New Roman" w:cs="Times New Roman"/>
                <w:b/>
                <w:bCs/>
                <w:sz w:val="24"/>
                <w:szCs w:val="24"/>
                <w:lang w:eastAsia="en-CA"/>
              </w:rPr>
            </w:pPr>
          </w:p>
        </w:tc>
        <w:tc>
          <w:tcPr>
            <w:tcW w:w="389" w:type="dxa"/>
            <w:tcMar>
              <w:top w:w="0" w:type="dxa"/>
              <w:left w:w="0" w:type="dxa"/>
              <w:bottom w:w="0" w:type="dxa"/>
              <w:right w:w="0" w:type="dxa"/>
            </w:tcMar>
          </w:tcPr>
          <w:p w14:paraId="1085917B" w14:textId="3337422D" w:rsidR="00230BD8" w:rsidRPr="0089456A" w:rsidDel="00AB7021" w:rsidRDefault="00230BD8" w:rsidP="00D90BFA">
            <w:pPr>
              <w:spacing w:after="0" w:line="240" w:lineRule="auto"/>
              <w:jc w:val="right"/>
              <w:rPr>
                <w:del w:id="2487" w:author="Elizabeth Marks" w:date="2021-04-29T05:30:00Z"/>
                <w:rFonts w:ascii="Times New Roman" w:eastAsia="Times New Roman" w:hAnsi="Times New Roman" w:cs="Times New Roman"/>
                <w:b/>
                <w:bCs/>
                <w:sz w:val="24"/>
                <w:szCs w:val="24"/>
                <w:lang w:eastAsia="en-CA"/>
              </w:rPr>
            </w:pPr>
          </w:p>
        </w:tc>
        <w:tc>
          <w:tcPr>
            <w:tcW w:w="302" w:type="dxa"/>
          </w:tcPr>
          <w:p w14:paraId="6F2ACAE3" w14:textId="69F2806D" w:rsidR="00230BD8" w:rsidRPr="0089456A" w:rsidDel="00AB7021" w:rsidRDefault="00230BD8" w:rsidP="00D90BFA">
            <w:pPr>
              <w:spacing w:after="0" w:line="240" w:lineRule="auto"/>
              <w:rPr>
                <w:del w:id="2488" w:author="Elizabeth Marks" w:date="2021-04-29T05:30:00Z"/>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57B650F0" w14:textId="1735CBC3" w:rsidR="00230BD8" w:rsidRPr="0089456A" w:rsidDel="00AB7021" w:rsidRDefault="00230BD8" w:rsidP="00D90BFA">
            <w:pPr>
              <w:spacing w:after="0" w:line="240" w:lineRule="auto"/>
              <w:jc w:val="right"/>
              <w:rPr>
                <w:del w:id="2489" w:author="Elizabeth Marks" w:date="2021-04-29T05:30:00Z"/>
                <w:rFonts w:ascii="Times New Roman" w:eastAsia="Times New Roman" w:hAnsi="Times New Roman" w:cs="Times New Roman"/>
                <w:sz w:val="24"/>
                <w:szCs w:val="24"/>
                <w:lang w:eastAsia="en-CA"/>
              </w:rPr>
            </w:pPr>
          </w:p>
        </w:tc>
        <w:tc>
          <w:tcPr>
            <w:tcW w:w="302" w:type="dxa"/>
          </w:tcPr>
          <w:p w14:paraId="084BE560" w14:textId="05D6BC7A" w:rsidR="00230BD8" w:rsidRPr="0089456A" w:rsidDel="00AB7021" w:rsidRDefault="00230BD8" w:rsidP="00D90BFA">
            <w:pPr>
              <w:spacing w:after="0" w:line="240" w:lineRule="auto"/>
              <w:rPr>
                <w:del w:id="2490" w:author="Elizabeth Marks" w:date="2021-04-29T05:30:00Z"/>
                <w:rFonts w:ascii="Times New Roman" w:eastAsia="Times New Roman" w:hAnsi="Times New Roman" w:cs="Times New Roman"/>
                <w:sz w:val="24"/>
                <w:szCs w:val="24"/>
                <w:lang w:eastAsia="en-CA"/>
              </w:rPr>
            </w:pPr>
          </w:p>
        </w:tc>
        <w:tc>
          <w:tcPr>
            <w:tcW w:w="389" w:type="dxa"/>
            <w:tcMar>
              <w:top w:w="0" w:type="dxa"/>
              <w:left w:w="108" w:type="dxa"/>
              <w:bottom w:w="0" w:type="dxa"/>
              <w:right w:w="108" w:type="dxa"/>
            </w:tcMar>
          </w:tcPr>
          <w:p w14:paraId="62AB53B6" w14:textId="1A09567C" w:rsidR="00230BD8" w:rsidRPr="0089456A" w:rsidDel="00AB7021" w:rsidRDefault="00230BD8" w:rsidP="00D90BFA">
            <w:pPr>
              <w:spacing w:after="0" w:line="240" w:lineRule="auto"/>
              <w:jc w:val="center"/>
              <w:rPr>
                <w:del w:id="2491" w:author="Elizabeth Marks" w:date="2021-04-29T05:30:00Z"/>
                <w:rFonts w:ascii="Times New Roman" w:eastAsia="Times New Roman" w:hAnsi="Times New Roman" w:cs="Times New Roman"/>
                <w:sz w:val="24"/>
                <w:szCs w:val="24"/>
                <w:lang w:eastAsia="en-CA"/>
              </w:rPr>
            </w:pPr>
          </w:p>
        </w:tc>
        <w:tc>
          <w:tcPr>
            <w:tcW w:w="302" w:type="dxa"/>
          </w:tcPr>
          <w:p w14:paraId="61B76407" w14:textId="7347956E" w:rsidR="00230BD8" w:rsidRPr="0089456A" w:rsidDel="00AB7021" w:rsidRDefault="00230BD8" w:rsidP="00D90BFA">
            <w:pPr>
              <w:spacing w:after="0" w:line="240" w:lineRule="auto"/>
              <w:rPr>
                <w:del w:id="2492" w:author="Elizabeth Marks" w:date="2021-04-29T05:30:00Z"/>
                <w:rFonts w:ascii="Times New Roman" w:eastAsia="Times New Roman" w:hAnsi="Times New Roman" w:cs="Times New Roman"/>
                <w:sz w:val="24"/>
                <w:szCs w:val="24"/>
                <w:lang w:eastAsia="en-CA"/>
              </w:rPr>
            </w:pPr>
          </w:p>
        </w:tc>
        <w:tc>
          <w:tcPr>
            <w:tcW w:w="389" w:type="dxa"/>
            <w:tcMar>
              <w:top w:w="0" w:type="dxa"/>
              <w:left w:w="108" w:type="dxa"/>
              <w:bottom w:w="0" w:type="dxa"/>
              <w:right w:w="108" w:type="dxa"/>
            </w:tcMar>
          </w:tcPr>
          <w:p w14:paraId="5385447F" w14:textId="1C3C9A9E" w:rsidR="00230BD8" w:rsidRPr="0089456A" w:rsidDel="00AB7021" w:rsidRDefault="00230BD8" w:rsidP="00D90BFA">
            <w:pPr>
              <w:spacing w:after="0" w:line="240" w:lineRule="auto"/>
              <w:jc w:val="center"/>
              <w:rPr>
                <w:del w:id="2493" w:author="Elizabeth Marks" w:date="2021-04-29T05:30:00Z"/>
                <w:rFonts w:ascii="Times New Roman" w:eastAsia="Times New Roman" w:hAnsi="Times New Roman" w:cs="Times New Roman"/>
                <w:sz w:val="24"/>
                <w:szCs w:val="24"/>
                <w:lang w:eastAsia="en-CA"/>
              </w:rPr>
            </w:pPr>
          </w:p>
        </w:tc>
        <w:tc>
          <w:tcPr>
            <w:tcW w:w="302" w:type="dxa"/>
          </w:tcPr>
          <w:p w14:paraId="3AA1A1D1" w14:textId="5C046A66" w:rsidR="00230BD8" w:rsidRPr="0089456A" w:rsidDel="00AB7021" w:rsidRDefault="00230BD8" w:rsidP="00D90BFA">
            <w:pPr>
              <w:spacing w:after="0" w:line="240" w:lineRule="auto"/>
              <w:rPr>
                <w:del w:id="2494" w:author="Elizabeth Marks" w:date="2021-04-29T05:30:00Z"/>
                <w:rFonts w:ascii="Times New Roman" w:eastAsia="Times New Roman" w:hAnsi="Times New Roman" w:cs="Times New Roman"/>
                <w:sz w:val="24"/>
                <w:szCs w:val="24"/>
                <w:lang w:eastAsia="en-CA"/>
              </w:rPr>
            </w:pPr>
          </w:p>
        </w:tc>
        <w:tc>
          <w:tcPr>
            <w:tcW w:w="389" w:type="dxa"/>
            <w:tcMar>
              <w:top w:w="0" w:type="dxa"/>
              <w:left w:w="108" w:type="dxa"/>
              <w:bottom w:w="0" w:type="dxa"/>
              <w:right w:w="108" w:type="dxa"/>
            </w:tcMar>
          </w:tcPr>
          <w:p w14:paraId="65C9950F" w14:textId="3072C471" w:rsidR="00230BD8" w:rsidRPr="0089456A" w:rsidDel="00AB7021" w:rsidRDefault="00230BD8" w:rsidP="00D90BFA">
            <w:pPr>
              <w:spacing w:after="0" w:line="240" w:lineRule="auto"/>
              <w:rPr>
                <w:del w:id="2495" w:author="Elizabeth Marks" w:date="2021-04-29T05:30:00Z"/>
                <w:rFonts w:ascii="Times New Roman" w:eastAsia="Times New Roman" w:hAnsi="Times New Roman" w:cs="Times New Roman"/>
                <w:sz w:val="24"/>
                <w:szCs w:val="24"/>
                <w:lang w:eastAsia="en-CA"/>
              </w:rPr>
            </w:pPr>
          </w:p>
        </w:tc>
        <w:tc>
          <w:tcPr>
            <w:tcW w:w="302" w:type="dxa"/>
          </w:tcPr>
          <w:p w14:paraId="01683AE4" w14:textId="3DE6E06B" w:rsidR="00230BD8" w:rsidRPr="0089456A" w:rsidDel="00AB7021" w:rsidRDefault="00230BD8" w:rsidP="00D90BFA">
            <w:pPr>
              <w:spacing w:after="0" w:line="240" w:lineRule="auto"/>
              <w:rPr>
                <w:del w:id="2496" w:author="Elizabeth Marks" w:date="2021-04-29T05:30:00Z"/>
                <w:rFonts w:ascii="Times New Roman" w:eastAsia="Times New Roman" w:hAnsi="Times New Roman" w:cs="Times New Roman"/>
                <w:sz w:val="24"/>
                <w:szCs w:val="24"/>
                <w:lang w:eastAsia="en-CA"/>
              </w:rPr>
            </w:pPr>
          </w:p>
        </w:tc>
        <w:tc>
          <w:tcPr>
            <w:tcW w:w="389" w:type="dxa"/>
          </w:tcPr>
          <w:p w14:paraId="16A7F986" w14:textId="5D3C39A4" w:rsidR="00230BD8" w:rsidRPr="0089456A" w:rsidDel="00AB7021" w:rsidRDefault="00230BD8" w:rsidP="00D90BFA">
            <w:pPr>
              <w:spacing w:after="0" w:line="240" w:lineRule="auto"/>
              <w:rPr>
                <w:del w:id="2497" w:author="Elizabeth Marks" w:date="2021-04-29T05:30:00Z"/>
                <w:rFonts w:ascii="Times New Roman" w:eastAsia="Times New Roman" w:hAnsi="Times New Roman" w:cs="Times New Roman"/>
                <w:sz w:val="24"/>
                <w:szCs w:val="24"/>
                <w:lang w:eastAsia="en-CA"/>
              </w:rPr>
            </w:pPr>
          </w:p>
        </w:tc>
        <w:tc>
          <w:tcPr>
            <w:tcW w:w="302" w:type="dxa"/>
          </w:tcPr>
          <w:p w14:paraId="451C421A" w14:textId="6A7C416F" w:rsidR="00230BD8" w:rsidRPr="0089456A" w:rsidDel="00AB7021" w:rsidRDefault="00230BD8" w:rsidP="00D90BFA">
            <w:pPr>
              <w:spacing w:after="0" w:line="240" w:lineRule="auto"/>
              <w:rPr>
                <w:del w:id="2498" w:author="Elizabeth Marks" w:date="2021-04-29T05:30:00Z"/>
                <w:rFonts w:ascii="Times New Roman" w:eastAsia="Times New Roman" w:hAnsi="Times New Roman" w:cs="Times New Roman"/>
                <w:sz w:val="24"/>
                <w:szCs w:val="24"/>
                <w:lang w:eastAsia="en-CA"/>
              </w:rPr>
            </w:pPr>
          </w:p>
        </w:tc>
        <w:tc>
          <w:tcPr>
            <w:tcW w:w="389" w:type="dxa"/>
          </w:tcPr>
          <w:p w14:paraId="6820BC2B" w14:textId="3BE73F01" w:rsidR="00230BD8" w:rsidRPr="0089456A" w:rsidDel="00AB7021" w:rsidRDefault="00230BD8" w:rsidP="00D90BFA">
            <w:pPr>
              <w:spacing w:after="0" w:line="240" w:lineRule="auto"/>
              <w:rPr>
                <w:del w:id="2499" w:author="Elizabeth Marks" w:date="2021-04-29T05:30:00Z"/>
                <w:rFonts w:ascii="Times New Roman" w:eastAsia="Times New Roman" w:hAnsi="Times New Roman" w:cs="Times New Roman"/>
                <w:sz w:val="24"/>
                <w:szCs w:val="24"/>
                <w:lang w:eastAsia="en-CA"/>
              </w:rPr>
            </w:pPr>
          </w:p>
        </w:tc>
        <w:tc>
          <w:tcPr>
            <w:tcW w:w="302" w:type="dxa"/>
          </w:tcPr>
          <w:p w14:paraId="4ADFA22D" w14:textId="3168D09F" w:rsidR="00230BD8" w:rsidRPr="0089456A" w:rsidDel="00AB7021" w:rsidRDefault="00230BD8" w:rsidP="00D90BFA">
            <w:pPr>
              <w:spacing w:after="0" w:line="240" w:lineRule="auto"/>
              <w:rPr>
                <w:del w:id="2500" w:author="Elizabeth Marks" w:date="2021-04-29T05:30:00Z"/>
                <w:rFonts w:ascii="Times New Roman" w:eastAsia="Times New Roman" w:hAnsi="Times New Roman" w:cs="Times New Roman"/>
                <w:sz w:val="24"/>
                <w:szCs w:val="24"/>
                <w:lang w:eastAsia="en-CA"/>
              </w:rPr>
            </w:pPr>
          </w:p>
        </w:tc>
        <w:tc>
          <w:tcPr>
            <w:tcW w:w="389" w:type="dxa"/>
          </w:tcPr>
          <w:p w14:paraId="005D690D" w14:textId="1D1833A3" w:rsidR="00230BD8" w:rsidRPr="0089456A" w:rsidDel="00AB7021" w:rsidRDefault="00230BD8" w:rsidP="00D90BFA">
            <w:pPr>
              <w:spacing w:after="0" w:line="240" w:lineRule="auto"/>
              <w:rPr>
                <w:del w:id="2501" w:author="Elizabeth Marks" w:date="2021-04-29T05:30:00Z"/>
                <w:rFonts w:ascii="Times New Roman" w:eastAsia="Times New Roman" w:hAnsi="Times New Roman" w:cs="Times New Roman"/>
                <w:sz w:val="24"/>
                <w:szCs w:val="24"/>
                <w:lang w:eastAsia="en-CA"/>
              </w:rPr>
            </w:pPr>
          </w:p>
        </w:tc>
        <w:tc>
          <w:tcPr>
            <w:tcW w:w="302" w:type="dxa"/>
          </w:tcPr>
          <w:p w14:paraId="1A93BCE4" w14:textId="4481BFD1" w:rsidR="00230BD8" w:rsidRPr="0089456A" w:rsidDel="00AB7021" w:rsidRDefault="00230BD8" w:rsidP="00D90BFA">
            <w:pPr>
              <w:spacing w:after="0" w:line="240" w:lineRule="auto"/>
              <w:rPr>
                <w:del w:id="2502" w:author="Elizabeth Marks" w:date="2021-04-29T05:30:00Z"/>
                <w:rFonts w:ascii="Times New Roman" w:eastAsia="Times New Roman" w:hAnsi="Times New Roman" w:cs="Times New Roman"/>
                <w:sz w:val="24"/>
                <w:szCs w:val="24"/>
                <w:lang w:eastAsia="en-CA"/>
              </w:rPr>
            </w:pPr>
          </w:p>
        </w:tc>
        <w:tc>
          <w:tcPr>
            <w:tcW w:w="389" w:type="dxa"/>
          </w:tcPr>
          <w:p w14:paraId="30C22DE7" w14:textId="40A89954" w:rsidR="00230BD8" w:rsidRPr="0089456A" w:rsidDel="00AB7021" w:rsidRDefault="00230BD8" w:rsidP="00D90BFA">
            <w:pPr>
              <w:spacing w:after="0" w:line="240" w:lineRule="auto"/>
              <w:rPr>
                <w:del w:id="2503" w:author="Elizabeth Marks" w:date="2021-04-29T05:30:00Z"/>
                <w:rFonts w:ascii="Times New Roman" w:eastAsia="Times New Roman" w:hAnsi="Times New Roman" w:cs="Times New Roman"/>
                <w:sz w:val="24"/>
                <w:szCs w:val="24"/>
                <w:lang w:eastAsia="en-CA"/>
              </w:rPr>
            </w:pPr>
          </w:p>
        </w:tc>
        <w:tc>
          <w:tcPr>
            <w:tcW w:w="302" w:type="dxa"/>
          </w:tcPr>
          <w:p w14:paraId="2467CC2B" w14:textId="1F0F14A4" w:rsidR="00230BD8" w:rsidRPr="0089456A" w:rsidDel="00AB7021" w:rsidRDefault="00230BD8" w:rsidP="00D90BFA">
            <w:pPr>
              <w:spacing w:after="0" w:line="240" w:lineRule="auto"/>
              <w:rPr>
                <w:del w:id="2504" w:author="Elizabeth Marks" w:date="2021-04-29T05:30:00Z"/>
                <w:rFonts w:ascii="Times New Roman" w:eastAsia="Times New Roman" w:hAnsi="Times New Roman" w:cs="Times New Roman"/>
                <w:sz w:val="24"/>
                <w:szCs w:val="24"/>
                <w:lang w:eastAsia="en-CA"/>
              </w:rPr>
            </w:pPr>
          </w:p>
        </w:tc>
      </w:tr>
      <w:tr w:rsidR="00230BD8" w:rsidRPr="0089456A" w:rsidDel="00AB7021" w14:paraId="031EB2C7" w14:textId="15A9D53E" w:rsidTr="00D90BFA">
        <w:trPr>
          <w:trHeight w:val="274"/>
          <w:del w:id="2505" w:author="Elizabeth Marks" w:date="2021-04-29T05:30:00Z"/>
        </w:trPr>
        <w:tc>
          <w:tcPr>
            <w:tcW w:w="2160" w:type="dxa"/>
            <w:tcMar>
              <w:top w:w="0" w:type="dxa"/>
              <w:left w:w="0" w:type="dxa"/>
              <w:bottom w:w="0" w:type="dxa"/>
              <w:right w:w="0" w:type="dxa"/>
            </w:tcMar>
            <w:hideMark/>
          </w:tcPr>
          <w:p w14:paraId="38DC915C" w14:textId="7C7857BD" w:rsidR="00230BD8" w:rsidRPr="0089456A" w:rsidDel="00AB7021" w:rsidRDefault="00230BD8" w:rsidP="00D90BFA">
            <w:pPr>
              <w:spacing w:after="0" w:line="240" w:lineRule="auto"/>
              <w:rPr>
                <w:del w:id="2506" w:author="Elizabeth Marks" w:date="2021-04-29T05:30:00Z"/>
                <w:rFonts w:ascii="Times New Roman" w:eastAsia="Times New Roman" w:hAnsi="Times New Roman" w:cs="Times New Roman"/>
                <w:sz w:val="24"/>
                <w:szCs w:val="24"/>
                <w:lang w:eastAsia="en-CA"/>
              </w:rPr>
            </w:pPr>
            <w:del w:id="2507" w:author="Elizabeth Marks" w:date="2021-04-29T05:30:00Z">
              <w:r w:rsidRPr="0089456A" w:rsidDel="00AB7021">
                <w:rPr>
                  <w:rFonts w:ascii="Times New Roman" w:eastAsia="Times New Roman" w:hAnsi="Times New Roman" w:cs="Times New Roman"/>
                  <w:sz w:val="24"/>
                  <w:szCs w:val="24"/>
                  <w:lang w:eastAsia="en-CA"/>
                </w:rPr>
                <w:delText xml:space="preserve"> 4. Mistreatment 1</w:delText>
              </w:r>
            </w:del>
          </w:p>
        </w:tc>
        <w:tc>
          <w:tcPr>
            <w:tcW w:w="389" w:type="dxa"/>
            <w:tcMar>
              <w:top w:w="0" w:type="dxa"/>
              <w:left w:w="0" w:type="dxa"/>
              <w:bottom w:w="0" w:type="dxa"/>
              <w:right w:w="0" w:type="dxa"/>
            </w:tcMar>
          </w:tcPr>
          <w:p w14:paraId="00C14972" w14:textId="2FCAEA44" w:rsidR="00230BD8" w:rsidRPr="0089456A" w:rsidDel="00AB7021" w:rsidRDefault="00230BD8" w:rsidP="00D90BFA">
            <w:pPr>
              <w:spacing w:after="0" w:line="240" w:lineRule="auto"/>
              <w:jc w:val="right"/>
              <w:rPr>
                <w:del w:id="2508" w:author="Elizabeth Marks" w:date="2021-04-29T05:30:00Z"/>
                <w:rFonts w:ascii="Times New Roman" w:eastAsia="Times New Roman" w:hAnsi="Times New Roman" w:cs="Times New Roman"/>
                <w:sz w:val="24"/>
                <w:szCs w:val="24"/>
                <w:lang w:eastAsia="en-CA"/>
              </w:rPr>
            </w:pPr>
          </w:p>
        </w:tc>
        <w:tc>
          <w:tcPr>
            <w:tcW w:w="302" w:type="dxa"/>
          </w:tcPr>
          <w:p w14:paraId="122B57C9" w14:textId="168A0F3E" w:rsidR="00230BD8" w:rsidRPr="0089456A" w:rsidDel="00AB7021" w:rsidRDefault="00230BD8" w:rsidP="00D90BFA">
            <w:pPr>
              <w:spacing w:after="0" w:line="240" w:lineRule="auto"/>
              <w:rPr>
                <w:del w:id="2509" w:author="Elizabeth Marks" w:date="2021-04-29T05:30:00Z"/>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23D3646F" w14:textId="49777D83" w:rsidR="00230BD8" w:rsidRPr="0089456A" w:rsidDel="00AB7021" w:rsidRDefault="00230BD8" w:rsidP="00D90BFA">
            <w:pPr>
              <w:spacing w:after="0" w:line="240" w:lineRule="auto"/>
              <w:jc w:val="right"/>
              <w:rPr>
                <w:del w:id="2510" w:author="Elizabeth Marks" w:date="2021-04-29T05:30:00Z"/>
                <w:rFonts w:ascii="Times New Roman" w:eastAsia="Times New Roman" w:hAnsi="Times New Roman" w:cs="Times New Roman"/>
                <w:sz w:val="24"/>
                <w:szCs w:val="24"/>
                <w:lang w:eastAsia="en-CA"/>
              </w:rPr>
            </w:pPr>
          </w:p>
        </w:tc>
        <w:tc>
          <w:tcPr>
            <w:tcW w:w="302" w:type="dxa"/>
          </w:tcPr>
          <w:p w14:paraId="7FC0ADF4" w14:textId="0816E914" w:rsidR="00230BD8" w:rsidRPr="0089456A" w:rsidDel="00AB7021" w:rsidRDefault="00230BD8" w:rsidP="00D90BFA">
            <w:pPr>
              <w:spacing w:after="0" w:line="240" w:lineRule="auto"/>
              <w:rPr>
                <w:del w:id="2511" w:author="Elizabeth Marks" w:date="2021-04-29T05:30:00Z"/>
                <w:rFonts w:ascii="Times New Roman" w:eastAsia="Times New Roman" w:hAnsi="Times New Roman" w:cs="Times New Roman"/>
                <w:b/>
                <w:bCs/>
                <w:sz w:val="24"/>
                <w:szCs w:val="24"/>
                <w:lang w:eastAsia="en-CA"/>
              </w:rPr>
            </w:pPr>
          </w:p>
        </w:tc>
        <w:tc>
          <w:tcPr>
            <w:tcW w:w="389" w:type="dxa"/>
            <w:tcMar>
              <w:top w:w="0" w:type="dxa"/>
              <w:left w:w="0" w:type="dxa"/>
              <w:bottom w:w="0" w:type="dxa"/>
              <w:right w:w="0" w:type="dxa"/>
            </w:tcMar>
          </w:tcPr>
          <w:p w14:paraId="1DDE77F8" w14:textId="71F8599D" w:rsidR="00230BD8" w:rsidRPr="0089456A" w:rsidDel="00AB7021" w:rsidRDefault="00230BD8" w:rsidP="00D90BFA">
            <w:pPr>
              <w:spacing w:after="0" w:line="240" w:lineRule="auto"/>
              <w:jc w:val="right"/>
              <w:rPr>
                <w:del w:id="2512" w:author="Elizabeth Marks" w:date="2021-04-29T05:30:00Z"/>
                <w:rFonts w:ascii="Times New Roman" w:eastAsia="Times New Roman" w:hAnsi="Times New Roman" w:cs="Times New Roman"/>
                <w:b/>
                <w:bCs/>
                <w:sz w:val="24"/>
                <w:szCs w:val="24"/>
                <w:lang w:eastAsia="en-CA"/>
              </w:rPr>
            </w:pPr>
          </w:p>
        </w:tc>
        <w:tc>
          <w:tcPr>
            <w:tcW w:w="302" w:type="dxa"/>
          </w:tcPr>
          <w:p w14:paraId="7AAD2CCC" w14:textId="5F92C276" w:rsidR="00230BD8" w:rsidRPr="0089456A" w:rsidDel="00AB7021" w:rsidRDefault="00230BD8" w:rsidP="00D90BFA">
            <w:pPr>
              <w:spacing w:after="0" w:line="240" w:lineRule="auto"/>
              <w:rPr>
                <w:del w:id="2513" w:author="Elizabeth Marks" w:date="2021-04-29T05:30:00Z"/>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609C87CB" w14:textId="1C3B0E66" w:rsidR="00230BD8" w:rsidRPr="0089456A" w:rsidDel="00AB7021" w:rsidRDefault="00230BD8" w:rsidP="00D90BFA">
            <w:pPr>
              <w:spacing w:after="0" w:line="240" w:lineRule="auto"/>
              <w:jc w:val="right"/>
              <w:rPr>
                <w:del w:id="2514" w:author="Elizabeth Marks" w:date="2021-04-29T05:30:00Z"/>
                <w:rFonts w:ascii="Times New Roman" w:eastAsia="Times New Roman" w:hAnsi="Times New Roman" w:cs="Times New Roman"/>
                <w:sz w:val="24"/>
                <w:szCs w:val="24"/>
                <w:lang w:eastAsia="en-CA"/>
              </w:rPr>
            </w:pPr>
          </w:p>
        </w:tc>
        <w:tc>
          <w:tcPr>
            <w:tcW w:w="302" w:type="dxa"/>
          </w:tcPr>
          <w:p w14:paraId="70124FFC" w14:textId="20A41741" w:rsidR="00230BD8" w:rsidRPr="0089456A" w:rsidDel="00AB7021" w:rsidRDefault="00230BD8" w:rsidP="00D90BFA">
            <w:pPr>
              <w:spacing w:after="0" w:line="240" w:lineRule="auto"/>
              <w:rPr>
                <w:del w:id="2515" w:author="Elizabeth Marks" w:date="2021-04-29T05:30:00Z"/>
                <w:rFonts w:ascii="Times New Roman" w:eastAsia="Times New Roman" w:hAnsi="Times New Roman" w:cs="Times New Roman"/>
                <w:sz w:val="24"/>
                <w:szCs w:val="24"/>
                <w:lang w:eastAsia="en-CA"/>
              </w:rPr>
            </w:pPr>
          </w:p>
        </w:tc>
        <w:tc>
          <w:tcPr>
            <w:tcW w:w="389" w:type="dxa"/>
            <w:tcMar>
              <w:top w:w="0" w:type="dxa"/>
              <w:left w:w="108" w:type="dxa"/>
              <w:bottom w:w="0" w:type="dxa"/>
              <w:right w:w="108" w:type="dxa"/>
            </w:tcMar>
          </w:tcPr>
          <w:p w14:paraId="09935D34" w14:textId="521CD4EE" w:rsidR="00230BD8" w:rsidRPr="0089456A" w:rsidDel="00AB7021" w:rsidRDefault="00230BD8" w:rsidP="00D90BFA">
            <w:pPr>
              <w:spacing w:after="0" w:line="240" w:lineRule="auto"/>
              <w:jc w:val="center"/>
              <w:rPr>
                <w:del w:id="2516" w:author="Elizabeth Marks" w:date="2021-04-29T05:30:00Z"/>
                <w:rFonts w:ascii="Times New Roman" w:eastAsia="Times New Roman" w:hAnsi="Times New Roman" w:cs="Times New Roman"/>
                <w:sz w:val="24"/>
                <w:szCs w:val="24"/>
                <w:lang w:eastAsia="en-CA"/>
              </w:rPr>
            </w:pPr>
          </w:p>
        </w:tc>
        <w:tc>
          <w:tcPr>
            <w:tcW w:w="302" w:type="dxa"/>
          </w:tcPr>
          <w:p w14:paraId="756B41AB" w14:textId="372190C5" w:rsidR="00230BD8" w:rsidRPr="0089456A" w:rsidDel="00AB7021" w:rsidRDefault="00230BD8" w:rsidP="00D90BFA">
            <w:pPr>
              <w:spacing w:after="0" w:line="240" w:lineRule="auto"/>
              <w:rPr>
                <w:del w:id="2517" w:author="Elizabeth Marks" w:date="2021-04-29T05:30:00Z"/>
                <w:rFonts w:ascii="Times New Roman" w:eastAsia="Times New Roman" w:hAnsi="Times New Roman" w:cs="Times New Roman"/>
                <w:sz w:val="24"/>
                <w:szCs w:val="24"/>
                <w:lang w:eastAsia="en-CA"/>
              </w:rPr>
            </w:pPr>
          </w:p>
        </w:tc>
        <w:tc>
          <w:tcPr>
            <w:tcW w:w="389" w:type="dxa"/>
            <w:tcMar>
              <w:top w:w="0" w:type="dxa"/>
              <w:left w:w="108" w:type="dxa"/>
              <w:bottom w:w="0" w:type="dxa"/>
              <w:right w:w="108" w:type="dxa"/>
            </w:tcMar>
          </w:tcPr>
          <w:p w14:paraId="2EC33CA7" w14:textId="1DBB9508" w:rsidR="00230BD8" w:rsidRPr="0089456A" w:rsidDel="00AB7021" w:rsidRDefault="00230BD8" w:rsidP="00D90BFA">
            <w:pPr>
              <w:spacing w:after="0" w:line="240" w:lineRule="auto"/>
              <w:rPr>
                <w:del w:id="2518" w:author="Elizabeth Marks" w:date="2021-04-29T05:30:00Z"/>
                <w:rFonts w:ascii="Times New Roman" w:eastAsia="Times New Roman" w:hAnsi="Times New Roman" w:cs="Times New Roman"/>
                <w:sz w:val="24"/>
                <w:szCs w:val="24"/>
                <w:lang w:eastAsia="en-CA"/>
              </w:rPr>
            </w:pPr>
          </w:p>
        </w:tc>
        <w:tc>
          <w:tcPr>
            <w:tcW w:w="302" w:type="dxa"/>
          </w:tcPr>
          <w:p w14:paraId="12FA8C24" w14:textId="405127FA" w:rsidR="00230BD8" w:rsidRPr="0089456A" w:rsidDel="00AB7021" w:rsidRDefault="00230BD8" w:rsidP="00D90BFA">
            <w:pPr>
              <w:spacing w:after="0" w:line="240" w:lineRule="auto"/>
              <w:rPr>
                <w:del w:id="2519" w:author="Elizabeth Marks" w:date="2021-04-29T05:30:00Z"/>
                <w:rFonts w:ascii="Times New Roman" w:eastAsia="Times New Roman" w:hAnsi="Times New Roman" w:cs="Times New Roman"/>
                <w:sz w:val="24"/>
                <w:szCs w:val="24"/>
                <w:lang w:eastAsia="en-CA"/>
              </w:rPr>
            </w:pPr>
          </w:p>
        </w:tc>
        <w:tc>
          <w:tcPr>
            <w:tcW w:w="389" w:type="dxa"/>
          </w:tcPr>
          <w:p w14:paraId="30DF00C5" w14:textId="04777405" w:rsidR="00230BD8" w:rsidRPr="0089456A" w:rsidDel="00AB7021" w:rsidRDefault="00230BD8" w:rsidP="00D90BFA">
            <w:pPr>
              <w:spacing w:after="0" w:line="240" w:lineRule="auto"/>
              <w:rPr>
                <w:del w:id="2520" w:author="Elizabeth Marks" w:date="2021-04-29T05:30:00Z"/>
                <w:rFonts w:ascii="Times New Roman" w:eastAsia="Times New Roman" w:hAnsi="Times New Roman" w:cs="Times New Roman"/>
                <w:sz w:val="24"/>
                <w:szCs w:val="24"/>
                <w:lang w:eastAsia="en-CA"/>
              </w:rPr>
            </w:pPr>
          </w:p>
        </w:tc>
        <w:tc>
          <w:tcPr>
            <w:tcW w:w="302" w:type="dxa"/>
          </w:tcPr>
          <w:p w14:paraId="762D482D" w14:textId="75AAA141" w:rsidR="00230BD8" w:rsidRPr="0089456A" w:rsidDel="00AB7021" w:rsidRDefault="00230BD8" w:rsidP="00D90BFA">
            <w:pPr>
              <w:spacing w:after="0" w:line="240" w:lineRule="auto"/>
              <w:rPr>
                <w:del w:id="2521" w:author="Elizabeth Marks" w:date="2021-04-29T05:30:00Z"/>
                <w:rFonts w:ascii="Times New Roman" w:eastAsia="Times New Roman" w:hAnsi="Times New Roman" w:cs="Times New Roman"/>
                <w:sz w:val="24"/>
                <w:szCs w:val="24"/>
                <w:lang w:eastAsia="en-CA"/>
              </w:rPr>
            </w:pPr>
          </w:p>
        </w:tc>
        <w:tc>
          <w:tcPr>
            <w:tcW w:w="389" w:type="dxa"/>
          </w:tcPr>
          <w:p w14:paraId="4236D28B" w14:textId="2DF938B8" w:rsidR="00230BD8" w:rsidRPr="0089456A" w:rsidDel="00AB7021" w:rsidRDefault="00230BD8" w:rsidP="00D90BFA">
            <w:pPr>
              <w:spacing w:after="0" w:line="240" w:lineRule="auto"/>
              <w:rPr>
                <w:del w:id="2522" w:author="Elizabeth Marks" w:date="2021-04-29T05:30:00Z"/>
                <w:rFonts w:ascii="Times New Roman" w:eastAsia="Times New Roman" w:hAnsi="Times New Roman" w:cs="Times New Roman"/>
                <w:sz w:val="24"/>
                <w:szCs w:val="24"/>
                <w:lang w:eastAsia="en-CA"/>
              </w:rPr>
            </w:pPr>
          </w:p>
        </w:tc>
        <w:tc>
          <w:tcPr>
            <w:tcW w:w="302" w:type="dxa"/>
          </w:tcPr>
          <w:p w14:paraId="4C38036D" w14:textId="4D01B94B" w:rsidR="00230BD8" w:rsidRPr="0089456A" w:rsidDel="00AB7021" w:rsidRDefault="00230BD8" w:rsidP="00D90BFA">
            <w:pPr>
              <w:spacing w:after="0" w:line="240" w:lineRule="auto"/>
              <w:rPr>
                <w:del w:id="2523" w:author="Elizabeth Marks" w:date="2021-04-29T05:30:00Z"/>
                <w:rFonts w:ascii="Times New Roman" w:eastAsia="Times New Roman" w:hAnsi="Times New Roman" w:cs="Times New Roman"/>
                <w:sz w:val="24"/>
                <w:szCs w:val="24"/>
                <w:lang w:eastAsia="en-CA"/>
              </w:rPr>
            </w:pPr>
          </w:p>
        </w:tc>
        <w:tc>
          <w:tcPr>
            <w:tcW w:w="389" w:type="dxa"/>
          </w:tcPr>
          <w:p w14:paraId="1BE839C7" w14:textId="562E52E7" w:rsidR="00230BD8" w:rsidRPr="0089456A" w:rsidDel="00AB7021" w:rsidRDefault="00230BD8" w:rsidP="00D90BFA">
            <w:pPr>
              <w:spacing w:after="0" w:line="240" w:lineRule="auto"/>
              <w:rPr>
                <w:del w:id="2524" w:author="Elizabeth Marks" w:date="2021-04-29T05:30:00Z"/>
                <w:rFonts w:ascii="Times New Roman" w:eastAsia="Times New Roman" w:hAnsi="Times New Roman" w:cs="Times New Roman"/>
                <w:sz w:val="24"/>
                <w:szCs w:val="24"/>
                <w:lang w:eastAsia="en-CA"/>
              </w:rPr>
            </w:pPr>
          </w:p>
        </w:tc>
        <w:tc>
          <w:tcPr>
            <w:tcW w:w="302" w:type="dxa"/>
          </w:tcPr>
          <w:p w14:paraId="36FD3E37" w14:textId="4A2F4DE5" w:rsidR="00230BD8" w:rsidRPr="0089456A" w:rsidDel="00AB7021" w:rsidRDefault="00230BD8" w:rsidP="00D90BFA">
            <w:pPr>
              <w:spacing w:after="0" w:line="240" w:lineRule="auto"/>
              <w:rPr>
                <w:del w:id="2525" w:author="Elizabeth Marks" w:date="2021-04-29T05:30:00Z"/>
                <w:rFonts w:ascii="Times New Roman" w:eastAsia="Times New Roman" w:hAnsi="Times New Roman" w:cs="Times New Roman"/>
                <w:sz w:val="24"/>
                <w:szCs w:val="24"/>
                <w:lang w:eastAsia="en-CA"/>
              </w:rPr>
            </w:pPr>
          </w:p>
        </w:tc>
        <w:tc>
          <w:tcPr>
            <w:tcW w:w="389" w:type="dxa"/>
          </w:tcPr>
          <w:p w14:paraId="2C48A34A" w14:textId="13CC2C33" w:rsidR="00230BD8" w:rsidRPr="0089456A" w:rsidDel="00AB7021" w:rsidRDefault="00230BD8" w:rsidP="00D90BFA">
            <w:pPr>
              <w:spacing w:after="0" w:line="240" w:lineRule="auto"/>
              <w:rPr>
                <w:del w:id="2526" w:author="Elizabeth Marks" w:date="2021-04-29T05:30:00Z"/>
                <w:rFonts w:ascii="Times New Roman" w:eastAsia="Times New Roman" w:hAnsi="Times New Roman" w:cs="Times New Roman"/>
                <w:sz w:val="24"/>
                <w:szCs w:val="24"/>
                <w:lang w:eastAsia="en-CA"/>
              </w:rPr>
            </w:pPr>
          </w:p>
        </w:tc>
        <w:tc>
          <w:tcPr>
            <w:tcW w:w="302" w:type="dxa"/>
          </w:tcPr>
          <w:p w14:paraId="79AD2984" w14:textId="1AC86A7C" w:rsidR="00230BD8" w:rsidRPr="0089456A" w:rsidDel="00AB7021" w:rsidRDefault="00230BD8" w:rsidP="00D90BFA">
            <w:pPr>
              <w:spacing w:after="0" w:line="240" w:lineRule="auto"/>
              <w:rPr>
                <w:del w:id="2527" w:author="Elizabeth Marks" w:date="2021-04-29T05:30:00Z"/>
                <w:rFonts w:ascii="Times New Roman" w:eastAsia="Times New Roman" w:hAnsi="Times New Roman" w:cs="Times New Roman"/>
                <w:sz w:val="24"/>
                <w:szCs w:val="24"/>
                <w:lang w:eastAsia="en-CA"/>
              </w:rPr>
            </w:pPr>
          </w:p>
        </w:tc>
      </w:tr>
      <w:tr w:rsidR="00230BD8" w:rsidRPr="0089456A" w:rsidDel="00AB7021" w14:paraId="00AABE41" w14:textId="1E0E59BD" w:rsidTr="00D90BFA">
        <w:trPr>
          <w:trHeight w:val="255"/>
          <w:del w:id="2528" w:author="Elizabeth Marks" w:date="2021-04-29T05:30:00Z"/>
        </w:trPr>
        <w:tc>
          <w:tcPr>
            <w:tcW w:w="2160" w:type="dxa"/>
            <w:tcMar>
              <w:top w:w="0" w:type="dxa"/>
              <w:left w:w="0" w:type="dxa"/>
              <w:bottom w:w="0" w:type="dxa"/>
              <w:right w:w="0" w:type="dxa"/>
            </w:tcMar>
            <w:hideMark/>
          </w:tcPr>
          <w:p w14:paraId="4BBD3FA7" w14:textId="03F8A474" w:rsidR="00230BD8" w:rsidRPr="0089456A" w:rsidDel="00AB7021" w:rsidRDefault="00230BD8" w:rsidP="00D90BFA">
            <w:pPr>
              <w:spacing w:after="0" w:line="240" w:lineRule="auto"/>
              <w:rPr>
                <w:del w:id="2529" w:author="Elizabeth Marks" w:date="2021-04-29T05:30:00Z"/>
                <w:rFonts w:ascii="Times New Roman" w:eastAsia="Times New Roman" w:hAnsi="Times New Roman" w:cs="Times New Roman"/>
                <w:sz w:val="24"/>
                <w:szCs w:val="24"/>
                <w:lang w:eastAsia="en-CA"/>
              </w:rPr>
            </w:pPr>
            <w:del w:id="2530" w:author="Elizabeth Marks" w:date="2021-04-29T05:30:00Z">
              <w:r w:rsidRPr="0089456A" w:rsidDel="00AB7021">
                <w:rPr>
                  <w:rFonts w:ascii="Times New Roman" w:eastAsia="Times New Roman" w:hAnsi="Times New Roman" w:cs="Times New Roman"/>
                  <w:sz w:val="24"/>
                  <w:szCs w:val="24"/>
                  <w:lang w:eastAsia="en-CA"/>
                </w:rPr>
                <w:delText xml:space="preserve"> 5. Mistreatment 2</w:delText>
              </w:r>
            </w:del>
          </w:p>
        </w:tc>
        <w:tc>
          <w:tcPr>
            <w:tcW w:w="389" w:type="dxa"/>
            <w:tcMar>
              <w:top w:w="0" w:type="dxa"/>
              <w:left w:w="0" w:type="dxa"/>
              <w:bottom w:w="0" w:type="dxa"/>
              <w:right w:w="0" w:type="dxa"/>
            </w:tcMar>
          </w:tcPr>
          <w:p w14:paraId="363FCED3" w14:textId="74C9AD36" w:rsidR="00230BD8" w:rsidRPr="0089456A" w:rsidDel="00AB7021" w:rsidRDefault="00230BD8" w:rsidP="00D90BFA">
            <w:pPr>
              <w:spacing w:after="0" w:line="240" w:lineRule="auto"/>
              <w:jc w:val="right"/>
              <w:rPr>
                <w:del w:id="2531" w:author="Elizabeth Marks" w:date="2021-04-29T05:30:00Z"/>
                <w:rFonts w:ascii="Times New Roman" w:eastAsia="Times New Roman" w:hAnsi="Times New Roman" w:cs="Times New Roman"/>
                <w:sz w:val="24"/>
                <w:szCs w:val="24"/>
                <w:lang w:eastAsia="en-CA"/>
              </w:rPr>
            </w:pPr>
          </w:p>
        </w:tc>
        <w:tc>
          <w:tcPr>
            <w:tcW w:w="302" w:type="dxa"/>
          </w:tcPr>
          <w:p w14:paraId="48EE475F" w14:textId="7806DDDC" w:rsidR="00230BD8" w:rsidRPr="0089456A" w:rsidDel="00AB7021" w:rsidRDefault="00230BD8" w:rsidP="00D90BFA">
            <w:pPr>
              <w:spacing w:after="0" w:line="240" w:lineRule="auto"/>
              <w:rPr>
                <w:del w:id="2532" w:author="Elizabeth Marks" w:date="2021-04-29T05:30:00Z"/>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7834F5BA" w14:textId="3A7A3AD5" w:rsidR="00230BD8" w:rsidRPr="0089456A" w:rsidDel="00AB7021" w:rsidRDefault="00230BD8" w:rsidP="00D90BFA">
            <w:pPr>
              <w:spacing w:after="0" w:line="240" w:lineRule="auto"/>
              <w:jc w:val="right"/>
              <w:rPr>
                <w:del w:id="2533" w:author="Elizabeth Marks" w:date="2021-04-29T05:30:00Z"/>
                <w:rFonts w:ascii="Times New Roman" w:eastAsia="Times New Roman" w:hAnsi="Times New Roman" w:cs="Times New Roman"/>
                <w:sz w:val="24"/>
                <w:szCs w:val="24"/>
                <w:lang w:eastAsia="en-CA"/>
              </w:rPr>
            </w:pPr>
          </w:p>
        </w:tc>
        <w:tc>
          <w:tcPr>
            <w:tcW w:w="302" w:type="dxa"/>
          </w:tcPr>
          <w:p w14:paraId="22C3E831" w14:textId="7E2FC53B" w:rsidR="00230BD8" w:rsidRPr="0089456A" w:rsidDel="00AB7021" w:rsidRDefault="00230BD8" w:rsidP="00D90BFA">
            <w:pPr>
              <w:spacing w:after="0" w:line="240" w:lineRule="auto"/>
              <w:rPr>
                <w:del w:id="2534" w:author="Elizabeth Marks" w:date="2021-04-29T05:30:00Z"/>
                <w:rFonts w:ascii="Times New Roman" w:eastAsia="Times New Roman" w:hAnsi="Times New Roman" w:cs="Times New Roman"/>
                <w:b/>
                <w:bCs/>
                <w:sz w:val="24"/>
                <w:szCs w:val="24"/>
                <w:lang w:eastAsia="en-CA"/>
              </w:rPr>
            </w:pPr>
          </w:p>
        </w:tc>
        <w:tc>
          <w:tcPr>
            <w:tcW w:w="389" w:type="dxa"/>
            <w:tcMar>
              <w:top w:w="0" w:type="dxa"/>
              <w:left w:w="0" w:type="dxa"/>
              <w:bottom w:w="0" w:type="dxa"/>
              <w:right w:w="0" w:type="dxa"/>
            </w:tcMar>
          </w:tcPr>
          <w:p w14:paraId="50AF70F3" w14:textId="09AE700F" w:rsidR="00230BD8" w:rsidRPr="0089456A" w:rsidDel="00AB7021" w:rsidRDefault="00230BD8" w:rsidP="00D90BFA">
            <w:pPr>
              <w:spacing w:after="0" w:line="240" w:lineRule="auto"/>
              <w:jc w:val="right"/>
              <w:rPr>
                <w:del w:id="2535" w:author="Elizabeth Marks" w:date="2021-04-29T05:30:00Z"/>
                <w:rFonts w:ascii="Times New Roman" w:eastAsia="Times New Roman" w:hAnsi="Times New Roman" w:cs="Times New Roman"/>
                <w:b/>
                <w:bCs/>
                <w:sz w:val="24"/>
                <w:szCs w:val="24"/>
                <w:lang w:eastAsia="en-CA"/>
              </w:rPr>
            </w:pPr>
          </w:p>
        </w:tc>
        <w:tc>
          <w:tcPr>
            <w:tcW w:w="302" w:type="dxa"/>
          </w:tcPr>
          <w:p w14:paraId="758CE940" w14:textId="040D9A3D" w:rsidR="00230BD8" w:rsidRPr="0089456A" w:rsidDel="00AB7021" w:rsidRDefault="00230BD8" w:rsidP="00D90BFA">
            <w:pPr>
              <w:spacing w:after="0" w:line="240" w:lineRule="auto"/>
              <w:rPr>
                <w:del w:id="2536" w:author="Elizabeth Marks" w:date="2021-04-29T05:30:00Z"/>
                <w:rFonts w:ascii="Times New Roman" w:eastAsia="Times New Roman" w:hAnsi="Times New Roman" w:cs="Times New Roman"/>
                <w:b/>
                <w:bCs/>
                <w:sz w:val="24"/>
                <w:szCs w:val="24"/>
                <w:lang w:eastAsia="en-CA"/>
              </w:rPr>
            </w:pPr>
          </w:p>
        </w:tc>
        <w:tc>
          <w:tcPr>
            <w:tcW w:w="389" w:type="dxa"/>
            <w:tcMar>
              <w:top w:w="0" w:type="dxa"/>
              <w:left w:w="0" w:type="dxa"/>
              <w:bottom w:w="0" w:type="dxa"/>
              <w:right w:w="0" w:type="dxa"/>
            </w:tcMar>
          </w:tcPr>
          <w:p w14:paraId="39DD2753" w14:textId="18E2BEC6" w:rsidR="00230BD8" w:rsidRPr="0089456A" w:rsidDel="00AB7021" w:rsidRDefault="00230BD8" w:rsidP="00D90BFA">
            <w:pPr>
              <w:spacing w:after="0" w:line="240" w:lineRule="auto"/>
              <w:jc w:val="right"/>
              <w:rPr>
                <w:del w:id="2537" w:author="Elizabeth Marks" w:date="2021-04-29T05:30:00Z"/>
                <w:rFonts w:ascii="Times New Roman" w:eastAsia="Times New Roman" w:hAnsi="Times New Roman" w:cs="Times New Roman"/>
                <w:b/>
                <w:bCs/>
                <w:sz w:val="24"/>
                <w:szCs w:val="24"/>
                <w:lang w:eastAsia="en-CA"/>
              </w:rPr>
            </w:pPr>
          </w:p>
        </w:tc>
        <w:tc>
          <w:tcPr>
            <w:tcW w:w="302" w:type="dxa"/>
          </w:tcPr>
          <w:p w14:paraId="743A645B" w14:textId="4DBD76A3" w:rsidR="00230BD8" w:rsidRPr="0089456A" w:rsidDel="00AB7021" w:rsidRDefault="00230BD8" w:rsidP="00D90BFA">
            <w:pPr>
              <w:spacing w:after="0" w:line="240" w:lineRule="auto"/>
              <w:rPr>
                <w:del w:id="2538" w:author="Elizabeth Marks" w:date="2021-04-29T05:30:00Z"/>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7F28E2A7" w14:textId="787D3AB4" w:rsidR="00230BD8" w:rsidRPr="0089456A" w:rsidDel="00AB7021" w:rsidRDefault="00230BD8" w:rsidP="00D90BFA">
            <w:pPr>
              <w:spacing w:after="0" w:line="240" w:lineRule="auto"/>
              <w:jc w:val="right"/>
              <w:rPr>
                <w:del w:id="2539" w:author="Elizabeth Marks" w:date="2021-04-29T05:30:00Z"/>
                <w:rFonts w:ascii="Times New Roman" w:eastAsia="Times New Roman" w:hAnsi="Times New Roman" w:cs="Times New Roman"/>
                <w:sz w:val="24"/>
                <w:szCs w:val="24"/>
                <w:lang w:eastAsia="en-CA"/>
              </w:rPr>
            </w:pPr>
          </w:p>
        </w:tc>
        <w:tc>
          <w:tcPr>
            <w:tcW w:w="302" w:type="dxa"/>
          </w:tcPr>
          <w:p w14:paraId="5E8C1A93" w14:textId="77421661" w:rsidR="00230BD8" w:rsidRPr="0089456A" w:rsidDel="00AB7021" w:rsidRDefault="00230BD8" w:rsidP="00D90BFA">
            <w:pPr>
              <w:spacing w:after="0" w:line="240" w:lineRule="auto"/>
              <w:rPr>
                <w:del w:id="2540" w:author="Elizabeth Marks" w:date="2021-04-29T05:30:00Z"/>
                <w:rFonts w:ascii="Times New Roman" w:eastAsia="Times New Roman" w:hAnsi="Times New Roman" w:cs="Times New Roman"/>
                <w:sz w:val="24"/>
                <w:szCs w:val="24"/>
                <w:lang w:eastAsia="en-CA"/>
              </w:rPr>
            </w:pPr>
          </w:p>
        </w:tc>
        <w:tc>
          <w:tcPr>
            <w:tcW w:w="389" w:type="dxa"/>
            <w:tcMar>
              <w:top w:w="0" w:type="dxa"/>
              <w:left w:w="108" w:type="dxa"/>
              <w:bottom w:w="0" w:type="dxa"/>
              <w:right w:w="108" w:type="dxa"/>
            </w:tcMar>
          </w:tcPr>
          <w:p w14:paraId="3FE4679F" w14:textId="3D618558" w:rsidR="00230BD8" w:rsidRPr="0089456A" w:rsidDel="00AB7021" w:rsidRDefault="00230BD8" w:rsidP="00D90BFA">
            <w:pPr>
              <w:spacing w:after="0" w:line="240" w:lineRule="auto"/>
              <w:rPr>
                <w:del w:id="2541" w:author="Elizabeth Marks" w:date="2021-04-29T05:30:00Z"/>
                <w:rFonts w:ascii="Times New Roman" w:eastAsia="Times New Roman" w:hAnsi="Times New Roman" w:cs="Times New Roman"/>
                <w:sz w:val="24"/>
                <w:szCs w:val="24"/>
                <w:lang w:eastAsia="en-CA"/>
              </w:rPr>
            </w:pPr>
          </w:p>
        </w:tc>
        <w:tc>
          <w:tcPr>
            <w:tcW w:w="302" w:type="dxa"/>
          </w:tcPr>
          <w:p w14:paraId="38682005" w14:textId="61454F6B" w:rsidR="00230BD8" w:rsidRPr="0089456A" w:rsidDel="00AB7021" w:rsidRDefault="00230BD8" w:rsidP="00D90BFA">
            <w:pPr>
              <w:spacing w:after="0" w:line="240" w:lineRule="auto"/>
              <w:rPr>
                <w:del w:id="2542" w:author="Elizabeth Marks" w:date="2021-04-29T05:30:00Z"/>
                <w:rFonts w:ascii="Times New Roman" w:eastAsia="Times New Roman" w:hAnsi="Times New Roman" w:cs="Times New Roman"/>
                <w:sz w:val="24"/>
                <w:szCs w:val="24"/>
                <w:lang w:eastAsia="en-CA"/>
              </w:rPr>
            </w:pPr>
          </w:p>
        </w:tc>
        <w:tc>
          <w:tcPr>
            <w:tcW w:w="389" w:type="dxa"/>
          </w:tcPr>
          <w:p w14:paraId="0DA130D1" w14:textId="3B049C87" w:rsidR="00230BD8" w:rsidRPr="0089456A" w:rsidDel="00AB7021" w:rsidRDefault="00230BD8" w:rsidP="00D90BFA">
            <w:pPr>
              <w:spacing w:after="0" w:line="240" w:lineRule="auto"/>
              <w:rPr>
                <w:del w:id="2543" w:author="Elizabeth Marks" w:date="2021-04-29T05:30:00Z"/>
                <w:rFonts w:ascii="Times New Roman" w:eastAsia="Times New Roman" w:hAnsi="Times New Roman" w:cs="Times New Roman"/>
                <w:sz w:val="24"/>
                <w:szCs w:val="24"/>
                <w:lang w:eastAsia="en-CA"/>
              </w:rPr>
            </w:pPr>
          </w:p>
        </w:tc>
        <w:tc>
          <w:tcPr>
            <w:tcW w:w="302" w:type="dxa"/>
          </w:tcPr>
          <w:p w14:paraId="7BDA82F6" w14:textId="3AF5CD05" w:rsidR="00230BD8" w:rsidRPr="0089456A" w:rsidDel="00AB7021" w:rsidRDefault="00230BD8" w:rsidP="00D90BFA">
            <w:pPr>
              <w:spacing w:after="0" w:line="240" w:lineRule="auto"/>
              <w:rPr>
                <w:del w:id="2544" w:author="Elizabeth Marks" w:date="2021-04-29T05:30:00Z"/>
                <w:rFonts w:ascii="Times New Roman" w:eastAsia="Times New Roman" w:hAnsi="Times New Roman" w:cs="Times New Roman"/>
                <w:sz w:val="24"/>
                <w:szCs w:val="24"/>
                <w:lang w:eastAsia="en-CA"/>
              </w:rPr>
            </w:pPr>
          </w:p>
        </w:tc>
        <w:tc>
          <w:tcPr>
            <w:tcW w:w="389" w:type="dxa"/>
          </w:tcPr>
          <w:p w14:paraId="08DF0AAF" w14:textId="02C71AD4" w:rsidR="00230BD8" w:rsidRPr="0089456A" w:rsidDel="00AB7021" w:rsidRDefault="00230BD8" w:rsidP="00D90BFA">
            <w:pPr>
              <w:spacing w:after="0" w:line="240" w:lineRule="auto"/>
              <w:rPr>
                <w:del w:id="2545" w:author="Elizabeth Marks" w:date="2021-04-29T05:30:00Z"/>
                <w:rFonts w:ascii="Times New Roman" w:eastAsia="Times New Roman" w:hAnsi="Times New Roman" w:cs="Times New Roman"/>
                <w:sz w:val="24"/>
                <w:szCs w:val="24"/>
                <w:lang w:eastAsia="en-CA"/>
              </w:rPr>
            </w:pPr>
          </w:p>
        </w:tc>
        <w:tc>
          <w:tcPr>
            <w:tcW w:w="302" w:type="dxa"/>
          </w:tcPr>
          <w:p w14:paraId="6FA9A407" w14:textId="2B5CDA9C" w:rsidR="00230BD8" w:rsidRPr="0089456A" w:rsidDel="00AB7021" w:rsidRDefault="00230BD8" w:rsidP="00D90BFA">
            <w:pPr>
              <w:spacing w:after="0" w:line="240" w:lineRule="auto"/>
              <w:rPr>
                <w:del w:id="2546" w:author="Elizabeth Marks" w:date="2021-04-29T05:30:00Z"/>
                <w:rFonts w:ascii="Times New Roman" w:eastAsia="Times New Roman" w:hAnsi="Times New Roman" w:cs="Times New Roman"/>
                <w:sz w:val="24"/>
                <w:szCs w:val="24"/>
                <w:lang w:eastAsia="en-CA"/>
              </w:rPr>
            </w:pPr>
          </w:p>
        </w:tc>
        <w:tc>
          <w:tcPr>
            <w:tcW w:w="389" w:type="dxa"/>
          </w:tcPr>
          <w:p w14:paraId="5A06932F" w14:textId="243B50DE" w:rsidR="00230BD8" w:rsidRPr="0089456A" w:rsidDel="00AB7021" w:rsidRDefault="00230BD8" w:rsidP="00D90BFA">
            <w:pPr>
              <w:spacing w:after="0" w:line="240" w:lineRule="auto"/>
              <w:rPr>
                <w:del w:id="2547" w:author="Elizabeth Marks" w:date="2021-04-29T05:30:00Z"/>
                <w:rFonts w:ascii="Times New Roman" w:eastAsia="Times New Roman" w:hAnsi="Times New Roman" w:cs="Times New Roman"/>
                <w:sz w:val="24"/>
                <w:szCs w:val="24"/>
                <w:lang w:eastAsia="en-CA"/>
              </w:rPr>
            </w:pPr>
          </w:p>
        </w:tc>
        <w:tc>
          <w:tcPr>
            <w:tcW w:w="302" w:type="dxa"/>
          </w:tcPr>
          <w:p w14:paraId="4949489E" w14:textId="129A15FD" w:rsidR="00230BD8" w:rsidRPr="0089456A" w:rsidDel="00AB7021" w:rsidRDefault="00230BD8" w:rsidP="00D90BFA">
            <w:pPr>
              <w:spacing w:after="0" w:line="240" w:lineRule="auto"/>
              <w:rPr>
                <w:del w:id="2548" w:author="Elizabeth Marks" w:date="2021-04-29T05:30:00Z"/>
                <w:rFonts w:ascii="Times New Roman" w:eastAsia="Times New Roman" w:hAnsi="Times New Roman" w:cs="Times New Roman"/>
                <w:sz w:val="24"/>
                <w:szCs w:val="24"/>
                <w:lang w:eastAsia="en-CA"/>
              </w:rPr>
            </w:pPr>
          </w:p>
        </w:tc>
        <w:tc>
          <w:tcPr>
            <w:tcW w:w="389" w:type="dxa"/>
          </w:tcPr>
          <w:p w14:paraId="1B73A75F" w14:textId="3C4A4D5F" w:rsidR="00230BD8" w:rsidRPr="0089456A" w:rsidDel="00AB7021" w:rsidRDefault="00230BD8" w:rsidP="00D90BFA">
            <w:pPr>
              <w:spacing w:after="0" w:line="240" w:lineRule="auto"/>
              <w:rPr>
                <w:del w:id="2549" w:author="Elizabeth Marks" w:date="2021-04-29T05:30:00Z"/>
                <w:rFonts w:ascii="Times New Roman" w:eastAsia="Times New Roman" w:hAnsi="Times New Roman" w:cs="Times New Roman"/>
                <w:sz w:val="24"/>
                <w:szCs w:val="24"/>
                <w:lang w:eastAsia="en-CA"/>
              </w:rPr>
            </w:pPr>
          </w:p>
        </w:tc>
        <w:tc>
          <w:tcPr>
            <w:tcW w:w="302" w:type="dxa"/>
          </w:tcPr>
          <w:p w14:paraId="3EE8B669" w14:textId="098713C6" w:rsidR="00230BD8" w:rsidRPr="0089456A" w:rsidDel="00AB7021" w:rsidRDefault="00230BD8" w:rsidP="00D90BFA">
            <w:pPr>
              <w:spacing w:after="0" w:line="240" w:lineRule="auto"/>
              <w:rPr>
                <w:del w:id="2550" w:author="Elizabeth Marks" w:date="2021-04-29T05:30:00Z"/>
                <w:rFonts w:ascii="Times New Roman" w:eastAsia="Times New Roman" w:hAnsi="Times New Roman" w:cs="Times New Roman"/>
                <w:sz w:val="24"/>
                <w:szCs w:val="24"/>
                <w:lang w:eastAsia="en-CA"/>
              </w:rPr>
            </w:pPr>
          </w:p>
        </w:tc>
      </w:tr>
      <w:tr w:rsidR="00230BD8" w:rsidRPr="0089456A" w:rsidDel="00AB7021" w14:paraId="0BCB3A5A" w14:textId="5141247D" w:rsidTr="00D90BFA">
        <w:trPr>
          <w:trHeight w:val="269"/>
          <w:del w:id="2551" w:author="Elizabeth Marks" w:date="2021-04-29T05:30:00Z"/>
        </w:trPr>
        <w:tc>
          <w:tcPr>
            <w:tcW w:w="2160" w:type="dxa"/>
            <w:tcMar>
              <w:top w:w="0" w:type="dxa"/>
              <w:left w:w="0" w:type="dxa"/>
              <w:bottom w:w="0" w:type="dxa"/>
              <w:right w:w="0" w:type="dxa"/>
            </w:tcMar>
            <w:hideMark/>
          </w:tcPr>
          <w:p w14:paraId="31516A81" w14:textId="2B935453" w:rsidR="00230BD8" w:rsidRPr="0089456A" w:rsidDel="00AB7021" w:rsidRDefault="00230BD8" w:rsidP="00D90BFA">
            <w:pPr>
              <w:spacing w:after="0" w:line="240" w:lineRule="auto"/>
              <w:rPr>
                <w:del w:id="2552" w:author="Elizabeth Marks" w:date="2021-04-29T05:30:00Z"/>
                <w:rFonts w:ascii="Times New Roman" w:eastAsia="Times New Roman" w:hAnsi="Times New Roman" w:cs="Times New Roman"/>
                <w:sz w:val="24"/>
                <w:szCs w:val="24"/>
                <w:lang w:eastAsia="en-CA"/>
              </w:rPr>
            </w:pPr>
            <w:del w:id="2553" w:author="Elizabeth Marks" w:date="2021-04-29T05:30:00Z">
              <w:r w:rsidRPr="0089456A" w:rsidDel="00AB7021">
                <w:rPr>
                  <w:rFonts w:ascii="Times New Roman" w:eastAsia="Times New Roman" w:hAnsi="Times New Roman" w:cs="Times New Roman"/>
                  <w:sz w:val="24"/>
                  <w:szCs w:val="24"/>
                  <w:lang w:eastAsia="en-CA"/>
                </w:rPr>
                <w:delText xml:space="preserve"> 6. Perfectionism 1</w:delText>
              </w:r>
            </w:del>
          </w:p>
        </w:tc>
        <w:tc>
          <w:tcPr>
            <w:tcW w:w="389" w:type="dxa"/>
            <w:tcMar>
              <w:top w:w="0" w:type="dxa"/>
              <w:left w:w="0" w:type="dxa"/>
              <w:bottom w:w="0" w:type="dxa"/>
              <w:right w:w="0" w:type="dxa"/>
            </w:tcMar>
          </w:tcPr>
          <w:p w14:paraId="1B6F94C2" w14:textId="4E16AFF2" w:rsidR="00230BD8" w:rsidRPr="0089456A" w:rsidDel="00AB7021" w:rsidRDefault="00230BD8" w:rsidP="00D90BFA">
            <w:pPr>
              <w:spacing w:after="0" w:line="240" w:lineRule="auto"/>
              <w:jc w:val="right"/>
              <w:rPr>
                <w:del w:id="2554" w:author="Elizabeth Marks" w:date="2021-04-29T05:30:00Z"/>
                <w:rFonts w:ascii="Times New Roman" w:eastAsia="Times New Roman" w:hAnsi="Times New Roman" w:cs="Times New Roman"/>
                <w:sz w:val="24"/>
                <w:szCs w:val="24"/>
                <w:lang w:eastAsia="en-CA"/>
              </w:rPr>
            </w:pPr>
          </w:p>
        </w:tc>
        <w:tc>
          <w:tcPr>
            <w:tcW w:w="302" w:type="dxa"/>
          </w:tcPr>
          <w:p w14:paraId="22AA96CE" w14:textId="5768AECE" w:rsidR="00230BD8" w:rsidRPr="0089456A" w:rsidDel="00AB7021" w:rsidRDefault="00230BD8" w:rsidP="00D90BFA">
            <w:pPr>
              <w:spacing w:after="0" w:line="240" w:lineRule="auto"/>
              <w:rPr>
                <w:del w:id="2555" w:author="Elizabeth Marks" w:date="2021-04-29T05:30:00Z"/>
                <w:rFonts w:ascii="Times New Roman" w:eastAsia="Times New Roman" w:hAnsi="Times New Roman" w:cs="Times New Roman"/>
                <w:b/>
                <w:bCs/>
                <w:sz w:val="24"/>
                <w:szCs w:val="24"/>
                <w:lang w:eastAsia="en-CA"/>
              </w:rPr>
            </w:pPr>
          </w:p>
        </w:tc>
        <w:tc>
          <w:tcPr>
            <w:tcW w:w="389" w:type="dxa"/>
            <w:tcMar>
              <w:top w:w="0" w:type="dxa"/>
              <w:left w:w="0" w:type="dxa"/>
              <w:bottom w:w="0" w:type="dxa"/>
              <w:right w:w="0" w:type="dxa"/>
            </w:tcMar>
          </w:tcPr>
          <w:p w14:paraId="05682123" w14:textId="6606F125" w:rsidR="00230BD8" w:rsidRPr="0089456A" w:rsidDel="00AB7021" w:rsidRDefault="00230BD8" w:rsidP="00D90BFA">
            <w:pPr>
              <w:spacing w:after="0" w:line="240" w:lineRule="auto"/>
              <w:jc w:val="right"/>
              <w:rPr>
                <w:del w:id="2556" w:author="Elizabeth Marks" w:date="2021-04-29T05:30:00Z"/>
                <w:rFonts w:ascii="Times New Roman" w:eastAsia="Times New Roman" w:hAnsi="Times New Roman" w:cs="Times New Roman"/>
                <w:b/>
                <w:bCs/>
                <w:sz w:val="24"/>
                <w:szCs w:val="24"/>
                <w:lang w:eastAsia="en-CA"/>
              </w:rPr>
            </w:pPr>
          </w:p>
        </w:tc>
        <w:tc>
          <w:tcPr>
            <w:tcW w:w="302" w:type="dxa"/>
          </w:tcPr>
          <w:p w14:paraId="06CBF1B4" w14:textId="335E1041" w:rsidR="00230BD8" w:rsidRPr="0089456A" w:rsidDel="00AB7021" w:rsidRDefault="00230BD8" w:rsidP="00D90BFA">
            <w:pPr>
              <w:spacing w:after="0" w:line="240" w:lineRule="auto"/>
              <w:rPr>
                <w:del w:id="2557" w:author="Elizabeth Marks" w:date="2021-04-29T05:30:00Z"/>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59044824" w14:textId="3AA25219" w:rsidR="00230BD8" w:rsidRPr="0089456A" w:rsidDel="00AB7021" w:rsidRDefault="00230BD8" w:rsidP="00D90BFA">
            <w:pPr>
              <w:spacing w:after="0" w:line="240" w:lineRule="auto"/>
              <w:jc w:val="right"/>
              <w:rPr>
                <w:del w:id="2558" w:author="Elizabeth Marks" w:date="2021-04-29T05:30:00Z"/>
                <w:rFonts w:ascii="Times New Roman" w:eastAsia="Times New Roman" w:hAnsi="Times New Roman" w:cs="Times New Roman"/>
                <w:sz w:val="24"/>
                <w:szCs w:val="24"/>
                <w:lang w:eastAsia="en-CA"/>
              </w:rPr>
            </w:pPr>
          </w:p>
        </w:tc>
        <w:tc>
          <w:tcPr>
            <w:tcW w:w="302" w:type="dxa"/>
          </w:tcPr>
          <w:p w14:paraId="145062B0" w14:textId="003463AD" w:rsidR="00230BD8" w:rsidRPr="0089456A" w:rsidDel="00AB7021" w:rsidRDefault="00230BD8" w:rsidP="00D90BFA">
            <w:pPr>
              <w:spacing w:after="0" w:line="240" w:lineRule="auto"/>
              <w:rPr>
                <w:del w:id="2559" w:author="Elizabeth Marks" w:date="2021-04-29T05:30:00Z"/>
                <w:rFonts w:ascii="Times New Roman" w:eastAsia="Times New Roman" w:hAnsi="Times New Roman" w:cs="Times New Roman"/>
                <w:b/>
                <w:bCs/>
                <w:sz w:val="24"/>
                <w:szCs w:val="24"/>
                <w:lang w:eastAsia="en-CA"/>
              </w:rPr>
            </w:pPr>
          </w:p>
        </w:tc>
        <w:tc>
          <w:tcPr>
            <w:tcW w:w="389" w:type="dxa"/>
            <w:tcMar>
              <w:top w:w="0" w:type="dxa"/>
              <w:left w:w="0" w:type="dxa"/>
              <w:bottom w:w="0" w:type="dxa"/>
              <w:right w:w="0" w:type="dxa"/>
            </w:tcMar>
          </w:tcPr>
          <w:p w14:paraId="6AE6AE63" w14:textId="74E0881C" w:rsidR="00230BD8" w:rsidRPr="0089456A" w:rsidDel="00AB7021" w:rsidRDefault="00230BD8" w:rsidP="00D90BFA">
            <w:pPr>
              <w:spacing w:after="0" w:line="240" w:lineRule="auto"/>
              <w:jc w:val="right"/>
              <w:rPr>
                <w:del w:id="2560" w:author="Elizabeth Marks" w:date="2021-04-29T05:30:00Z"/>
                <w:rFonts w:ascii="Times New Roman" w:eastAsia="Times New Roman" w:hAnsi="Times New Roman" w:cs="Times New Roman"/>
                <w:b/>
                <w:bCs/>
                <w:sz w:val="24"/>
                <w:szCs w:val="24"/>
                <w:lang w:eastAsia="en-CA"/>
              </w:rPr>
            </w:pPr>
          </w:p>
        </w:tc>
        <w:tc>
          <w:tcPr>
            <w:tcW w:w="302" w:type="dxa"/>
          </w:tcPr>
          <w:p w14:paraId="2EBCEB80" w14:textId="64D29714" w:rsidR="00230BD8" w:rsidRPr="0089456A" w:rsidDel="00AB7021" w:rsidRDefault="00230BD8" w:rsidP="00D90BFA">
            <w:pPr>
              <w:spacing w:after="0" w:line="240" w:lineRule="auto"/>
              <w:rPr>
                <w:del w:id="2561" w:author="Elizabeth Marks" w:date="2021-04-29T05:30:00Z"/>
                <w:rFonts w:ascii="Times New Roman" w:eastAsia="Times New Roman" w:hAnsi="Times New Roman" w:cs="Times New Roman"/>
                <w:b/>
                <w:bCs/>
                <w:sz w:val="24"/>
                <w:szCs w:val="24"/>
                <w:lang w:eastAsia="en-CA"/>
              </w:rPr>
            </w:pPr>
          </w:p>
        </w:tc>
        <w:tc>
          <w:tcPr>
            <w:tcW w:w="389" w:type="dxa"/>
            <w:tcMar>
              <w:top w:w="0" w:type="dxa"/>
              <w:left w:w="0" w:type="dxa"/>
              <w:bottom w:w="0" w:type="dxa"/>
              <w:right w:w="0" w:type="dxa"/>
            </w:tcMar>
          </w:tcPr>
          <w:p w14:paraId="20A357C2" w14:textId="7DFABAB2" w:rsidR="00230BD8" w:rsidRPr="0089456A" w:rsidDel="00AB7021" w:rsidRDefault="00230BD8" w:rsidP="00D90BFA">
            <w:pPr>
              <w:spacing w:after="0" w:line="240" w:lineRule="auto"/>
              <w:jc w:val="right"/>
              <w:rPr>
                <w:del w:id="2562" w:author="Elizabeth Marks" w:date="2021-04-29T05:30:00Z"/>
                <w:rFonts w:ascii="Times New Roman" w:eastAsia="Times New Roman" w:hAnsi="Times New Roman" w:cs="Times New Roman"/>
                <w:b/>
                <w:bCs/>
                <w:sz w:val="24"/>
                <w:szCs w:val="24"/>
                <w:lang w:eastAsia="en-CA"/>
              </w:rPr>
            </w:pPr>
          </w:p>
        </w:tc>
        <w:tc>
          <w:tcPr>
            <w:tcW w:w="302" w:type="dxa"/>
          </w:tcPr>
          <w:p w14:paraId="356A612E" w14:textId="16D9361A" w:rsidR="00230BD8" w:rsidRPr="0089456A" w:rsidDel="00AB7021" w:rsidRDefault="00230BD8" w:rsidP="00D90BFA">
            <w:pPr>
              <w:spacing w:after="0" w:line="240" w:lineRule="auto"/>
              <w:rPr>
                <w:del w:id="2563" w:author="Elizabeth Marks" w:date="2021-04-29T05:30:00Z"/>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4D1EE1ED" w14:textId="25FD4B9A" w:rsidR="00230BD8" w:rsidRPr="0089456A" w:rsidDel="00AB7021" w:rsidRDefault="00230BD8" w:rsidP="00D90BFA">
            <w:pPr>
              <w:spacing w:after="0" w:line="240" w:lineRule="auto"/>
              <w:jc w:val="right"/>
              <w:rPr>
                <w:del w:id="2564" w:author="Elizabeth Marks" w:date="2021-04-29T05:30:00Z"/>
                <w:rFonts w:ascii="Times New Roman" w:eastAsia="Times New Roman" w:hAnsi="Times New Roman" w:cs="Times New Roman"/>
                <w:sz w:val="24"/>
                <w:szCs w:val="24"/>
                <w:lang w:eastAsia="en-CA"/>
              </w:rPr>
            </w:pPr>
          </w:p>
        </w:tc>
        <w:tc>
          <w:tcPr>
            <w:tcW w:w="302" w:type="dxa"/>
          </w:tcPr>
          <w:p w14:paraId="34CE0E20" w14:textId="014A29B7" w:rsidR="00230BD8" w:rsidRPr="0089456A" w:rsidDel="00AB7021" w:rsidRDefault="00230BD8" w:rsidP="00D90BFA">
            <w:pPr>
              <w:spacing w:after="0" w:line="240" w:lineRule="auto"/>
              <w:rPr>
                <w:del w:id="2565" w:author="Elizabeth Marks" w:date="2021-04-29T05:30:00Z"/>
                <w:rFonts w:ascii="Times New Roman" w:eastAsia="Times New Roman" w:hAnsi="Times New Roman" w:cs="Times New Roman"/>
                <w:sz w:val="24"/>
                <w:szCs w:val="24"/>
                <w:lang w:eastAsia="en-CA"/>
              </w:rPr>
            </w:pPr>
          </w:p>
        </w:tc>
        <w:tc>
          <w:tcPr>
            <w:tcW w:w="389" w:type="dxa"/>
          </w:tcPr>
          <w:p w14:paraId="6000B0F9" w14:textId="152F11FF" w:rsidR="00230BD8" w:rsidRPr="0089456A" w:rsidDel="00AB7021" w:rsidRDefault="00230BD8" w:rsidP="00D90BFA">
            <w:pPr>
              <w:spacing w:after="0" w:line="240" w:lineRule="auto"/>
              <w:jc w:val="center"/>
              <w:rPr>
                <w:del w:id="2566" w:author="Elizabeth Marks" w:date="2021-04-29T05:30:00Z"/>
                <w:rFonts w:ascii="Times New Roman" w:eastAsia="Times New Roman" w:hAnsi="Times New Roman" w:cs="Times New Roman"/>
                <w:sz w:val="24"/>
                <w:szCs w:val="24"/>
                <w:lang w:eastAsia="en-CA"/>
              </w:rPr>
            </w:pPr>
          </w:p>
        </w:tc>
        <w:tc>
          <w:tcPr>
            <w:tcW w:w="302" w:type="dxa"/>
          </w:tcPr>
          <w:p w14:paraId="15922803" w14:textId="49D2262D" w:rsidR="00230BD8" w:rsidRPr="0089456A" w:rsidDel="00AB7021" w:rsidRDefault="00230BD8" w:rsidP="00D90BFA">
            <w:pPr>
              <w:spacing w:after="0" w:line="240" w:lineRule="auto"/>
              <w:rPr>
                <w:del w:id="2567" w:author="Elizabeth Marks" w:date="2021-04-29T05:30:00Z"/>
                <w:rFonts w:ascii="Times New Roman" w:eastAsia="Times New Roman" w:hAnsi="Times New Roman" w:cs="Times New Roman"/>
                <w:sz w:val="24"/>
                <w:szCs w:val="24"/>
                <w:lang w:eastAsia="en-CA"/>
              </w:rPr>
            </w:pPr>
          </w:p>
        </w:tc>
        <w:tc>
          <w:tcPr>
            <w:tcW w:w="389" w:type="dxa"/>
          </w:tcPr>
          <w:p w14:paraId="2315AF9E" w14:textId="1E0F56B7" w:rsidR="00230BD8" w:rsidRPr="0089456A" w:rsidDel="00AB7021" w:rsidRDefault="00230BD8" w:rsidP="00D90BFA">
            <w:pPr>
              <w:spacing w:after="0" w:line="240" w:lineRule="auto"/>
              <w:rPr>
                <w:del w:id="2568" w:author="Elizabeth Marks" w:date="2021-04-29T05:30:00Z"/>
                <w:rFonts w:ascii="Times New Roman" w:eastAsia="Times New Roman" w:hAnsi="Times New Roman" w:cs="Times New Roman"/>
                <w:sz w:val="24"/>
                <w:szCs w:val="24"/>
                <w:lang w:eastAsia="en-CA"/>
              </w:rPr>
            </w:pPr>
          </w:p>
        </w:tc>
        <w:tc>
          <w:tcPr>
            <w:tcW w:w="302" w:type="dxa"/>
          </w:tcPr>
          <w:p w14:paraId="11FF008A" w14:textId="4D7E7BDA" w:rsidR="00230BD8" w:rsidRPr="0089456A" w:rsidDel="00AB7021" w:rsidRDefault="00230BD8" w:rsidP="00D90BFA">
            <w:pPr>
              <w:spacing w:after="0" w:line="240" w:lineRule="auto"/>
              <w:rPr>
                <w:del w:id="2569" w:author="Elizabeth Marks" w:date="2021-04-29T05:30:00Z"/>
                <w:rFonts w:ascii="Times New Roman" w:eastAsia="Times New Roman" w:hAnsi="Times New Roman" w:cs="Times New Roman"/>
                <w:sz w:val="24"/>
                <w:szCs w:val="24"/>
                <w:lang w:eastAsia="en-CA"/>
              </w:rPr>
            </w:pPr>
          </w:p>
        </w:tc>
        <w:tc>
          <w:tcPr>
            <w:tcW w:w="389" w:type="dxa"/>
          </w:tcPr>
          <w:p w14:paraId="7EC47430" w14:textId="08623E14" w:rsidR="00230BD8" w:rsidRPr="0089456A" w:rsidDel="00AB7021" w:rsidRDefault="00230BD8" w:rsidP="00D90BFA">
            <w:pPr>
              <w:spacing w:after="0" w:line="240" w:lineRule="auto"/>
              <w:rPr>
                <w:del w:id="2570" w:author="Elizabeth Marks" w:date="2021-04-29T05:30:00Z"/>
                <w:rFonts w:ascii="Times New Roman" w:eastAsia="Times New Roman" w:hAnsi="Times New Roman" w:cs="Times New Roman"/>
                <w:sz w:val="24"/>
                <w:szCs w:val="24"/>
                <w:lang w:eastAsia="en-CA"/>
              </w:rPr>
            </w:pPr>
          </w:p>
        </w:tc>
        <w:tc>
          <w:tcPr>
            <w:tcW w:w="302" w:type="dxa"/>
          </w:tcPr>
          <w:p w14:paraId="51AA4F45" w14:textId="3BF43D9D" w:rsidR="00230BD8" w:rsidRPr="0089456A" w:rsidDel="00AB7021" w:rsidRDefault="00230BD8" w:rsidP="00D90BFA">
            <w:pPr>
              <w:spacing w:after="0" w:line="240" w:lineRule="auto"/>
              <w:rPr>
                <w:del w:id="2571" w:author="Elizabeth Marks" w:date="2021-04-29T05:30:00Z"/>
                <w:rFonts w:ascii="Times New Roman" w:eastAsia="Times New Roman" w:hAnsi="Times New Roman" w:cs="Times New Roman"/>
                <w:sz w:val="24"/>
                <w:szCs w:val="24"/>
                <w:lang w:eastAsia="en-CA"/>
              </w:rPr>
            </w:pPr>
          </w:p>
        </w:tc>
        <w:tc>
          <w:tcPr>
            <w:tcW w:w="389" w:type="dxa"/>
          </w:tcPr>
          <w:p w14:paraId="0DAFF165" w14:textId="23EC7A4B" w:rsidR="00230BD8" w:rsidRPr="0089456A" w:rsidDel="00AB7021" w:rsidRDefault="00230BD8" w:rsidP="00D90BFA">
            <w:pPr>
              <w:spacing w:after="0" w:line="240" w:lineRule="auto"/>
              <w:rPr>
                <w:del w:id="2572" w:author="Elizabeth Marks" w:date="2021-04-29T05:30:00Z"/>
                <w:rFonts w:ascii="Times New Roman" w:eastAsia="Times New Roman" w:hAnsi="Times New Roman" w:cs="Times New Roman"/>
                <w:sz w:val="24"/>
                <w:szCs w:val="24"/>
                <w:lang w:eastAsia="en-CA"/>
              </w:rPr>
            </w:pPr>
          </w:p>
        </w:tc>
        <w:tc>
          <w:tcPr>
            <w:tcW w:w="302" w:type="dxa"/>
          </w:tcPr>
          <w:p w14:paraId="31CC75AD" w14:textId="421C42F2" w:rsidR="00230BD8" w:rsidRPr="0089456A" w:rsidDel="00AB7021" w:rsidRDefault="00230BD8" w:rsidP="00D90BFA">
            <w:pPr>
              <w:spacing w:after="0" w:line="240" w:lineRule="auto"/>
              <w:rPr>
                <w:del w:id="2573" w:author="Elizabeth Marks" w:date="2021-04-29T05:30:00Z"/>
                <w:rFonts w:ascii="Times New Roman" w:eastAsia="Times New Roman" w:hAnsi="Times New Roman" w:cs="Times New Roman"/>
                <w:sz w:val="24"/>
                <w:szCs w:val="24"/>
                <w:lang w:eastAsia="en-CA"/>
              </w:rPr>
            </w:pPr>
          </w:p>
        </w:tc>
      </w:tr>
      <w:tr w:rsidR="00230BD8" w:rsidRPr="0089456A" w:rsidDel="00AB7021" w14:paraId="62A14AA7" w14:textId="3939B743" w:rsidTr="00D90BFA">
        <w:trPr>
          <w:trHeight w:val="255"/>
          <w:del w:id="2574" w:author="Elizabeth Marks" w:date="2021-04-29T05:30:00Z"/>
        </w:trPr>
        <w:tc>
          <w:tcPr>
            <w:tcW w:w="2160" w:type="dxa"/>
            <w:tcMar>
              <w:top w:w="0" w:type="dxa"/>
              <w:left w:w="0" w:type="dxa"/>
              <w:bottom w:w="0" w:type="dxa"/>
              <w:right w:w="0" w:type="dxa"/>
            </w:tcMar>
            <w:hideMark/>
          </w:tcPr>
          <w:p w14:paraId="0E8A53A2" w14:textId="693B01D2" w:rsidR="00230BD8" w:rsidRPr="0089456A" w:rsidDel="00AB7021" w:rsidRDefault="00230BD8" w:rsidP="00D90BFA">
            <w:pPr>
              <w:spacing w:after="0" w:line="240" w:lineRule="auto"/>
              <w:rPr>
                <w:del w:id="2575" w:author="Elizabeth Marks" w:date="2021-04-29T05:30:00Z"/>
                <w:rFonts w:ascii="Times New Roman" w:eastAsia="Times New Roman" w:hAnsi="Times New Roman" w:cs="Times New Roman"/>
                <w:sz w:val="24"/>
                <w:szCs w:val="24"/>
                <w:lang w:eastAsia="en-CA"/>
              </w:rPr>
            </w:pPr>
            <w:del w:id="2576" w:author="Elizabeth Marks" w:date="2021-04-29T05:30:00Z">
              <w:r w:rsidRPr="0089456A" w:rsidDel="00AB7021">
                <w:rPr>
                  <w:rFonts w:ascii="Times New Roman" w:eastAsia="Times New Roman" w:hAnsi="Times New Roman" w:cs="Times New Roman"/>
                  <w:sz w:val="24"/>
                  <w:szCs w:val="24"/>
                  <w:lang w:eastAsia="en-CA"/>
                </w:rPr>
                <w:delText xml:space="preserve"> 7. Perfectionism 2</w:delText>
              </w:r>
            </w:del>
          </w:p>
        </w:tc>
        <w:tc>
          <w:tcPr>
            <w:tcW w:w="389" w:type="dxa"/>
            <w:tcMar>
              <w:top w:w="0" w:type="dxa"/>
              <w:left w:w="0" w:type="dxa"/>
              <w:bottom w:w="0" w:type="dxa"/>
              <w:right w:w="0" w:type="dxa"/>
            </w:tcMar>
          </w:tcPr>
          <w:p w14:paraId="6BB72585" w14:textId="17C1BCD8" w:rsidR="00230BD8" w:rsidRPr="0089456A" w:rsidDel="00AB7021" w:rsidRDefault="00230BD8" w:rsidP="00D90BFA">
            <w:pPr>
              <w:spacing w:after="0" w:line="240" w:lineRule="auto"/>
              <w:jc w:val="right"/>
              <w:rPr>
                <w:del w:id="2577" w:author="Elizabeth Marks" w:date="2021-04-29T05:30:00Z"/>
                <w:rFonts w:ascii="Times New Roman" w:eastAsia="Times New Roman" w:hAnsi="Times New Roman" w:cs="Times New Roman"/>
                <w:b/>
                <w:bCs/>
                <w:sz w:val="24"/>
                <w:szCs w:val="24"/>
                <w:lang w:eastAsia="en-CA"/>
              </w:rPr>
            </w:pPr>
          </w:p>
        </w:tc>
        <w:tc>
          <w:tcPr>
            <w:tcW w:w="302" w:type="dxa"/>
          </w:tcPr>
          <w:p w14:paraId="6C275DF1" w14:textId="7E765EFD" w:rsidR="00230BD8" w:rsidRPr="0089456A" w:rsidDel="00AB7021" w:rsidRDefault="00230BD8" w:rsidP="00D90BFA">
            <w:pPr>
              <w:spacing w:after="0" w:line="240" w:lineRule="auto"/>
              <w:rPr>
                <w:del w:id="2578" w:author="Elizabeth Marks" w:date="2021-04-29T05:30:00Z"/>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3D4BE5DB" w14:textId="1E271CC7" w:rsidR="00230BD8" w:rsidRPr="0089456A" w:rsidDel="00AB7021" w:rsidRDefault="00230BD8" w:rsidP="00D90BFA">
            <w:pPr>
              <w:spacing w:after="0" w:line="240" w:lineRule="auto"/>
              <w:jc w:val="right"/>
              <w:rPr>
                <w:del w:id="2579" w:author="Elizabeth Marks" w:date="2021-04-29T05:30:00Z"/>
                <w:rFonts w:ascii="Times New Roman" w:eastAsia="Times New Roman" w:hAnsi="Times New Roman" w:cs="Times New Roman"/>
                <w:sz w:val="24"/>
                <w:szCs w:val="24"/>
                <w:lang w:eastAsia="en-CA"/>
              </w:rPr>
            </w:pPr>
          </w:p>
        </w:tc>
        <w:tc>
          <w:tcPr>
            <w:tcW w:w="302" w:type="dxa"/>
          </w:tcPr>
          <w:p w14:paraId="23BDCD6A" w14:textId="5D87C459" w:rsidR="00230BD8" w:rsidRPr="0089456A" w:rsidDel="00AB7021" w:rsidRDefault="00230BD8" w:rsidP="00D90BFA">
            <w:pPr>
              <w:spacing w:after="0" w:line="240" w:lineRule="auto"/>
              <w:rPr>
                <w:del w:id="2580" w:author="Elizabeth Marks" w:date="2021-04-29T05:30:00Z"/>
                <w:rFonts w:ascii="Times New Roman" w:eastAsia="Times New Roman" w:hAnsi="Times New Roman" w:cs="Times New Roman"/>
                <w:b/>
                <w:bCs/>
                <w:sz w:val="24"/>
                <w:szCs w:val="24"/>
                <w:lang w:eastAsia="en-CA"/>
              </w:rPr>
            </w:pPr>
          </w:p>
        </w:tc>
        <w:tc>
          <w:tcPr>
            <w:tcW w:w="389" w:type="dxa"/>
            <w:tcMar>
              <w:top w:w="0" w:type="dxa"/>
              <w:left w:w="0" w:type="dxa"/>
              <w:bottom w:w="0" w:type="dxa"/>
              <w:right w:w="0" w:type="dxa"/>
            </w:tcMar>
          </w:tcPr>
          <w:p w14:paraId="437E2098" w14:textId="3C84842A" w:rsidR="00230BD8" w:rsidRPr="0089456A" w:rsidDel="00AB7021" w:rsidRDefault="00230BD8" w:rsidP="00D90BFA">
            <w:pPr>
              <w:spacing w:after="0" w:line="240" w:lineRule="auto"/>
              <w:jc w:val="right"/>
              <w:rPr>
                <w:del w:id="2581" w:author="Elizabeth Marks" w:date="2021-04-29T05:30:00Z"/>
                <w:rFonts w:ascii="Times New Roman" w:eastAsia="Times New Roman" w:hAnsi="Times New Roman" w:cs="Times New Roman"/>
                <w:b/>
                <w:bCs/>
                <w:sz w:val="24"/>
                <w:szCs w:val="24"/>
                <w:lang w:eastAsia="en-CA"/>
              </w:rPr>
            </w:pPr>
          </w:p>
        </w:tc>
        <w:tc>
          <w:tcPr>
            <w:tcW w:w="302" w:type="dxa"/>
          </w:tcPr>
          <w:p w14:paraId="58B52CD3" w14:textId="42CF266F" w:rsidR="00230BD8" w:rsidRPr="0089456A" w:rsidDel="00AB7021" w:rsidRDefault="00230BD8" w:rsidP="00D90BFA">
            <w:pPr>
              <w:spacing w:after="0" w:line="240" w:lineRule="auto"/>
              <w:rPr>
                <w:del w:id="2582" w:author="Elizabeth Marks" w:date="2021-04-29T05:30:00Z"/>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3985910A" w14:textId="20024EBC" w:rsidR="00230BD8" w:rsidRPr="0089456A" w:rsidDel="00AB7021" w:rsidRDefault="00230BD8" w:rsidP="00D90BFA">
            <w:pPr>
              <w:spacing w:after="0" w:line="240" w:lineRule="auto"/>
              <w:jc w:val="right"/>
              <w:rPr>
                <w:del w:id="2583" w:author="Elizabeth Marks" w:date="2021-04-29T05:30:00Z"/>
                <w:rFonts w:ascii="Times New Roman" w:eastAsia="Times New Roman" w:hAnsi="Times New Roman" w:cs="Times New Roman"/>
                <w:sz w:val="24"/>
                <w:szCs w:val="24"/>
                <w:lang w:eastAsia="en-CA"/>
              </w:rPr>
            </w:pPr>
          </w:p>
        </w:tc>
        <w:tc>
          <w:tcPr>
            <w:tcW w:w="302" w:type="dxa"/>
          </w:tcPr>
          <w:p w14:paraId="541A062C" w14:textId="1393570B" w:rsidR="00230BD8" w:rsidRPr="0089456A" w:rsidDel="00AB7021" w:rsidRDefault="00230BD8" w:rsidP="00D90BFA">
            <w:pPr>
              <w:spacing w:after="0" w:line="240" w:lineRule="auto"/>
              <w:rPr>
                <w:del w:id="2584" w:author="Elizabeth Marks" w:date="2021-04-29T05:30:00Z"/>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056BA226" w14:textId="167F052F" w:rsidR="00230BD8" w:rsidRPr="0089456A" w:rsidDel="00AB7021" w:rsidRDefault="00230BD8" w:rsidP="00D90BFA">
            <w:pPr>
              <w:spacing w:after="0" w:line="240" w:lineRule="auto"/>
              <w:jc w:val="right"/>
              <w:rPr>
                <w:del w:id="2585" w:author="Elizabeth Marks" w:date="2021-04-29T05:30:00Z"/>
                <w:rFonts w:ascii="Times New Roman" w:eastAsia="Times New Roman" w:hAnsi="Times New Roman" w:cs="Times New Roman"/>
                <w:sz w:val="24"/>
                <w:szCs w:val="24"/>
                <w:lang w:eastAsia="en-CA"/>
              </w:rPr>
            </w:pPr>
          </w:p>
        </w:tc>
        <w:tc>
          <w:tcPr>
            <w:tcW w:w="302" w:type="dxa"/>
          </w:tcPr>
          <w:p w14:paraId="0D384F52" w14:textId="21F69ACB" w:rsidR="00230BD8" w:rsidRPr="0089456A" w:rsidDel="00AB7021" w:rsidRDefault="00230BD8" w:rsidP="00D90BFA">
            <w:pPr>
              <w:spacing w:after="0" w:line="240" w:lineRule="auto"/>
              <w:rPr>
                <w:del w:id="2586" w:author="Elizabeth Marks" w:date="2021-04-29T05:30:00Z"/>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4447A327" w14:textId="0C9D1280" w:rsidR="00230BD8" w:rsidRPr="0089456A" w:rsidDel="00AB7021" w:rsidRDefault="00230BD8" w:rsidP="00D90BFA">
            <w:pPr>
              <w:spacing w:after="0" w:line="240" w:lineRule="auto"/>
              <w:jc w:val="right"/>
              <w:rPr>
                <w:del w:id="2587" w:author="Elizabeth Marks" w:date="2021-04-29T05:30:00Z"/>
                <w:rFonts w:ascii="Times New Roman" w:eastAsia="Times New Roman" w:hAnsi="Times New Roman" w:cs="Times New Roman"/>
                <w:sz w:val="24"/>
                <w:szCs w:val="24"/>
                <w:lang w:eastAsia="en-CA"/>
              </w:rPr>
            </w:pPr>
          </w:p>
        </w:tc>
        <w:tc>
          <w:tcPr>
            <w:tcW w:w="302" w:type="dxa"/>
          </w:tcPr>
          <w:p w14:paraId="0B4AE903" w14:textId="00DB672F" w:rsidR="00230BD8" w:rsidRPr="0089456A" w:rsidDel="00AB7021" w:rsidRDefault="00230BD8" w:rsidP="00D90BFA">
            <w:pPr>
              <w:spacing w:after="0" w:line="240" w:lineRule="auto"/>
              <w:rPr>
                <w:del w:id="2588" w:author="Elizabeth Marks" w:date="2021-04-29T05:30:00Z"/>
                <w:rFonts w:ascii="Times New Roman" w:eastAsia="Times New Roman" w:hAnsi="Times New Roman" w:cs="Times New Roman"/>
                <w:sz w:val="24"/>
                <w:szCs w:val="24"/>
                <w:lang w:eastAsia="en-CA"/>
              </w:rPr>
            </w:pPr>
          </w:p>
        </w:tc>
        <w:tc>
          <w:tcPr>
            <w:tcW w:w="389" w:type="dxa"/>
          </w:tcPr>
          <w:p w14:paraId="53D9C366" w14:textId="7C122FC4" w:rsidR="00230BD8" w:rsidRPr="0089456A" w:rsidDel="00AB7021" w:rsidRDefault="00230BD8" w:rsidP="00D90BFA">
            <w:pPr>
              <w:spacing w:after="0" w:line="240" w:lineRule="auto"/>
              <w:jc w:val="right"/>
              <w:rPr>
                <w:del w:id="2589" w:author="Elizabeth Marks" w:date="2021-04-29T05:30:00Z"/>
                <w:rFonts w:ascii="Times New Roman" w:eastAsia="Times New Roman" w:hAnsi="Times New Roman" w:cs="Times New Roman"/>
                <w:sz w:val="24"/>
                <w:szCs w:val="24"/>
                <w:lang w:eastAsia="en-CA"/>
              </w:rPr>
            </w:pPr>
          </w:p>
        </w:tc>
        <w:tc>
          <w:tcPr>
            <w:tcW w:w="302" w:type="dxa"/>
          </w:tcPr>
          <w:p w14:paraId="6429F971" w14:textId="60BF6D29" w:rsidR="00230BD8" w:rsidRPr="0089456A" w:rsidDel="00AB7021" w:rsidRDefault="00230BD8" w:rsidP="00D90BFA">
            <w:pPr>
              <w:spacing w:after="0" w:line="240" w:lineRule="auto"/>
              <w:rPr>
                <w:del w:id="2590" w:author="Elizabeth Marks" w:date="2021-04-29T05:30:00Z"/>
                <w:rFonts w:ascii="Times New Roman" w:eastAsia="Times New Roman" w:hAnsi="Times New Roman" w:cs="Times New Roman"/>
                <w:sz w:val="24"/>
                <w:szCs w:val="24"/>
                <w:lang w:eastAsia="en-CA"/>
              </w:rPr>
            </w:pPr>
          </w:p>
        </w:tc>
        <w:tc>
          <w:tcPr>
            <w:tcW w:w="389" w:type="dxa"/>
          </w:tcPr>
          <w:p w14:paraId="395358A4" w14:textId="2ACBA61F" w:rsidR="00230BD8" w:rsidRPr="0089456A" w:rsidDel="00AB7021" w:rsidRDefault="00230BD8" w:rsidP="00D90BFA">
            <w:pPr>
              <w:spacing w:after="0" w:line="240" w:lineRule="auto"/>
              <w:rPr>
                <w:del w:id="2591" w:author="Elizabeth Marks" w:date="2021-04-29T05:30:00Z"/>
                <w:rFonts w:ascii="Times New Roman" w:eastAsia="Times New Roman" w:hAnsi="Times New Roman" w:cs="Times New Roman"/>
                <w:sz w:val="24"/>
                <w:szCs w:val="24"/>
                <w:lang w:eastAsia="en-CA"/>
              </w:rPr>
            </w:pPr>
          </w:p>
        </w:tc>
        <w:tc>
          <w:tcPr>
            <w:tcW w:w="302" w:type="dxa"/>
          </w:tcPr>
          <w:p w14:paraId="4D7C5755" w14:textId="61B0C023" w:rsidR="00230BD8" w:rsidRPr="0089456A" w:rsidDel="00AB7021" w:rsidRDefault="00230BD8" w:rsidP="00D90BFA">
            <w:pPr>
              <w:spacing w:after="0" w:line="240" w:lineRule="auto"/>
              <w:rPr>
                <w:del w:id="2592" w:author="Elizabeth Marks" w:date="2021-04-29T05:30:00Z"/>
                <w:rFonts w:ascii="Times New Roman" w:eastAsia="Times New Roman" w:hAnsi="Times New Roman" w:cs="Times New Roman"/>
                <w:sz w:val="24"/>
                <w:szCs w:val="24"/>
                <w:lang w:eastAsia="en-CA"/>
              </w:rPr>
            </w:pPr>
          </w:p>
        </w:tc>
        <w:tc>
          <w:tcPr>
            <w:tcW w:w="389" w:type="dxa"/>
          </w:tcPr>
          <w:p w14:paraId="362F23DB" w14:textId="54C7E67D" w:rsidR="00230BD8" w:rsidRPr="0089456A" w:rsidDel="00AB7021" w:rsidRDefault="00230BD8" w:rsidP="00D90BFA">
            <w:pPr>
              <w:spacing w:after="0" w:line="240" w:lineRule="auto"/>
              <w:rPr>
                <w:del w:id="2593" w:author="Elizabeth Marks" w:date="2021-04-29T05:30:00Z"/>
                <w:rFonts w:ascii="Times New Roman" w:eastAsia="Times New Roman" w:hAnsi="Times New Roman" w:cs="Times New Roman"/>
                <w:sz w:val="24"/>
                <w:szCs w:val="24"/>
                <w:lang w:eastAsia="en-CA"/>
              </w:rPr>
            </w:pPr>
          </w:p>
        </w:tc>
        <w:tc>
          <w:tcPr>
            <w:tcW w:w="302" w:type="dxa"/>
          </w:tcPr>
          <w:p w14:paraId="497F6971" w14:textId="13E23935" w:rsidR="00230BD8" w:rsidRPr="0089456A" w:rsidDel="00AB7021" w:rsidRDefault="00230BD8" w:rsidP="00D90BFA">
            <w:pPr>
              <w:spacing w:after="0" w:line="240" w:lineRule="auto"/>
              <w:rPr>
                <w:del w:id="2594" w:author="Elizabeth Marks" w:date="2021-04-29T05:30:00Z"/>
                <w:rFonts w:ascii="Times New Roman" w:eastAsia="Times New Roman" w:hAnsi="Times New Roman" w:cs="Times New Roman"/>
                <w:sz w:val="24"/>
                <w:szCs w:val="24"/>
                <w:lang w:eastAsia="en-CA"/>
              </w:rPr>
            </w:pPr>
          </w:p>
        </w:tc>
        <w:tc>
          <w:tcPr>
            <w:tcW w:w="389" w:type="dxa"/>
          </w:tcPr>
          <w:p w14:paraId="37FCE892" w14:textId="68B95A07" w:rsidR="00230BD8" w:rsidRPr="0089456A" w:rsidDel="00AB7021" w:rsidRDefault="00230BD8" w:rsidP="00D90BFA">
            <w:pPr>
              <w:spacing w:after="0" w:line="240" w:lineRule="auto"/>
              <w:rPr>
                <w:del w:id="2595" w:author="Elizabeth Marks" w:date="2021-04-29T05:30:00Z"/>
                <w:rFonts w:ascii="Times New Roman" w:eastAsia="Times New Roman" w:hAnsi="Times New Roman" w:cs="Times New Roman"/>
                <w:sz w:val="24"/>
                <w:szCs w:val="24"/>
                <w:lang w:eastAsia="en-CA"/>
              </w:rPr>
            </w:pPr>
          </w:p>
        </w:tc>
        <w:tc>
          <w:tcPr>
            <w:tcW w:w="302" w:type="dxa"/>
          </w:tcPr>
          <w:p w14:paraId="7C72FEAE" w14:textId="29BFAC17" w:rsidR="00230BD8" w:rsidRPr="0089456A" w:rsidDel="00AB7021" w:rsidRDefault="00230BD8" w:rsidP="00D90BFA">
            <w:pPr>
              <w:spacing w:after="0" w:line="240" w:lineRule="auto"/>
              <w:rPr>
                <w:del w:id="2596" w:author="Elizabeth Marks" w:date="2021-04-29T05:30:00Z"/>
                <w:rFonts w:ascii="Times New Roman" w:eastAsia="Times New Roman" w:hAnsi="Times New Roman" w:cs="Times New Roman"/>
                <w:sz w:val="24"/>
                <w:szCs w:val="24"/>
                <w:lang w:eastAsia="en-CA"/>
              </w:rPr>
            </w:pPr>
          </w:p>
        </w:tc>
      </w:tr>
      <w:tr w:rsidR="00230BD8" w:rsidRPr="0089456A" w:rsidDel="00AB7021" w14:paraId="0B00295E" w14:textId="5EE309F0" w:rsidTr="00D90BFA">
        <w:trPr>
          <w:trHeight w:val="228"/>
          <w:del w:id="2597" w:author="Elizabeth Marks" w:date="2021-04-29T05:30:00Z"/>
        </w:trPr>
        <w:tc>
          <w:tcPr>
            <w:tcW w:w="2160" w:type="dxa"/>
            <w:tcMar>
              <w:top w:w="0" w:type="dxa"/>
              <w:left w:w="0" w:type="dxa"/>
              <w:bottom w:w="0" w:type="dxa"/>
              <w:right w:w="0" w:type="dxa"/>
            </w:tcMar>
            <w:hideMark/>
          </w:tcPr>
          <w:p w14:paraId="60B9C2CE" w14:textId="6A242AD7" w:rsidR="00230BD8" w:rsidRPr="0089456A" w:rsidDel="00AB7021" w:rsidRDefault="00230BD8" w:rsidP="00D90BFA">
            <w:pPr>
              <w:spacing w:after="0" w:line="240" w:lineRule="auto"/>
              <w:rPr>
                <w:del w:id="2598" w:author="Elizabeth Marks" w:date="2021-04-29T05:30:00Z"/>
                <w:rFonts w:ascii="Times New Roman" w:eastAsia="Times New Roman" w:hAnsi="Times New Roman" w:cs="Times New Roman"/>
                <w:sz w:val="24"/>
                <w:szCs w:val="24"/>
                <w:lang w:eastAsia="en-CA"/>
              </w:rPr>
            </w:pPr>
            <w:del w:id="2599" w:author="Elizabeth Marks" w:date="2021-04-29T05:30:00Z">
              <w:r w:rsidRPr="0089456A" w:rsidDel="00AB7021">
                <w:rPr>
                  <w:rFonts w:ascii="Times New Roman" w:eastAsia="Times New Roman" w:hAnsi="Times New Roman" w:cs="Times New Roman"/>
                  <w:sz w:val="24"/>
                  <w:szCs w:val="24"/>
                  <w:lang w:eastAsia="en-CA"/>
                </w:rPr>
                <w:delText xml:space="preserve"> 8. Extra Work 1</w:delText>
              </w:r>
            </w:del>
          </w:p>
        </w:tc>
        <w:tc>
          <w:tcPr>
            <w:tcW w:w="389" w:type="dxa"/>
            <w:tcMar>
              <w:top w:w="0" w:type="dxa"/>
              <w:left w:w="0" w:type="dxa"/>
              <w:bottom w:w="0" w:type="dxa"/>
              <w:right w:w="0" w:type="dxa"/>
            </w:tcMar>
          </w:tcPr>
          <w:p w14:paraId="51734661" w14:textId="088C66D5" w:rsidR="00230BD8" w:rsidRPr="0089456A" w:rsidDel="00AB7021" w:rsidRDefault="00230BD8" w:rsidP="00D90BFA">
            <w:pPr>
              <w:spacing w:after="0" w:line="240" w:lineRule="auto"/>
              <w:jc w:val="right"/>
              <w:rPr>
                <w:del w:id="2600" w:author="Elizabeth Marks" w:date="2021-04-29T05:30:00Z"/>
                <w:rFonts w:ascii="Times New Roman" w:eastAsia="Times New Roman" w:hAnsi="Times New Roman" w:cs="Times New Roman"/>
                <w:b/>
                <w:bCs/>
                <w:sz w:val="24"/>
                <w:szCs w:val="24"/>
                <w:lang w:eastAsia="en-CA"/>
              </w:rPr>
            </w:pPr>
          </w:p>
        </w:tc>
        <w:tc>
          <w:tcPr>
            <w:tcW w:w="302" w:type="dxa"/>
          </w:tcPr>
          <w:p w14:paraId="4E5FE682" w14:textId="0D519C00" w:rsidR="00230BD8" w:rsidRPr="0089456A" w:rsidDel="00AB7021" w:rsidRDefault="00230BD8" w:rsidP="00D90BFA">
            <w:pPr>
              <w:spacing w:after="0" w:line="240" w:lineRule="auto"/>
              <w:rPr>
                <w:del w:id="2601" w:author="Elizabeth Marks" w:date="2021-04-29T05:30:00Z"/>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501AD8F3" w14:textId="0EDA5C55" w:rsidR="00230BD8" w:rsidRPr="0089456A" w:rsidDel="00AB7021" w:rsidRDefault="00230BD8" w:rsidP="00D90BFA">
            <w:pPr>
              <w:spacing w:after="0" w:line="240" w:lineRule="auto"/>
              <w:jc w:val="right"/>
              <w:rPr>
                <w:del w:id="2602" w:author="Elizabeth Marks" w:date="2021-04-29T05:30:00Z"/>
                <w:rFonts w:ascii="Times New Roman" w:eastAsia="Times New Roman" w:hAnsi="Times New Roman" w:cs="Times New Roman"/>
                <w:sz w:val="24"/>
                <w:szCs w:val="24"/>
                <w:lang w:eastAsia="en-CA"/>
              </w:rPr>
            </w:pPr>
          </w:p>
        </w:tc>
        <w:tc>
          <w:tcPr>
            <w:tcW w:w="302" w:type="dxa"/>
          </w:tcPr>
          <w:p w14:paraId="3101C64F" w14:textId="6A14E26C" w:rsidR="00230BD8" w:rsidRPr="0089456A" w:rsidDel="00AB7021" w:rsidRDefault="00230BD8" w:rsidP="00D90BFA">
            <w:pPr>
              <w:spacing w:after="0" w:line="240" w:lineRule="auto"/>
              <w:rPr>
                <w:del w:id="2603" w:author="Elizabeth Marks" w:date="2021-04-29T05:30:00Z"/>
                <w:rFonts w:ascii="Times New Roman" w:eastAsia="Times New Roman" w:hAnsi="Times New Roman" w:cs="Times New Roman"/>
                <w:b/>
                <w:bCs/>
                <w:sz w:val="24"/>
                <w:szCs w:val="24"/>
                <w:lang w:eastAsia="en-CA"/>
              </w:rPr>
            </w:pPr>
          </w:p>
        </w:tc>
        <w:tc>
          <w:tcPr>
            <w:tcW w:w="389" w:type="dxa"/>
            <w:tcMar>
              <w:top w:w="0" w:type="dxa"/>
              <w:left w:w="0" w:type="dxa"/>
              <w:bottom w:w="0" w:type="dxa"/>
              <w:right w:w="0" w:type="dxa"/>
            </w:tcMar>
          </w:tcPr>
          <w:p w14:paraId="2C218AFC" w14:textId="3E3F3641" w:rsidR="00230BD8" w:rsidRPr="0089456A" w:rsidDel="00AB7021" w:rsidRDefault="00230BD8" w:rsidP="00D90BFA">
            <w:pPr>
              <w:spacing w:after="0" w:line="240" w:lineRule="auto"/>
              <w:jc w:val="right"/>
              <w:rPr>
                <w:del w:id="2604" w:author="Elizabeth Marks" w:date="2021-04-29T05:30:00Z"/>
                <w:rFonts w:ascii="Times New Roman" w:eastAsia="Times New Roman" w:hAnsi="Times New Roman" w:cs="Times New Roman"/>
                <w:b/>
                <w:bCs/>
                <w:sz w:val="24"/>
                <w:szCs w:val="24"/>
                <w:lang w:eastAsia="en-CA"/>
              </w:rPr>
            </w:pPr>
          </w:p>
        </w:tc>
        <w:tc>
          <w:tcPr>
            <w:tcW w:w="302" w:type="dxa"/>
          </w:tcPr>
          <w:p w14:paraId="1DDDA790" w14:textId="1A114078" w:rsidR="00230BD8" w:rsidRPr="0089456A" w:rsidDel="00AB7021" w:rsidRDefault="00230BD8" w:rsidP="00D90BFA">
            <w:pPr>
              <w:spacing w:after="0" w:line="240" w:lineRule="auto"/>
              <w:rPr>
                <w:del w:id="2605" w:author="Elizabeth Marks" w:date="2021-04-29T05:30:00Z"/>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5B71F3C3" w14:textId="22E301CE" w:rsidR="00230BD8" w:rsidRPr="0089456A" w:rsidDel="00AB7021" w:rsidRDefault="00230BD8" w:rsidP="00D90BFA">
            <w:pPr>
              <w:spacing w:after="0" w:line="240" w:lineRule="auto"/>
              <w:jc w:val="right"/>
              <w:rPr>
                <w:del w:id="2606" w:author="Elizabeth Marks" w:date="2021-04-29T05:30:00Z"/>
                <w:rFonts w:ascii="Times New Roman" w:eastAsia="Times New Roman" w:hAnsi="Times New Roman" w:cs="Times New Roman"/>
                <w:sz w:val="24"/>
                <w:szCs w:val="24"/>
                <w:lang w:eastAsia="en-CA"/>
              </w:rPr>
            </w:pPr>
          </w:p>
        </w:tc>
        <w:tc>
          <w:tcPr>
            <w:tcW w:w="302" w:type="dxa"/>
          </w:tcPr>
          <w:p w14:paraId="3DA15F60" w14:textId="79C8F6E0" w:rsidR="00230BD8" w:rsidRPr="0089456A" w:rsidDel="00AB7021" w:rsidRDefault="00230BD8" w:rsidP="00D90BFA">
            <w:pPr>
              <w:spacing w:after="0" w:line="240" w:lineRule="auto"/>
              <w:rPr>
                <w:del w:id="2607" w:author="Elizabeth Marks" w:date="2021-04-29T05:30:00Z"/>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72D4B00D" w14:textId="2DB3F4AD" w:rsidR="00230BD8" w:rsidRPr="0089456A" w:rsidDel="00AB7021" w:rsidRDefault="00230BD8" w:rsidP="00D90BFA">
            <w:pPr>
              <w:spacing w:after="0" w:line="240" w:lineRule="auto"/>
              <w:jc w:val="right"/>
              <w:rPr>
                <w:del w:id="2608" w:author="Elizabeth Marks" w:date="2021-04-29T05:30:00Z"/>
                <w:rFonts w:ascii="Times New Roman" w:eastAsia="Times New Roman" w:hAnsi="Times New Roman" w:cs="Times New Roman"/>
                <w:sz w:val="24"/>
                <w:szCs w:val="24"/>
                <w:lang w:eastAsia="en-CA"/>
              </w:rPr>
            </w:pPr>
          </w:p>
        </w:tc>
        <w:tc>
          <w:tcPr>
            <w:tcW w:w="302" w:type="dxa"/>
          </w:tcPr>
          <w:p w14:paraId="6472DC2E" w14:textId="6BBE49B7" w:rsidR="00230BD8" w:rsidRPr="0089456A" w:rsidDel="00AB7021" w:rsidRDefault="00230BD8" w:rsidP="00D90BFA">
            <w:pPr>
              <w:spacing w:after="0" w:line="240" w:lineRule="auto"/>
              <w:rPr>
                <w:del w:id="2609" w:author="Elizabeth Marks" w:date="2021-04-29T05:30:00Z"/>
                <w:rFonts w:ascii="Times New Roman" w:eastAsia="Times New Roman" w:hAnsi="Times New Roman" w:cs="Times New Roman"/>
                <w:b/>
                <w:bCs/>
                <w:sz w:val="24"/>
                <w:szCs w:val="24"/>
                <w:lang w:eastAsia="en-CA"/>
              </w:rPr>
            </w:pPr>
          </w:p>
        </w:tc>
        <w:tc>
          <w:tcPr>
            <w:tcW w:w="389" w:type="dxa"/>
            <w:tcMar>
              <w:top w:w="0" w:type="dxa"/>
              <w:left w:w="0" w:type="dxa"/>
              <w:bottom w:w="0" w:type="dxa"/>
              <w:right w:w="0" w:type="dxa"/>
            </w:tcMar>
          </w:tcPr>
          <w:p w14:paraId="2575BB7C" w14:textId="7E1EEC82" w:rsidR="00230BD8" w:rsidRPr="0089456A" w:rsidDel="00AB7021" w:rsidRDefault="00230BD8" w:rsidP="00D90BFA">
            <w:pPr>
              <w:spacing w:after="0" w:line="240" w:lineRule="auto"/>
              <w:jc w:val="right"/>
              <w:rPr>
                <w:del w:id="2610" w:author="Elizabeth Marks" w:date="2021-04-29T05:30:00Z"/>
                <w:rFonts w:ascii="Times New Roman" w:eastAsia="Times New Roman" w:hAnsi="Times New Roman" w:cs="Times New Roman"/>
                <w:b/>
                <w:bCs/>
                <w:sz w:val="24"/>
                <w:szCs w:val="24"/>
                <w:lang w:eastAsia="en-CA"/>
              </w:rPr>
            </w:pPr>
          </w:p>
        </w:tc>
        <w:tc>
          <w:tcPr>
            <w:tcW w:w="302" w:type="dxa"/>
          </w:tcPr>
          <w:p w14:paraId="30A657AB" w14:textId="03644153" w:rsidR="00230BD8" w:rsidRPr="0089456A" w:rsidDel="00AB7021" w:rsidRDefault="00230BD8" w:rsidP="00D90BFA">
            <w:pPr>
              <w:spacing w:after="0" w:line="240" w:lineRule="auto"/>
              <w:rPr>
                <w:del w:id="2611" w:author="Elizabeth Marks" w:date="2021-04-29T05:30:00Z"/>
                <w:rFonts w:ascii="Times New Roman" w:eastAsia="Times New Roman" w:hAnsi="Times New Roman" w:cs="Times New Roman"/>
                <w:b/>
                <w:bCs/>
                <w:sz w:val="24"/>
                <w:szCs w:val="24"/>
                <w:lang w:eastAsia="en-CA"/>
              </w:rPr>
            </w:pPr>
          </w:p>
        </w:tc>
        <w:tc>
          <w:tcPr>
            <w:tcW w:w="389" w:type="dxa"/>
          </w:tcPr>
          <w:p w14:paraId="787E09DE" w14:textId="382AB7A3" w:rsidR="00230BD8" w:rsidRPr="0089456A" w:rsidDel="00AB7021" w:rsidRDefault="00230BD8" w:rsidP="00D90BFA">
            <w:pPr>
              <w:spacing w:after="0" w:line="240" w:lineRule="auto"/>
              <w:jc w:val="right"/>
              <w:rPr>
                <w:del w:id="2612" w:author="Elizabeth Marks" w:date="2021-04-29T05:30:00Z"/>
                <w:rFonts w:ascii="Times New Roman" w:eastAsia="Times New Roman" w:hAnsi="Times New Roman" w:cs="Times New Roman"/>
                <w:b/>
                <w:bCs/>
                <w:sz w:val="24"/>
                <w:szCs w:val="24"/>
                <w:lang w:eastAsia="en-CA"/>
              </w:rPr>
            </w:pPr>
          </w:p>
        </w:tc>
        <w:tc>
          <w:tcPr>
            <w:tcW w:w="302" w:type="dxa"/>
          </w:tcPr>
          <w:p w14:paraId="164D862F" w14:textId="59D3C1AE" w:rsidR="00230BD8" w:rsidRPr="0089456A" w:rsidDel="00AB7021" w:rsidRDefault="00230BD8" w:rsidP="00D90BFA">
            <w:pPr>
              <w:spacing w:after="0" w:line="240" w:lineRule="auto"/>
              <w:rPr>
                <w:del w:id="2613" w:author="Elizabeth Marks" w:date="2021-04-29T05:30:00Z"/>
                <w:rFonts w:ascii="Times New Roman" w:eastAsia="Times New Roman" w:hAnsi="Times New Roman" w:cs="Times New Roman"/>
                <w:b/>
                <w:bCs/>
                <w:sz w:val="24"/>
                <w:szCs w:val="24"/>
                <w:lang w:eastAsia="en-CA"/>
              </w:rPr>
            </w:pPr>
          </w:p>
        </w:tc>
        <w:tc>
          <w:tcPr>
            <w:tcW w:w="389" w:type="dxa"/>
          </w:tcPr>
          <w:p w14:paraId="3721685B" w14:textId="2BBA0568" w:rsidR="00230BD8" w:rsidRPr="0089456A" w:rsidDel="00AB7021" w:rsidRDefault="00230BD8" w:rsidP="00D90BFA">
            <w:pPr>
              <w:spacing w:after="0" w:line="240" w:lineRule="auto"/>
              <w:rPr>
                <w:del w:id="2614" w:author="Elizabeth Marks" w:date="2021-04-29T05:30:00Z"/>
                <w:rFonts w:ascii="Times New Roman" w:eastAsia="Times New Roman" w:hAnsi="Times New Roman" w:cs="Times New Roman"/>
                <w:b/>
                <w:bCs/>
                <w:sz w:val="24"/>
                <w:szCs w:val="24"/>
                <w:lang w:eastAsia="en-CA"/>
              </w:rPr>
            </w:pPr>
          </w:p>
        </w:tc>
        <w:tc>
          <w:tcPr>
            <w:tcW w:w="302" w:type="dxa"/>
          </w:tcPr>
          <w:p w14:paraId="17AD3624" w14:textId="1A6E2E6A" w:rsidR="00230BD8" w:rsidRPr="0089456A" w:rsidDel="00AB7021" w:rsidRDefault="00230BD8" w:rsidP="00D90BFA">
            <w:pPr>
              <w:spacing w:after="0" w:line="240" w:lineRule="auto"/>
              <w:rPr>
                <w:del w:id="2615" w:author="Elizabeth Marks" w:date="2021-04-29T05:30:00Z"/>
                <w:rFonts w:ascii="Times New Roman" w:eastAsia="Times New Roman" w:hAnsi="Times New Roman" w:cs="Times New Roman"/>
                <w:b/>
                <w:bCs/>
                <w:sz w:val="24"/>
                <w:szCs w:val="24"/>
                <w:lang w:eastAsia="en-CA"/>
              </w:rPr>
            </w:pPr>
          </w:p>
        </w:tc>
        <w:tc>
          <w:tcPr>
            <w:tcW w:w="389" w:type="dxa"/>
          </w:tcPr>
          <w:p w14:paraId="6B02B6B4" w14:textId="0FF764DD" w:rsidR="00230BD8" w:rsidRPr="0089456A" w:rsidDel="00AB7021" w:rsidRDefault="00230BD8" w:rsidP="00D90BFA">
            <w:pPr>
              <w:spacing w:after="0" w:line="240" w:lineRule="auto"/>
              <w:rPr>
                <w:del w:id="2616" w:author="Elizabeth Marks" w:date="2021-04-29T05:30:00Z"/>
                <w:rFonts w:ascii="Times New Roman" w:eastAsia="Times New Roman" w:hAnsi="Times New Roman" w:cs="Times New Roman"/>
                <w:b/>
                <w:bCs/>
                <w:sz w:val="24"/>
                <w:szCs w:val="24"/>
                <w:lang w:eastAsia="en-CA"/>
              </w:rPr>
            </w:pPr>
          </w:p>
        </w:tc>
        <w:tc>
          <w:tcPr>
            <w:tcW w:w="302" w:type="dxa"/>
          </w:tcPr>
          <w:p w14:paraId="6227F6FF" w14:textId="20E52949" w:rsidR="00230BD8" w:rsidRPr="0089456A" w:rsidDel="00AB7021" w:rsidRDefault="00230BD8" w:rsidP="00D90BFA">
            <w:pPr>
              <w:spacing w:after="0" w:line="240" w:lineRule="auto"/>
              <w:rPr>
                <w:del w:id="2617" w:author="Elizabeth Marks" w:date="2021-04-29T05:30:00Z"/>
                <w:rFonts w:ascii="Times New Roman" w:eastAsia="Times New Roman" w:hAnsi="Times New Roman" w:cs="Times New Roman"/>
                <w:b/>
                <w:bCs/>
                <w:sz w:val="24"/>
                <w:szCs w:val="24"/>
                <w:lang w:eastAsia="en-CA"/>
              </w:rPr>
            </w:pPr>
          </w:p>
        </w:tc>
        <w:tc>
          <w:tcPr>
            <w:tcW w:w="389" w:type="dxa"/>
          </w:tcPr>
          <w:p w14:paraId="323B8C26" w14:textId="126D9570" w:rsidR="00230BD8" w:rsidRPr="0089456A" w:rsidDel="00AB7021" w:rsidRDefault="00230BD8" w:rsidP="00D90BFA">
            <w:pPr>
              <w:spacing w:after="0" w:line="240" w:lineRule="auto"/>
              <w:rPr>
                <w:del w:id="2618" w:author="Elizabeth Marks" w:date="2021-04-29T05:30:00Z"/>
                <w:rFonts w:ascii="Times New Roman" w:eastAsia="Times New Roman" w:hAnsi="Times New Roman" w:cs="Times New Roman"/>
                <w:b/>
                <w:bCs/>
                <w:sz w:val="24"/>
                <w:szCs w:val="24"/>
                <w:lang w:eastAsia="en-CA"/>
              </w:rPr>
            </w:pPr>
          </w:p>
        </w:tc>
        <w:tc>
          <w:tcPr>
            <w:tcW w:w="302" w:type="dxa"/>
          </w:tcPr>
          <w:p w14:paraId="317C5CC8" w14:textId="110A9AD8" w:rsidR="00230BD8" w:rsidRPr="0089456A" w:rsidDel="00AB7021" w:rsidRDefault="00230BD8" w:rsidP="00D90BFA">
            <w:pPr>
              <w:spacing w:after="0" w:line="240" w:lineRule="auto"/>
              <w:rPr>
                <w:del w:id="2619" w:author="Elizabeth Marks" w:date="2021-04-29T05:30:00Z"/>
                <w:rFonts w:ascii="Times New Roman" w:eastAsia="Times New Roman" w:hAnsi="Times New Roman" w:cs="Times New Roman"/>
                <w:b/>
                <w:bCs/>
                <w:sz w:val="24"/>
                <w:szCs w:val="24"/>
                <w:lang w:eastAsia="en-CA"/>
              </w:rPr>
            </w:pPr>
          </w:p>
        </w:tc>
      </w:tr>
      <w:tr w:rsidR="00230BD8" w:rsidRPr="0089456A" w:rsidDel="00AB7021" w14:paraId="635636D1" w14:textId="19266217" w:rsidTr="00D90BFA">
        <w:trPr>
          <w:trHeight w:val="228"/>
          <w:del w:id="2620" w:author="Elizabeth Marks" w:date="2021-04-29T05:30:00Z"/>
        </w:trPr>
        <w:tc>
          <w:tcPr>
            <w:tcW w:w="2160" w:type="dxa"/>
            <w:tcMar>
              <w:top w:w="0" w:type="dxa"/>
              <w:left w:w="0" w:type="dxa"/>
              <w:bottom w:w="0" w:type="dxa"/>
              <w:right w:w="0" w:type="dxa"/>
            </w:tcMar>
            <w:hideMark/>
          </w:tcPr>
          <w:p w14:paraId="203FC448" w14:textId="118B6723" w:rsidR="00230BD8" w:rsidRPr="0089456A" w:rsidDel="00AB7021" w:rsidRDefault="00230BD8" w:rsidP="00D90BFA">
            <w:pPr>
              <w:spacing w:after="0" w:line="240" w:lineRule="auto"/>
              <w:rPr>
                <w:del w:id="2621" w:author="Elizabeth Marks" w:date="2021-04-29T05:30:00Z"/>
                <w:rFonts w:ascii="Times New Roman" w:eastAsia="Times New Roman" w:hAnsi="Times New Roman" w:cs="Times New Roman"/>
                <w:sz w:val="24"/>
                <w:szCs w:val="24"/>
                <w:lang w:eastAsia="en-CA"/>
              </w:rPr>
            </w:pPr>
            <w:del w:id="2622" w:author="Elizabeth Marks" w:date="2021-04-29T05:30:00Z">
              <w:r w:rsidRPr="0089456A" w:rsidDel="00AB7021">
                <w:rPr>
                  <w:rFonts w:ascii="Times New Roman" w:eastAsia="Times New Roman" w:hAnsi="Times New Roman" w:cs="Times New Roman"/>
                  <w:sz w:val="24"/>
                  <w:szCs w:val="24"/>
                  <w:lang w:eastAsia="en-CA"/>
                </w:rPr>
                <w:delText xml:space="preserve"> 9. Extra Work 2</w:delText>
              </w:r>
            </w:del>
          </w:p>
        </w:tc>
        <w:tc>
          <w:tcPr>
            <w:tcW w:w="389" w:type="dxa"/>
            <w:tcMar>
              <w:top w:w="0" w:type="dxa"/>
              <w:left w:w="0" w:type="dxa"/>
              <w:bottom w:w="0" w:type="dxa"/>
              <w:right w:w="0" w:type="dxa"/>
            </w:tcMar>
          </w:tcPr>
          <w:p w14:paraId="4959BC6C" w14:textId="2C006F8D" w:rsidR="00230BD8" w:rsidRPr="0089456A" w:rsidDel="00AB7021" w:rsidRDefault="00230BD8" w:rsidP="00D90BFA">
            <w:pPr>
              <w:spacing w:after="0" w:line="240" w:lineRule="auto"/>
              <w:jc w:val="right"/>
              <w:rPr>
                <w:del w:id="2623" w:author="Elizabeth Marks" w:date="2021-04-29T05:30:00Z"/>
                <w:rFonts w:ascii="Times New Roman" w:eastAsia="Times New Roman" w:hAnsi="Times New Roman" w:cs="Times New Roman"/>
                <w:b/>
                <w:bCs/>
                <w:sz w:val="24"/>
                <w:szCs w:val="24"/>
                <w:lang w:eastAsia="en-CA"/>
              </w:rPr>
            </w:pPr>
          </w:p>
        </w:tc>
        <w:tc>
          <w:tcPr>
            <w:tcW w:w="302" w:type="dxa"/>
          </w:tcPr>
          <w:p w14:paraId="129E52E7" w14:textId="27C432CA" w:rsidR="00230BD8" w:rsidRPr="0089456A" w:rsidDel="00AB7021" w:rsidRDefault="00230BD8" w:rsidP="00D90BFA">
            <w:pPr>
              <w:spacing w:after="0" w:line="240" w:lineRule="auto"/>
              <w:rPr>
                <w:del w:id="2624" w:author="Elizabeth Marks" w:date="2021-04-29T05:30:00Z"/>
                <w:rFonts w:ascii="Times New Roman" w:eastAsia="Times New Roman" w:hAnsi="Times New Roman" w:cs="Times New Roman"/>
                <w:b/>
                <w:bCs/>
                <w:sz w:val="24"/>
                <w:szCs w:val="24"/>
                <w:lang w:eastAsia="en-CA"/>
              </w:rPr>
            </w:pPr>
          </w:p>
        </w:tc>
        <w:tc>
          <w:tcPr>
            <w:tcW w:w="389" w:type="dxa"/>
            <w:tcMar>
              <w:top w:w="0" w:type="dxa"/>
              <w:left w:w="0" w:type="dxa"/>
              <w:bottom w:w="0" w:type="dxa"/>
              <w:right w:w="0" w:type="dxa"/>
            </w:tcMar>
          </w:tcPr>
          <w:p w14:paraId="5EDF2F53" w14:textId="2CDD3C8F" w:rsidR="00230BD8" w:rsidRPr="0089456A" w:rsidDel="00AB7021" w:rsidRDefault="00230BD8" w:rsidP="00D90BFA">
            <w:pPr>
              <w:spacing w:after="0" w:line="240" w:lineRule="auto"/>
              <w:jc w:val="right"/>
              <w:rPr>
                <w:del w:id="2625" w:author="Elizabeth Marks" w:date="2021-04-29T05:30:00Z"/>
                <w:rFonts w:ascii="Times New Roman" w:eastAsia="Times New Roman" w:hAnsi="Times New Roman" w:cs="Times New Roman"/>
                <w:b/>
                <w:bCs/>
                <w:sz w:val="24"/>
                <w:szCs w:val="24"/>
                <w:lang w:eastAsia="en-CA"/>
              </w:rPr>
            </w:pPr>
          </w:p>
        </w:tc>
        <w:tc>
          <w:tcPr>
            <w:tcW w:w="302" w:type="dxa"/>
          </w:tcPr>
          <w:p w14:paraId="332760F7" w14:textId="3E69173C" w:rsidR="00230BD8" w:rsidRPr="0089456A" w:rsidDel="00AB7021" w:rsidRDefault="00230BD8" w:rsidP="00D90BFA">
            <w:pPr>
              <w:spacing w:after="0" w:line="240" w:lineRule="auto"/>
              <w:rPr>
                <w:del w:id="2626" w:author="Elizabeth Marks" w:date="2021-04-29T05:30:00Z"/>
                <w:rFonts w:ascii="Times New Roman" w:eastAsia="Times New Roman" w:hAnsi="Times New Roman" w:cs="Times New Roman"/>
                <w:b/>
                <w:bCs/>
                <w:sz w:val="24"/>
                <w:szCs w:val="24"/>
                <w:lang w:eastAsia="en-CA"/>
              </w:rPr>
            </w:pPr>
          </w:p>
        </w:tc>
        <w:tc>
          <w:tcPr>
            <w:tcW w:w="389" w:type="dxa"/>
            <w:tcMar>
              <w:top w:w="0" w:type="dxa"/>
              <w:left w:w="0" w:type="dxa"/>
              <w:bottom w:w="0" w:type="dxa"/>
              <w:right w:w="0" w:type="dxa"/>
            </w:tcMar>
          </w:tcPr>
          <w:p w14:paraId="08BFA718" w14:textId="60AD381B" w:rsidR="00230BD8" w:rsidRPr="0089456A" w:rsidDel="00AB7021" w:rsidRDefault="00230BD8" w:rsidP="00D90BFA">
            <w:pPr>
              <w:spacing w:after="0" w:line="240" w:lineRule="auto"/>
              <w:jc w:val="right"/>
              <w:rPr>
                <w:del w:id="2627" w:author="Elizabeth Marks" w:date="2021-04-29T05:30:00Z"/>
                <w:rFonts w:ascii="Times New Roman" w:eastAsia="Times New Roman" w:hAnsi="Times New Roman" w:cs="Times New Roman"/>
                <w:b/>
                <w:bCs/>
                <w:sz w:val="24"/>
                <w:szCs w:val="24"/>
                <w:lang w:eastAsia="en-CA"/>
              </w:rPr>
            </w:pPr>
          </w:p>
        </w:tc>
        <w:tc>
          <w:tcPr>
            <w:tcW w:w="302" w:type="dxa"/>
          </w:tcPr>
          <w:p w14:paraId="3B7A0282" w14:textId="704E3F71" w:rsidR="00230BD8" w:rsidRPr="0089456A" w:rsidDel="00AB7021" w:rsidRDefault="00230BD8" w:rsidP="00D90BFA">
            <w:pPr>
              <w:spacing w:after="0" w:line="240" w:lineRule="auto"/>
              <w:rPr>
                <w:del w:id="2628" w:author="Elizabeth Marks" w:date="2021-04-29T05:30:00Z"/>
                <w:rFonts w:ascii="Times New Roman" w:eastAsia="Times New Roman" w:hAnsi="Times New Roman" w:cs="Times New Roman"/>
                <w:b/>
                <w:bCs/>
                <w:sz w:val="24"/>
                <w:szCs w:val="24"/>
                <w:lang w:eastAsia="en-CA"/>
              </w:rPr>
            </w:pPr>
          </w:p>
        </w:tc>
        <w:tc>
          <w:tcPr>
            <w:tcW w:w="389" w:type="dxa"/>
            <w:tcMar>
              <w:top w:w="0" w:type="dxa"/>
              <w:left w:w="0" w:type="dxa"/>
              <w:bottom w:w="0" w:type="dxa"/>
              <w:right w:w="0" w:type="dxa"/>
            </w:tcMar>
          </w:tcPr>
          <w:p w14:paraId="52BF174F" w14:textId="04E4D7E0" w:rsidR="00230BD8" w:rsidRPr="0089456A" w:rsidDel="00AB7021" w:rsidRDefault="00230BD8" w:rsidP="00D90BFA">
            <w:pPr>
              <w:spacing w:after="0" w:line="240" w:lineRule="auto"/>
              <w:jc w:val="right"/>
              <w:rPr>
                <w:del w:id="2629" w:author="Elizabeth Marks" w:date="2021-04-29T05:30:00Z"/>
                <w:rFonts w:ascii="Times New Roman" w:eastAsia="Times New Roman" w:hAnsi="Times New Roman" w:cs="Times New Roman"/>
                <w:b/>
                <w:bCs/>
                <w:sz w:val="24"/>
                <w:szCs w:val="24"/>
                <w:lang w:eastAsia="en-CA"/>
              </w:rPr>
            </w:pPr>
          </w:p>
        </w:tc>
        <w:tc>
          <w:tcPr>
            <w:tcW w:w="302" w:type="dxa"/>
          </w:tcPr>
          <w:p w14:paraId="07EE02A0" w14:textId="5A3A6FBC" w:rsidR="00230BD8" w:rsidRPr="0089456A" w:rsidDel="00AB7021" w:rsidRDefault="00230BD8" w:rsidP="00D90BFA">
            <w:pPr>
              <w:spacing w:after="0" w:line="240" w:lineRule="auto"/>
              <w:rPr>
                <w:del w:id="2630" w:author="Elizabeth Marks" w:date="2021-04-29T05:30:00Z"/>
                <w:rFonts w:ascii="Times New Roman" w:eastAsia="Times New Roman" w:hAnsi="Times New Roman" w:cs="Times New Roman"/>
                <w:b/>
                <w:bCs/>
                <w:sz w:val="24"/>
                <w:szCs w:val="24"/>
                <w:lang w:eastAsia="en-CA"/>
              </w:rPr>
            </w:pPr>
          </w:p>
        </w:tc>
        <w:tc>
          <w:tcPr>
            <w:tcW w:w="389" w:type="dxa"/>
            <w:tcMar>
              <w:top w:w="0" w:type="dxa"/>
              <w:left w:w="0" w:type="dxa"/>
              <w:bottom w:w="0" w:type="dxa"/>
              <w:right w:w="0" w:type="dxa"/>
            </w:tcMar>
          </w:tcPr>
          <w:p w14:paraId="50E76E32" w14:textId="0EDD6474" w:rsidR="00230BD8" w:rsidRPr="0089456A" w:rsidDel="00AB7021" w:rsidRDefault="00230BD8" w:rsidP="00D90BFA">
            <w:pPr>
              <w:spacing w:after="0" w:line="240" w:lineRule="auto"/>
              <w:jc w:val="right"/>
              <w:rPr>
                <w:del w:id="2631" w:author="Elizabeth Marks" w:date="2021-04-29T05:30:00Z"/>
                <w:rFonts w:ascii="Times New Roman" w:eastAsia="Times New Roman" w:hAnsi="Times New Roman" w:cs="Times New Roman"/>
                <w:b/>
                <w:bCs/>
                <w:sz w:val="24"/>
                <w:szCs w:val="24"/>
                <w:lang w:eastAsia="en-CA"/>
              </w:rPr>
            </w:pPr>
          </w:p>
        </w:tc>
        <w:tc>
          <w:tcPr>
            <w:tcW w:w="302" w:type="dxa"/>
          </w:tcPr>
          <w:p w14:paraId="597B453C" w14:textId="5E6371DB" w:rsidR="00230BD8" w:rsidRPr="0089456A" w:rsidDel="00AB7021" w:rsidRDefault="00230BD8" w:rsidP="00D90BFA">
            <w:pPr>
              <w:spacing w:after="0" w:line="240" w:lineRule="auto"/>
              <w:rPr>
                <w:del w:id="2632" w:author="Elizabeth Marks" w:date="2021-04-29T05:30:00Z"/>
                <w:rFonts w:ascii="Times New Roman" w:eastAsia="Times New Roman" w:hAnsi="Times New Roman" w:cs="Times New Roman"/>
                <w:b/>
                <w:bCs/>
                <w:sz w:val="24"/>
                <w:szCs w:val="24"/>
                <w:lang w:eastAsia="en-CA"/>
              </w:rPr>
            </w:pPr>
          </w:p>
        </w:tc>
        <w:tc>
          <w:tcPr>
            <w:tcW w:w="389" w:type="dxa"/>
            <w:tcMar>
              <w:top w:w="0" w:type="dxa"/>
              <w:left w:w="0" w:type="dxa"/>
              <w:bottom w:w="0" w:type="dxa"/>
              <w:right w:w="0" w:type="dxa"/>
            </w:tcMar>
          </w:tcPr>
          <w:p w14:paraId="691BFD2A" w14:textId="2813D5D9" w:rsidR="00230BD8" w:rsidRPr="0089456A" w:rsidDel="00AB7021" w:rsidRDefault="00230BD8" w:rsidP="00D90BFA">
            <w:pPr>
              <w:spacing w:after="0" w:line="240" w:lineRule="auto"/>
              <w:jc w:val="right"/>
              <w:rPr>
                <w:del w:id="2633" w:author="Elizabeth Marks" w:date="2021-04-29T05:30:00Z"/>
                <w:rFonts w:ascii="Times New Roman" w:eastAsia="Times New Roman" w:hAnsi="Times New Roman" w:cs="Times New Roman"/>
                <w:b/>
                <w:bCs/>
                <w:sz w:val="24"/>
                <w:szCs w:val="24"/>
                <w:lang w:eastAsia="en-CA"/>
              </w:rPr>
            </w:pPr>
          </w:p>
        </w:tc>
        <w:tc>
          <w:tcPr>
            <w:tcW w:w="302" w:type="dxa"/>
          </w:tcPr>
          <w:p w14:paraId="71CC2373" w14:textId="1BFF9FE7" w:rsidR="00230BD8" w:rsidRPr="0089456A" w:rsidDel="00AB7021" w:rsidRDefault="00230BD8" w:rsidP="00D90BFA">
            <w:pPr>
              <w:spacing w:after="0" w:line="240" w:lineRule="auto"/>
              <w:rPr>
                <w:del w:id="2634" w:author="Elizabeth Marks" w:date="2021-04-29T05:30:00Z"/>
                <w:rFonts w:ascii="Times New Roman" w:eastAsia="Times New Roman" w:hAnsi="Times New Roman" w:cs="Times New Roman"/>
                <w:b/>
                <w:bCs/>
                <w:sz w:val="24"/>
                <w:szCs w:val="24"/>
                <w:lang w:eastAsia="en-CA"/>
              </w:rPr>
            </w:pPr>
          </w:p>
        </w:tc>
        <w:tc>
          <w:tcPr>
            <w:tcW w:w="389" w:type="dxa"/>
          </w:tcPr>
          <w:p w14:paraId="3F78E1E5" w14:textId="38A631FE" w:rsidR="00230BD8" w:rsidRPr="0089456A" w:rsidDel="00AB7021" w:rsidRDefault="00230BD8" w:rsidP="00D90BFA">
            <w:pPr>
              <w:spacing w:after="0" w:line="240" w:lineRule="auto"/>
              <w:jc w:val="right"/>
              <w:rPr>
                <w:del w:id="2635" w:author="Elizabeth Marks" w:date="2021-04-29T05:30:00Z"/>
                <w:rFonts w:ascii="Times New Roman" w:eastAsia="Times New Roman" w:hAnsi="Times New Roman" w:cs="Times New Roman"/>
                <w:b/>
                <w:bCs/>
                <w:sz w:val="24"/>
                <w:szCs w:val="24"/>
                <w:lang w:eastAsia="en-CA"/>
              </w:rPr>
            </w:pPr>
          </w:p>
        </w:tc>
        <w:tc>
          <w:tcPr>
            <w:tcW w:w="302" w:type="dxa"/>
          </w:tcPr>
          <w:p w14:paraId="1B7EF66B" w14:textId="5AD8A547" w:rsidR="00230BD8" w:rsidRPr="0089456A" w:rsidDel="00AB7021" w:rsidRDefault="00230BD8" w:rsidP="00D90BFA">
            <w:pPr>
              <w:spacing w:after="0" w:line="240" w:lineRule="auto"/>
              <w:rPr>
                <w:del w:id="2636" w:author="Elizabeth Marks" w:date="2021-04-29T05:30:00Z"/>
                <w:rFonts w:ascii="Times New Roman" w:eastAsia="Times New Roman" w:hAnsi="Times New Roman" w:cs="Times New Roman"/>
                <w:b/>
                <w:bCs/>
                <w:sz w:val="24"/>
                <w:szCs w:val="24"/>
                <w:lang w:eastAsia="en-CA"/>
              </w:rPr>
            </w:pPr>
          </w:p>
        </w:tc>
        <w:tc>
          <w:tcPr>
            <w:tcW w:w="389" w:type="dxa"/>
          </w:tcPr>
          <w:p w14:paraId="70C033BF" w14:textId="444983FD" w:rsidR="00230BD8" w:rsidRPr="0089456A" w:rsidDel="00AB7021" w:rsidRDefault="00230BD8" w:rsidP="00D90BFA">
            <w:pPr>
              <w:spacing w:after="0" w:line="240" w:lineRule="auto"/>
              <w:rPr>
                <w:del w:id="2637" w:author="Elizabeth Marks" w:date="2021-04-29T05:30:00Z"/>
                <w:rFonts w:ascii="Times New Roman" w:eastAsia="Times New Roman" w:hAnsi="Times New Roman" w:cs="Times New Roman"/>
                <w:sz w:val="24"/>
                <w:szCs w:val="24"/>
                <w:lang w:eastAsia="en-CA"/>
              </w:rPr>
            </w:pPr>
          </w:p>
        </w:tc>
        <w:tc>
          <w:tcPr>
            <w:tcW w:w="302" w:type="dxa"/>
          </w:tcPr>
          <w:p w14:paraId="188E0E2A" w14:textId="535949AA" w:rsidR="00230BD8" w:rsidRPr="0089456A" w:rsidDel="00AB7021" w:rsidRDefault="00230BD8" w:rsidP="00D90BFA">
            <w:pPr>
              <w:spacing w:after="0" w:line="240" w:lineRule="auto"/>
              <w:rPr>
                <w:del w:id="2638" w:author="Elizabeth Marks" w:date="2021-04-29T05:30:00Z"/>
                <w:rFonts w:ascii="Times New Roman" w:eastAsia="Times New Roman" w:hAnsi="Times New Roman" w:cs="Times New Roman"/>
                <w:sz w:val="24"/>
                <w:szCs w:val="24"/>
                <w:lang w:eastAsia="en-CA"/>
              </w:rPr>
            </w:pPr>
          </w:p>
        </w:tc>
        <w:tc>
          <w:tcPr>
            <w:tcW w:w="389" w:type="dxa"/>
          </w:tcPr>
          <w:p w14:paraId="1CC22AC4" w14:textId="236BE6E9" w:rsidR="00230BD8" w:rsidRPr="0089456A" w:rsidDel="00AB7021" w:rsidRDefault="00230BD8" w:rsidP="00D90BFA">
            <w:pPr>
              <w:spacing w:after="0" w:line="240" w:lineRule="auto"/>
              <w:rPr>
                <w:del w:id="2639" w:author="Elizabeth Marks" w:date="2021-04-29T05:30:00Z"/>
                <w:rFonts w:ascii="Times New Roman" w:eastAsia="Times New Roman" w:hAnsi="Times New Roman" w:cs="Times New Roman"/>
                <w:sz w:val="24"/>
                <w:szCs w:val="24"/>
                <w:lang w:eastAsia="en-CA"/>
              </w:rPr>
            </w:pPr>
          </w:p>
        </w:tc>
        <w:tc>
          <w:tcPr>
            <w:tcW w:w="302" w:type="dxa"/>
          </w:tcPr>
          <w:p w14:paraId="5FEF5BF2" w14:textId="7D863E8D" w:rsidR="00230BD8" w:rsidRPr="0089456A" w:rsidDel="00AB7021" w:rsidRDefault="00230BD8" w:rsidP="00D90BFA">
            <w:pPr>
              <w:spacing w:after="0" w:line="240" w:lineRule="auto"/>
              <w:rPr>
                <w:del w:id="2640" w:author="Elizabeth Marks" w:date="2021-04-29T05:30:00Z"/>
                <w:rFonts w:ascii="Times New Roman" w:eastAsia="Times New Roman" w:hAnsi="Times New Roman" w:cs="Times New Roman"/>
                <w:sz w:val="24"/>
                <w:szCs w:val="24"/>
                <w:lang w:eastAsia="en-CA"/>
              </w:rPr>
            </w:pPr>
          </w:p>
        </w:tc>
        <w:tc>
          <w:tcPr>
            <w:tcW w:w="389" w:type="dxa"/>
          </w:tcPr>
          <w:p w14:paraId="7CA73C56" w14:textId="221A931F" w:rsidR="00230BD8" w:rsidRPr="0089456A" w:rsidDel="00AB7021" w:rsidRDefault="00230BD8" w:rsidP="00D90BFA">
            <w:pPr>
              <w:spacing w:after="0" w:line="240" w:lineRule="auto"/>
              <w:rPr>
                <w:del w:id="2641" w:author="Elizabeth Marks" w:date="2021-04-29T05:30:00Z"/>
                <w:rFonts w:ascii="Times New Roman" w:eastAsia="Times New Roman" w:hAnsi="Times New Roman" w:cs="Times New Roman"/>
                <w:sz w:val="24"/>
                <w:szCs w:val="24"/>
                <w:lang w:eastAsia="en-CA"/>
              </w:rPr>
            </w:pPr>
          </w:p>
        </w:tc>
        <w:tc>
          <w:tcPr>
            <w:tcW w:w="302" w:type="dxa"/>
          </w:tcPr>
          <w:p w14:paraId="36C29EE3" w14:textId="708AD550" w:rsidR="00230BD8" w:rsidRPr="0089456A" w:rsidDel="00AB7021" w:rsidRDefault="00230BD8" w:rsidP="00D90BFA">
            <w:pPr>
              <w:spacing w:after="0" w:line="240" w:lineRule="auto"/>
              <w:rPr>
                <w:del w:id="2642" w:author="Elizabeth Marks" w:date="2021-04-29T05:30:00Z"/>
                <w:rFonts w:ascii="Times New Roman" w:eastAsia="Times New Roman" w:hAnsi="Times New Roman" w:cs="Times New Roman"/>
                <w:b/>
                <w:bCs/>
                <w:sz w:val="24"/>
                <w:szCs w:val="24"/>
                <w:lang w:eastAsia="en-CA"/>
              </w:rPr>
            </w:pPr>
          </w:p>
        </w:tc>
      </w:tr>
      <w:tr w:rsidR="00230BD8" w:rsidRPr="0089456A" w:rsidDel="00AB7021" w14:paraId="0B7BE5A6" w14:textId="642EF719" w:rsidTr="00D90BFA">
        <w:trPr>
          <w:trHeight w:val="228"/>
          <w:del w:id="2643" w:author="Elizabeth Marks" w:date="2021-04-29T05:30:00Z"/>
        </w:trPr>
        <w:tc>
          <w:tcPr>
            <w:tcW w:w="2160" w:type="dxa"/>
            <w:tcMar>
              <w:top w:w="0" w:type="dxa"/>
              <w:left w:w="0" w:type="dxa"/>
              <w:bottom w:w="0" w:type="dxa"/>
              <w:right w:w="0" w:type="dxa"/>
            </w:tcMar>
          </w:tcPr>
          <w:p w14:paraId="7D81CD48" w14:textId="09559C6F" w:rsidR="00230BD8" w:rsidRPr="0089456A" w:rsidDel="00AB7021" w:rsidRDefault="00230BD8" w:rsidP="00D90BFA">
            <w:pPr>
              <w:spacing w:after="0" w:line="240" w:lineRule="auto"/>
              <w:rPr>
                <w:del w:id="2644" w:author="Elizabeth Marks" w:date="2021-04-29T05:30:00Z"/>
                <w:rFonts w:ascii="Times New Roman" w:eastAsia="Times New Roman" w:hAnsi="Times New Roman" w:cs="Times New Roman"/>
                <w:sz w:val="24"/>
                <w:szCs w:val="24"/>
                <w:lang w:eastAsia="en-CA"/>
              </w:rPr>
            </w:pPr>
            <w:del w:id="2645" w:author="Elizabeth Marks" w:date="2021-04-29T05:30:00Z">
              <w:r w:rsidRPr="0089456A" w:rsidDel="00AB7021">
                <w:rPr>
                  <w:rFonts w:ascii="Times New Roman" w:eastAsia="Times New Roman" w:hAnsi="Times New Roman" w:cs="Times New Roman"/>
                  <w:sz w:val="24"/>
                  <w:szCs w:val="24"/>
                  <w:lang w:eastAsia="en-CA"/>
                </w:rPr>
                <w:delText>10. Work Hours 1</w:delText>
              </w:r>
            </w:del>
          </w:p>
        </w:tc>
        <w:tc>
          <w:tcPr>
            <w:tcW w:w="389" w:type="dxa"/>
            <w:tcMar>
              <w:top w:w="0" w:type="dxa"/>
              <w:left w:w="0" w:type="dxa"/>
              <w:bottom w:w="0" w:type="dxa"/>
              <w:right w:w="0" w:type="dxa"/>
            </w:tcMar>
          </w:tcPr>
          <w:p w14:paraId="77AD4FCB" w14:textId="345F0134" w:rsidR="00230BD8" w:rsidRPr="0089456A" w:rsidDel="00AB7021" w:rsidRDefault="00230BD8" w:rsidP="00D90BFA">
            <w:pPr>
              <w:tabs>
                <w:tab w:val="left" w:pos="196"/>
              </w:tabs>
              <w:spacing w:after="0" w:line="240" w:lineRule="auto"/>
              <w:jc w:val="right"/>
              <w:rPr>
                <w:del w:id="2646" w:author="Elizabeth Marks" w:date="2021-04-29T05:30:00Z"/>
                <w:rFonts w:ascii="Times New Roman" w:eastAsia="Times New Roman" w:hAnsi="Times New Roman" w:cs="Times New Roman"/>
                <w:sz w:val="24"/>
                <w:szCs w:val="24"/>
                <w:lang w:eastAsia="en-CA"/>
              </w:rPr>
            </w:pPr>
          </w:p>
        </w:tc>
        <w:tc>
          <w:tcPr>
            <w:tcW w:w="302" w:type="dxa"/>
          </w:tcPr>
          <w:p w14:paraId="4EDB1CB3" w14:textId="3BBDE82E" w:rsidR="00230BD8" w:rsidRPr="0089456A" w:rsidDel="00AB7021" w:rsidRDefault="00230BD8" w:rsidP="00D90BFA">
            <w:pPr>
              <w:spacing w:after="0" w:line="240" w:lineRule="auto"/>
              <w:rPr>
                <w:del w:id="2647" w:author="Elizabeth Marks" w:date="2021-04-29T05:30:00Z"/>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46E8E5E7" w14:textId="7F8100B4" w:rsidR="00230BD8" w:rsidRPr="0089456A" w:rsidDel="00AB7021" w:rsidRDefault="00230BD8" w:rsidP="00D90BFA">
            <w:pPr>
              <w:spacing w:after="0" w:line="240" w:lineRule="auto"/>
              <w:jc w:val="right"/>
              <w:rPr>
                <w:del w:id="2648" w:author="Elizabeth Marks" w:date="2021-04-29T05:30:00Z"/>
                <w:rFonts w:ascii="Times New Roman" w:eastAsia="Times New Roman" w:hAnsi="Times New Roman" w:cs="Times New Roman"/>
                <w:sz w:val="24"/>
                <w:szCs w:val="24"/>
                <w:lang w:eastAsia="en-CA"/>
              </w:rPr>
            </w:pPr>
          </w:p>
        </w:tc>
        <w:tc>
          <w:tcPr>
            <w:tcW w:w="302" w:type="dxa"/>
          </w:tcPr>
          <w:p w14:paraId="6FC8B7D1" w14:textId="1304EAFC" w:rsidR="00230BD8" w:rsidRPr="0089456A" w:rsidDel="00AB7021" w:rsidRDefault="00230BD8" w:rsidP="00D90BFA">
            <w:pPr>
              <w:spacing w:after="0" w:line="240" w:lineRule="auto"/>
              <w:rPr>
                <w:del w:id="2649" w:author="Elizabeth Marks" w:date="2021-04-29T05:30:00Z"/>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0240B228" w14:textId="3EB7871C" w:rsidR="00230BD8" w:rsidRPr="0089456A" w:rsidDel="00AB7021" w:rsidRDefault="00230BD8" w:rsidP="00D90BFA">
            <w:pPr>
              <w:spacing w:after="0" w:line="240" w:lineRule="auto"/>
              <w:jc w:val="right"/>
              <w:rPr>
                <w:del w:id="2650" w:author="Elizabeth Marks" w:date="2021-04-29T05:30:00Z"/>
                <w:rFonts w:ascii="Times New Roman" w:eastAsia="Times New Roman" w:hAnsi="Times New Roman" w:cs="Times New Roman"/>
                <w:sz w:val="24"/>
                <w:szCs w:val="24"/>
                <w:lang w:eastAsia="en-CA"/>
              </w:rPr>
            </w:pPr>
          </w:p>
        </w:tc>
        <w:tc>
          <w:tcPr>
            <w:tcW w:w="302" w:type="dxa"/>
          </w:tcPr>
          <w:p w14:paraId="06FF6B4C" w14:textId="21C7148A" w:rsidR="00230BD8" w:rsidRPr="0089456A" w:rsidDel="00AB7021" w:rsidRDefault="00230BD8" w:rsidP="00D90BFA">
            <w:pPr>
              <w:spacing w:after="0" w:line="240" w:lineRule="auto"/>
              <w:rPr>
                <w:del w:id="2651" w:author="Elizabeth Marks" w:date="2021-04-29T05:30:00Z"/>
                <w:rFonts w:ascii="Times New Roman" w:eastAsia="Times New Roman" w:hAnsi="Times New Roman" w:cs="Times New Roman"/>
                <w:b/>
                <w:bCs/>
                <w:sz w:val="24"/>
                <w:szCs w:val="24"/>
                <w:lang w:eastAsia="en-CA"/>
              </w:rPr>
            </w:pPr>
          </w:p>
        </w:tc>
        <w:tc>
          <w:tcPr>
            <w:tcW w:w="389" w:type="dxa"/>
            <w:tcMar>
              <w:top w:w="0" w:type="dxa"/>
              <w:left w:w="0" w:type="dxa"/>
              <w:bottom w:w="0" w:type="dxa"/>
              <w:right w:w="0" w:type="dxa"/>
            </w:tcMar>
          </w:tcPr>
          <w:p w14:paraId="0FC3F006" w14:textId="6D6BC407" w:rsidR="00230BD8" w:rsidRPr="0089456A" w:rsidDel="00AB7021" w:rsidRDefault="00230BD8" w:rsidP="00D90BFA">
            <w:pPr>
              <w:spacing w:after="0" w:line="240" w:lineRule="auto"/>
              <w:jc w:val="right"/>
              <w:rPr>
                <w:del w:id="2652" w:author="Elizabeth Marks" w:date="2021-04-29T05:30:00Z"/>
                <w:rFonts w:ascii="Times New Roman" w:eastAsia="Times New Roman" w:hAnsi="Times New Roman" w:cs="Times New Roman"/>
                <w:b/>
                <w:bCs/>
                <w:sz w:val="24"/>
                <w:szCs w:val="24"/>
                <w:lang w:eastAsia="en-CA"/>
              </w:rPr>
            </w:pPr>
          </w:p>
        </w:tc>
        <w:tc>
          <w:tcPr>
            <w:tcW w:w="302" w:type="dxa"/>
          </w:tcPr>
          <w:p w14:paraId="6ADBBD21" w14:textId="5A4C2ED6" w:rsidR="00230BD8" w:rsidRPr="0089456A" w:rsidDel="00AB7021" w:rsidRDefault="00230BD8" w:rsidP="00D90BFA">
            <w:pPr>
              <w:spacing w:after="0" w:line="240" w:lineRule="auto"/>
              <w:rPr>
                <w:del w:id="2653" w:author="Elizabeth Marks" w:date="2021-04-29T05:30:00Z"/>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0AF39D54" w14:textId="37ADAFF8" w:rsidR="00230BD8" w:rsidRPr="0089456A" w:rsidDel="00AB7021" w:rsidRDefault="00230BD8" w:rsidP="00D90BFA">
            <w:pPr>
              <w:spacing w:after="0" w:line="240" w:lineRule="auto"/>
              <w:jc w:val="right"/>
              <w:rPr>
                <w:del w:id="2654" w:author="Elizabeth Marks" w:date="2021-04-29T05:30:00Z"/>
                <w:rFonts w:ascii="Times New Roman" w:eastAsia="Times New Roman" w:hAnsi="Times New Roman" w:cs="Times New Roman"/>
                <w:sz w:val="24"/>
                <w:szCs w:val="24"/>
                <w:lang w:eastAsia="en-CA"/>
              </w:rPr>
            </w:pPr>
          </w:p>
        </w:tc>
        <w:tc>
          <w:tcPr>
            <w:tcW w:w="302" w:type="dxa"/>
          </w:tcPr>
          <w:p w14:paraId="3EE764D3" w14:textId="1D4489F9" w:rsidR="00230BD8" w:rsidRPr="0089456A" w:rsidDel="00AB7021" w:rsidRDefault="00230BD8" w:rsidP="00D90BFA">
            <w:pPr>
              <w:spacing w:after="0" w:line="240" w:lineRule="auto"/>
              <w:rPr>
                <w:del w:id="2655" w:author="Elizabeth Marks" w:date="2021-04-29T05:30:00Z"/>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4E13CD2A" w14:textId="696DD6DE" w:rsidR="00230BD8" w:rsidRPr="0089456A" w:rsidDel="00AB7021" w:rsidRDefault="00230BD8" w:rsidP="00D90BFA">
            <w:pPr>
              <w:spacing w:after="0" w:line="240" w:lineRule="auto"/>
              <w:jc w:val="right"/>
              <w:rPr>
                <w:del w:id="2656" w:author="Elizabeth Marks" w:date="2021-04-29T05:30:00Z"/>
                <w:rFonts w:ascii="Times New Roman" w:eastAsia="Times New Roman" w:hAnsi="Times New Roman" w:cs="Times New Roman"/>
                <w:sz w:val="24"/>
                <w:szCs w:val="24"/>
                <w:lang w:eastAsia="en-CA"/>
              </w:rPr>
            </w:pPr>
          </w:p>
        </w:tc>
        <w:tc>
          <w:tcPr>
            <w:tcW w:w="302" w:type="dxa"/>
          </w:tcPr>
          <w:p w14:paraId="68B2AE47" w14:textId="35D8F271" w:rsidR="00230BD8" w:rsidRPr="0089456A" w:rsidDel="00AB7021" w:rsidRDefault="00230BD8" w:rsidP="00D90BFA">
            <w:pPr>
              <w:spacing w:after="0" w:line="240" w:lineRule="auto"/>
              <w:rPr>
                <w:del w:id="2657" w:author="Elizabeth Marks" w:date="2021-04-29T05:30:00Z"/>
                <w:rFonts w:ascii="Times New Roman" w:eastAsia="Times New Roman" w:hAnsi="Times New Roman" w:cs="Times New Roman"/>
                <w:sz w:val="24"/>
                <w:szCs w:val="24"/>
                <w:lang w:eastAsia="en-CA"/>
              </w:rPr>
            </w:pPr>
          </w:p>
        </w:tc>
        <w:tc>
          <w:tcPr>
            <w:tcW w:w="389" w:type="dxa"/>
          </w:tcPr>
          <w:p w14:paraId="29D4DAD2" w14:textId="5ED9B330" w:rsidR="00230BD8" w:rsidRPr="0089456A" w:rsidDel="00AB7021" w:rsidRDefault="00230BD8" w:rsidP="00D90BFA">
            <w:pPr>
              <w:spacing w:after="0" w:line="240" w:lineRule="auto"/>
              <w:jc w:val="right"/>
              <w:rPr>
                <w:del w:id="2658" w:author="Elizabeth Marks" w:date="2021-04-29T05:30:00Z"/>
                <w:rFonts w:ascii="Times New Roman" w:eastAsia="Times New Roman" w:hAnsi="Times New Roman" w:cs="Times New Roman"/>
                <w:b/>
                <w:bCs/>
                <w:sz w:val="24"/>
                <w:szCs w:val="24"/>
                <w:lang w:eastAsia="en-CA"/>
              </w:rPr>
            </w:pPr>
          </w:p>
        </w:tc>
        <w:tc>
          <w:tcPr>
            <w:tcW w:w="302" w:type="dxa"/>
          </w:tcPr>
          <w:p w14:paraId="65DB7BE2" w14:textId="60BC25FB" w:rsidR="00230BD8" w:rsidRPr="0089456A" w:rsidDel="00AB7021" w:rsidRDefault="00230BD8" w:rsidP="00D90BFA">
            <w:pPr>
              <w:spacing w:after="0" w:line="240" w:lineRule="auto"/>
              <w:rPr>
                <w:del w:id="2659" w:author="Elizabeth Marks" w:date="2021-04-29T05:30:00Z"/>
                <w:rFonts w:ascii="Times New Roman" w:eastAsia="Times New Roman" w:hAnsi="Times New Roman" w:cs="Times New Roman"/>
                <w:sz w:val="24"/>
                <w:szCs w:val="24"/>
                <w:lang w:eastAsia="en-CA"/>
              </w:rPr>
            </w:pPr>
          </w:p>
        </w:tc>
        <w:tc>
          <w:tcPr>
            <w:tcW w:w="389" w:type="dxa"/>
          </w:tcPr>
          <w:p w14:paraId="302C85E3" w14:textId="2D09FD74" w:rsidR="00230BD8" w:rsidRPr="0089456A" w:rsidDel="00AB7021" w:rsidRDefault="00230BD8" w:rsidP="00D90BFA">
            <w:pPr>
              <w:spacing w:after="0" w:line="240" w:lineRule="auto"/>
              <w:rPr>
                <w:del w:id="2660" w:author="Elizabeth Marks" w:date="2021-04-29T05:30:00Z"/>
                <w:rFonts w:ascii="Times New Roman" w:eastAsia="Times New Roman" w:hAnsi="Times New Roman" w:cs="Times New Roman"/>
                <w:sz w:val="24"/>
                <w:szCs w:val="24"/>
                <w:lang w:eastAsia="en-CA"/>
              </w:rPr>
            </w:pPr>
          </w:p>
        </w:tc>
        <w:tc>
          <w:tcPr>
            <w:tcW w:w="302" w:type="dxa"/>
          </w:tcPr>
          <w:p w14:paraId="371927D0" w14:textId="734D1ADD" w:rsidR="00230BD8" w:rsidRPr="0089456A" w:rsidDel="00AB7021" w:rsidRDefault="00230BD8" w:rsidP="00D90BFA">
            <w:pPr>
              <w:spacing w:after="0" w:line="240" w:lineRule="auto"/>
              <w:rPr>
                <w:del w:id="2661" w:author="Elizabeth Marks" w:date="2021-04-29T05:30:00Z"/>
                <w:rFonts w:ascii="Times New Roman" w:eastAsia="Times New Roman" w:hAnsi="Times New Roman" w:cs="Times New Roman"/>
                <w:sz w:val="24"/>
                <w:szCs w:val="24"/>
                <w:lang w:eastAsia="en-CA"/>
              </w:rPr>
            </w:pPr>
          </w:p>
        </w:tc>
        <w:tc>
          <w:tcPr>
            <w:tcW w:w="389" w:type="dxa"/>
          </w:tcPr>
          <w:p w14:paraId="5B1921F0" w14:textId="700C7450" w:rsidR="00230BD8" w:rsidRPr="0089456A" w:rsidDel="00AB7021" w:rsidRDefault="00230BD8" w:rsidP="00D90BFA">
            <w:pPr>
              <w:spacing w:after="0" w:line="240" w:lineRule="auto"/>
              <w:rPr>
                <w:del w:id="2662" w:author="Elizabeth Marks" w:date="2021-04-29T05:30:00Z"/>
                <w:rFonts w:ascii="Times New Roman" w:eastAsia="Times New Roman" w:hAnsi="Times New Roman" w:cs="Times New Roman"/>
                <w:b/>
                <w:bCs/>
                <w:sz w:val="24"/>
                <w:szCs w:val="24"/>
                <w:lang w:eastAsia="en-CA"/>
              </w:rPr>
            </w:pPr>
          </w:p>
        </w:tc>
        <w:tc>
          <w:tcPr>
            <w:tcW w:w="302" w:type="dxa"/>
          </w:tcPr>
          <w:p w14:paraId="6E37EA0C" w14:textId="28D70DC9" w:rsidR="00230BD8" w:rsidRPr="0089456A" w:rsidDel="00AB7021" w:rsidRDefault="00230BD8" w:rsidP="00D90BFA">
            <w:pPr>
              <w:spacing w:after="0" w:line="240" w:lineRule="auto"/>
              <w:rPr>
                <w:del w:id="2663" w:author="Elizabeth Marks" w:date="2021-04-29T05:30:00Z"/>
                <w:rFonts w:ascii="Times New Roman" w:eastAsia="Times New Roman" w:hAnsi="Times New Roman" w:cs="Times New Roman"/>
                <w:sz w:val="24"/>
                <w:szCs w:val="24"/>
                <w:lang w:eastAsia="en-CA"/>
              </w:rPr>
            </w:pPr>
          </w:p>
        </w:tc>
        <w:tc>
          <w:tcPr>
            <w:tcW w:w="389" w:type="dxa"/>
          </w:tcPr>
          <w:p w14:paraId="721AC3D8" w14:textId="5D38A113" w:rsidR="00230BD8" w:rsidRPr="0089456A" w:rsidDel="00AB7021" w:rsidRDefault="00230BD8" w:rsidP="00D90BFA">
            <w:pPr>
              <w:spacing w:after="0" w:line="240" w:lineRule="auto"/>
              <w:rPr>
                <w:del w:id="2664" w:author="Elizabeth Marks" w:date="2021-04-29T05:30:00Z"/>
                <w:rFonts w:ascii="Times New Roman" w:eastAsia="Times New Roman" w:hAnsi="Times New Roman" w:cs="Times New Roman"/>
                <w:sz w:val="24"/>
                <w:szCs w:val="24"/>
                <w:lang w:eastAsia="en-CA"/>
              </w:rPr>
            </w:pPr>
          </w:p>
        </w:tc>
        <w:tc>
          <w:tcPr>
            <w:tcW w:w="302" w:type="dxa"/>
          </w:tcPr>
          <w:p w14:paraId="07D82E7B" w14:textId="60883390" w:rsidR="00230BD8" w:rsidRPr="0089456A" w:rsidDel="00AB7021" w:rsidRDefault="00230BD8" w:rsidP="00D90BFA">
            <w:pPr>
              <w:spacing w:after="0" w:line="240" w:lineRule="auto"/>
              <w:rPr>
                <w:del w:id="2665" w:author="Elizabeth Marks" w:date="2021-04-29T05:30:00Z"/>
                <w:rFonts w:ascii="Times New Roman" w:eastAsia="Times New Roman" w:hAnsi="Times New Roman" w:cs="Times New Roman"/>
                <w:sz w:val="24"/>
                <w:szCs w:val="24"/>
                <w:lang w:eastAsia="en-CA"/>
              </w:rPr>
            </w:pPr>
          </w:p>
        </w:tc>
      </w:tr>
      <w:tr w:rsidR="00230BD8" w:rsidRPr="0089456A" w:rsidDel="00AB7021" w14:paraId="3E0B5E27" w14:textId="190A4027" w:rsidTr="00D90BFA">
        <w:trPr>
          <w:trHeight w:val="228"/>
          <w:del w:id="2666" w:author="Elizabeth Marks" w:date="2021-04-29T05:30:00Z"/>
        </w:trPr>
        <w:tc>
          <w:tcPr>
            <w:tcW w:w="2160" w:type="dxa"/>
            <w:tcMar>
              <w:top w:w="0" w:type="dxa"/>
              <w:left w:w="0" w:type="dxa"/>
              <w:bottom w:w="0" w:type="dxa"/>
              <w:right w:w="0" w:type="dxa"/>
            </w:tcMar>
          </w:tcPr>
          <w:p w14:paraId="2B25D74A" w14:textId="07F094A8" w:rsidR="00230BD8" w:rsidRPr="0089456A" w:rsidDel="00AB7021" w:rsidRDefault="00230BD8" w:rsidP="00D90BFA">
            <w:pPr>
              <w:spacing w:after="0" w:line="240" w:lineRule="auto"/>
              <w:rPr>
                <w:del w:id="2667" w:author="Elizabeth Marks" w:date="2021-04-29T05:30:00Z"/>
                <w:rFonts w:ascii="Times New Roman" w:eastAsia="Times New Roman" w:hAnsi="Times New Roman" w:cs="Times New Roman"/>
                <w:sz w:val="24"/>
                <w:szCs w:val="24"/>
                <w:lang w:eastAsia="en-CA"/>
              </w:rPr>
            </w:pPr>
            <w:del w:id="2668" w:author="Elizabeth Marks" w:date="2021-04-29T05:30:00Z">
              <w:r w:rsidRPr="0089456A" w:rsidDel="00AB7021">
                <w:rPr>
                  <w:rFonts w:ascii="Times New Roman" w:eastAsia="Times New Roman" w:hAnsi="Times New Roman" w:cs="Times New Roman"/>
                  <w:sz w:val="24"/>
                  <w:szCs w:val="24"/>
                  <w:lang w:eastAsia="en-CA"/>
                </w:rPr>
                <w:delText>11. Work Hours 2</w:delText>
              </w:r>
            </w:del>
          </w:p>
        </w:tc>
        <w:tc>
          <w:tcPr>
            <w:tcW w:w="389" w:type="dxa"/>
            <w:tcMar>
              <w:top w:w="0" w:type="dxa"/>
              <w:left w:w="0" w:type="dxa"/>
              <w:bottom w:w="0" w:type="dxa"/>
              <w:right w:w="0" w:type="dxa"/>
            </w:tcMar>
          </w:tcPr>
          <w:p w14:paraId="65C0FE62" w14:textId="5C05E400" w:rsidR="00230BD8" w:rsidRPr="0089456A" w:rsidDel="00AB7021" w:rsidRDefault="00230BD8" w:rsidP="00D90BFA">
            <w:pPr>
              <w:tabs>
                <w:tab w:val="left" w:pos="328"/>
              </w:tabs>
              <w:spacing w:after="0" w:line="240" w:lineRule="auto"/>
              <w:jc w:val="right"/>
              <w:rPr>
                <w:del w:id="2669" w:author="Elizabeth Marks" w:date="2021-04-29T05:30:00Z"/>
                <w:rFonts w:ascii="Times New Roman" w:eastAsia="Times New Roman" w:hAnsi="Times New Roman" w:cs="Times New Roman"/>
                <w:b/>
                <w:bCs/>
                <w:sz w:val="24"/>
                <w:szCs w:val="24"/>
                <w:lang w:eastAsia="en-CA"/>
              </w:rPr>
            </w:pPr>
            <w:del w:id="2670" w:author="Elizabeth Marks" w:date="2021-04-29T05:30:00Z">
              <w:r w:rsidRPr="0089456A" w:rsidDel="00AB7021">
                <w:rPr>
                  <w:rFonts w:ascii="Times New Roman" w:eastAsia="Times New Roman" w:hAnsi="Times New Roman" w:cs="Times New Roman"/>
                  <w:sz w:val="24"/>
                  <w:szCs w:val="24"/>
                  <w:lang w:eastAsia="en-CA"/>
                </w:rPr>
                <w:delText>-</w:delText>
              </w:r>
            </w:del>
          </w:p>
        </w:tc>
        <w:tc>
          <w:tcPr>
            <w:tcW w:w="302" w:type="dxa"/>
          </w:tcPr>
          <w:p w14:paraId="37EBE0E6" w14:textId="6908C391" w:rsidR="00230BD8" w:rsidRPr="00692718" w:rsidDel="00AB7021" w:rsidRDefault="00230BD8" w:rsidP="00D90BFA">
            <w:pPr>
              <w:spacing w:after="0" w:line="240" w:lineRule="auto"/>
              <w:rPr>
                <w:del w:id="2671" w:author="Elizabeth Marks" w:date="2021-04-29T05:30:00Z"/>
                <w:rFonts w:ascii="Times New Roman" w:eastAsia="Times New Roman" w:hAnsi="Times New Roman" w:cs="Times New Roman"/>
                <w:sz w:val="18"/>
                <w:szCs w:val="18"/>
                <w:lang w:eastAsia="en-CA"/>
              </w:rPr>
            </w:pPr>
          </w:p>
        </w:tc>
        <w:tc>
          <w:tcPr>
            <w:tcW w:w="389" w:type="dxa"/>
            <w:tcMar>
              <w:top w:w="0" w:type="dxa"/>
              <w:left w:w="0" w:type="dxa"/>
              <w:bottom w:w="0" w:type="dxa"/>
              <w:right w:w="0" w:type="dxa"/>
            </w:tcMar>
          </w:tcPr>
          <w:p w14:paraId="6F1FB596" w14:textId="10437D47" w:rsidR="00230BD8" w:rsidRPr="0089456A" w:rsidDel="00AB7021" w:rsidRDefault="00230BD8" w:rsidP="00D90BFA">
            <w:pPr>
              <w:tabs>
                <w:tab w:val="left" w:pos="316"/>
              </w:tabs>
              <w:spacing w:after="0" w:line="240" w:lineRule="auto"/>
              <w:jc w:val="right"/>
              <w:rPr>
                <w:del w:id="2672" w:author="Elizabeth Marks" w:date="2021-04-29T05:30:00Z"/>
                <w:rFonts w:ascii="Times New Roman" w:eastAsia="Times New Roman" w:hAnsi="Times New Roman" w:cs="Times New Roman"/>
                <w:sz w:val="24"/>
                <w:szCs w:val="24"/>
                <w:lang w:eastAsia="en-CA"/>
              </w:rPr>
            </w:pPr>
          </w:p>
        </w:tc>
        <w:tc>
          <w:tcPr>
            <w:tcW w:w="302" w:type="dxa"/>
          </w:tcPr>
          <w:p w14:paraId="2E863A1F" w14:textId="0829B9FA" w:rsidR="00230BD8" w:rsidRPr="0089456A" w:rsidDel="00AB7021" w:rsidRDefault="00230BD8" w:rsidP="00D90BFA">
            <w:pPr>
              <w:spacing w:after="0" w:line="240" w:lineRule="auto"/>
              <w:rPr>
                <w:del w:id="2673" w:author="Elizabeth Marks" w:date="2021-04-29T05:30:00Z"/>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6E709033" w14:textId="43D0739A" w:rsidR="00230BD8" w:rsidRPr="0089456A" w:rsidDel="00AB7021" w:rsidRDefault="00230BD8" w:rsidP="00D90BFA">
            <w:pPr>
              <w:spacing w:after="0" w:line="240" w:lineRule="auto"/>
              <w:jc w:val="right"/>
              <w:rPr>
                <w:del w:id="2674" w:author="Elizabeth Marks" w:date="2021-04-29T05:30:00Z"/>
                <w:rFonts w:ascii="Times New Roman" w:eastAsia="Times New Roman" w:hAnsi="Times New Roman" w:cs="Times New Roman"/>
                <w:sz w:val="24"/>
                <w:szCs w:val="24"/>
                <w:lang w:eastAsia="en-CA"/>
              </w:rPr>
            </w:pPr>
          </w:p>
        </w:tc>
        <w:tc>
          <w:tcPr>
            <w:tcW w:w="302" w:type="dxa"/>
          </w:tcPr>
          <w:p w14:paraId="6F58E5AB" w14:textId="2EEFB53C" w:rsidR="00230BD8" w:rsidRPr="0089456A" w:rsidDel="00AB7021" w:rsidRDefault="00230BD8" w:rsidP="00D90BFA">
            <w:pPr>
              <w:spacing w:after="0" w:line="240" w:lineRule="auto"/>
              <w:rPr>
                <w:del w:id="2675" w:author="Elizabeth Marks" w:date="2021-04-29T05:30:00Z"/>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406FB5C0" w14:textId="3D0893EA" w:rsidR="00230BD8" w:rsidRPr="0089456A" w:rsidDel="00AB7021" w:rsidRDefault="00230BD8" w:rsidP="00D90BFA">
            <w:pPr>
              <w:spacing w:after="0" w:line="240" w:lineRule="auto"/>
              <w:jc w:val="right"/>
              <w:rPr>
                <w:del w:id="2676" w:author="Elizabeth Marks" w:date="2021-04-29T05:30:00Z"/>
                <w:rFonts w:ascii="Times New Roman" w:eastAsia="Times New Roman" w:hAnsi="Times New Roman" w:cs="Times New Roman"/>
                <w:sz w:val="24"/>
                <w:szCs w:val="24"/>
                <w:lang w:eastAsia="en-CA"/>
              </w:rPr>
            </w:pPr>
          </w:p>
        </w:tc>
        <w:tc>
          <w:tcPr>
            <w:tcW w:w="302" w:type="dxa"/>
          </w:tcPr>
          <w:p w14:paraId="189C5E7E" w14:textId="0D1F5F0A" w:rsidR="00230BD8" w:rsidRPr="0089456A" w:rsidDel="00AB7021" w:rsidRDefault="00230BD8" w:rsidP="00D90BFA">
            <w:pPr>
              <w:spacing w:after="0" w:line="240" w:lineRule="auto"/>
              <w:rPr>
                <w:del w:id="2677" w:author="Elizabeth Marks" w:date="2021-04-29T05:30:00Z"/>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41E1D626" w14:textId="078DACBF" w:rsidR="00230BD8" w:rsidRPr="0089456A" w:rsidDel="00AB7021" w:rsidRDefault="00230BD8" w:rsidP="00D90BFA">
            <w:pPr>
              <w:spacing w:after="0" w:line="240" w:lineRule="auto"/>
              <w:jc w:val="right"/>
              <w:rPr>
                <w:del w:id="2678" w:author="Elizabeth Marks" w:date="2021-04-29T05:30:00Z"/>
                <w:rFonts w:ascii="Times New Roman" w:eastAsia="Times New Roman" w:hAnsi="Times New Roman" w:cs="Times New Roman"/>
                <w:sz w:val="24"/>
                <w:szCs w:val="24"/>
                <w:lang w:eastAsia="en-CA"/>
              </w:rPr>
            </w:pPr>
          </w:p>
        </w:tc>
        <w:tc>
          <w:tcPr>
            <w:tcW w:w="302" w:type="dxa"/>
          </w:tcPr>
          <w:p w14:paraId="0FE1497F" w14:textId="6128D202" w:rsidR="00230BD8" w:rsidRPr="0089456A" w:rsidDel="00AB7021" w:rsidRDefault="00230BD8" w:rsidP="00D90BFA">
            <w:pPr>
              <w:spacing w:after="0" w:line="240" w:lineRule="auto"/>
              <w:rPr>
                <w:del w:id="2679" w:author="Elizabeth Marks" w:date="2021-04-29T05:30:00Z"/>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50CD50DF" w14:textId="760D8086" w:rsidR="00230BD8" w:rsidRPr="0089456A" w:rsidDel="00AB7021" w:rsidRDefault="00230BD8" w:rsidP="00D90BFA">
            <w:pPr>
              <w:spacing w:after="0" w:line="240" w:lineRule="auto"/>
              <w:jc w:val="right"/>
              <w:rPr>
                <w:del w:id="2680" w:author="Elizabeth Marks" w:date="2021-04-29T05:30:00Z"/>
                <w:rFonts w:ascii="Times New Roman" w:eastAsia="Times New Roman" w:hAnsi="Times New Roman" w:cs="Times New Roman"/>
                <w:sz w:val="24"/>
                <w:szCs w:val="24"/>
                <w:lang w:eastAsia="en-CA"/>
              </w:rPr>
            </w:pPr>
          </w:p>
        </w:tc>
        <w:tc>
          <w:tcPr>
            <w:tcW w:w="302" w:type="dxa"/>
          </w:tcPr>
          <w:p w14:paraId="6FA45CA4" w14:textId="7F0880CC" w:rsidR="00230BD8" w:rsidRPr="0089456A" w:rsidDel="00AB7021" w:rsidRDefault="00230BD8" w:rsidP="00D90BFA">
            <w:pPr>
              <w:spacing w:after="0" w:line="240" w:lineRule="auto"/>
              <w:rPr>
                <w:del w:id="2681" w:author="Elizabeth Marks" w:date="2021-04-29T05:30:00Z"/>
                <w:rFonts w:ascii="Times New Roman" w:eastAsia="Times New Roman" w:hAnsi="Times New Roman" w:cs="Times New Roman"/>
                <w:sz w:val="24"/>
                <w:szCs w:val="24"/>
                <w:lang w:eastAsia="en-CA"/>
              </w:rPr>
            </w:pPr>
          </w:p>
        </w:tc>
        <w:tc>
          <w:tcPr>
            <w:tcW w:w="389" w:type="dxa"/>
          </w:tcPr>
          <w:p w14:paraId="0F82F36C" w14:textId="04421683" w:rsidR="00230BD8" w:rsidRPr="0089456A" w:rsidDel="00AB7021" w:rsidRDefault="00230BD8" w:rsidP="00D90BFA">
            <w:pPr>
              <w:spacing w:after="0" w:line="240" w:lineRule="auto"/>
              <w:jc w:val="right"/>
              <w:rPr>
                <w:del w:id="2682" w:author="Elizabeth Marks" w:date="2021-04-29T05:30:00Z"/>
                <w:rFonts w:ascii="Times New Roman" w:eastAsia="Times New Roman" w:hAnsi="Times New Roman" w:cs="Times New Roman"/>
                <w:b/>
                <w:bCs/>
                <w:sz w:val="24"/>
                <w:szCs w:val="24"/>
                <w:lang w:eastAsia="en-CA"/>
              </w:rPr>
            </w:pPr>
          </w:p>
        </w:tc>
        <w:tc>
          <w:tcPr>
            <w:tcW w:w="302" w:type="dxa"/>
          </w:tcPr>
          <w:p w14:paraId="2DC122D1" w14:textId="76665190" w:rsidR="00230BD8" w:rsidRPr="0089456A" w:rsidDel="00AB7021" w:rsidRDefault="00230BD8" w:rsidP="00D90BFA">
            <w:pPr>
              <w:spacing w:after="0" w:line="240" w:lineRule="auto"/>
              <w:rPr>
                <w:del w:id="2683" w:author="Elizabeth Marks" w:date="2021-04-29T05:30:00Z"/>
                <w:rFonts w:ascii="Times New Roman" w:eastAsia="Times New Roman" w:hAnsi="Times New Roman" w:cs="Times New Roman"/>
                <w:sz w:val="24"/>
                <w:szCs w:val="24"/>
                <w:lang w:eastAsia="en-CA"/>
              </w:rPr>
            </w:pPr>
          </w:p>
        </w:tc>
        <w:tc>
          <w:tcPr>
            <w:tcW w:w="389" w:type="dxa"/>
          </w:tcPr>
          <w:p w14:paraId="656188AF" w14:textId="4E54076F" w:rsidR="00230BD8" w:rsidRPr="0089456A" w:rsidDel="00AB7021" w:rsidRDefault="00230BD8" w:rsidP="00D90BFA">
            <w:pPr>
              <w:spacing w:after="0" w:line="240" w:lineRule="auto"/>
              <w:rPr>
                <w:del w:id="2684" w:author="Elizabeth Marks" w:date="2021-04-29T05:30:00Z"/>
                <w:rFonts w:ascii="Times New Roman" w:eastAsia="Times New Roman" w:hAnsi="Times New Roman" w:cs="Times New Roman"/>
                <w:sz w:val="24"/>
                <w:szCs w:val="24"/>
                <w:lang w:eastAsia="en-CA"/>
              </w:rPr>
            </w:pPr>
          </w:p>
        </w:tc>
        <w:tc>
          <w:tcPr>
            <w:tcW w:w="302" w:type="dxa"/>
          </w:tcPr>
          <w:p w14:paraId="69C59CD4" w14:textId="08AE0C90" w:rsidR="00230BD8" w:rsidRPr="0089456A" w:rsidDel="00AB7021" w:rsidRDefault="00230BD8" w:rsidP="00D90BFA">
            <w:pPr>
              <w:spacing w:after="0" w:line="240" w:lineRule="auto"/>
              <w:rPr>
                <w:del w:id="2685" w:author="Elizabeth Marks" w:date="2021-04-29T05:30:00Z"/>
                <w:rFonts w:ascii="Times New Roman" w:eastAsia="Times New Roman" w:hAnsi="Times New Roman" w:cs="Times New Roman"/>
                <w:sz w:val="24"/>
                <w:szCs w:val="24"/>
                <w:lang w:eastAsia="en-CA"/>
              </w:rPr>
            </w:pPr>
          </w:p>
        </w:tc>
        <w:tc>
          <w:tcPr>
            <w:tcW w:w="389" w:type="dxa"/>
          </w:tcPr>
          <w:p w14:paraId="5D1E6980" w14:textId="18249E9F" w:rsidR="00230BD8" w:rsidRPr="0089456A" w:rsidDel="00AB7021" w:rsidRDefault="00230BD8" w:rsidP="00D90BFA">
            <w:pPr>
              <w:spacing w:after="0" w:line="240" w:lineRule="auto"/>
              <w:rPr>
                <w:del w:id="2686" w:author="Elizabeth Marks" w:date="2021-04-29T05:30:00Z"/>
                <w:rFonts w:ascii="Times New Roman" w:eastAsia="Times New Roman" w:hAnsi="Times New Roman" w:cs="Times New Roman"/>
                <w:b/>
                <w:bCs/>
                <w:sz w:val="24"/>
                <w:szCs w:val="24"/>
                <w:lang w:eastAsia="en-CA"/>
              </w:rPr>
            </w:pPr>
          </w:p>
        </w:tc>
        <w:tc>
          <w:tcPr>
            <w:tcW w:w="302" w:type="dxa"/>
          </w:tcPr>
          <w:p w14:paraId="72C23055" w14:textId="4FE5F6FA" w:rsidR="00230BD8" w:rsidRPr="0089456A" w:rsidDel="00AB7021" w:rsidRDefault="00230BD8" w:rsidP="00D90BFA">
            <w:pPr>
              <w:spacing w:after="0" w:line="240" w:lineRule="auto"/>
              <w:rPr>
                <w:del w:id="2687" w:author="Elizabeth Marks" w:date="2021-04-29T05:30:00Z"/>
                <w:rFonts w:ascii="Times New Roman" w:eastAsia="Times New Roman" w:hAnsi="Times New Roman" w:cs="Times New Roman"/>
                <w:sz w:val="24"/>
                <w:szCs w:val="24"/>
                <w:lang w:eastAsia="en-CA"/>
              </w:rPr>
            </w:pPr>
          </w:p>
        </w:tc>
        <w:tc>
          <w:tcPr>
            <w:tcW w:w="389" w:type="dxa"/>
          </w:tcPr>
          <w:p w14:paraId="1EC52F1B" w14:textId="4440BE05" w:rsidR="00230BD8" w:rsidRPr="0089456A" w:rsidDel="00AB7021" w:rsidRDefault="00230BD8" w:rsidP="00D90BFA">
            <w:pPr>
              <w:spacing w:after="0" w:line="240" w:lineRule="auto"/>
              <w:rPr>
                <w:del w:id="2688" w:author="Elizabeth Marks" w:date="2021-04-29T05:30:00Z"/>
                <w:rFonts w:ascii="Times New Roman" w:eastAsia="Times New Roman" w:hAnsi="Times New Roman" w:cs="Times New Roman"/>
                <w:b/>
                <w:bCs/>
                <w:sz w:val="24"/>
                <w:szCs w:val="24"/>
                <w:lang w:eastAsia="en-CA"/>
              </w:rPr>
            </w:pPr>
          </w:p>
        </w:tc>
        <w:tc>
          <w:tcPr>
            <w:tcW w:w="302" w:type="dxa"/>
          </w:tcPr>
          <w:p w14:paraId="0DACECF6" w14:textId="02C6A08F" w:rsidR="00230BD8" w:rsidRPr="0089456A" w:rsidDel="00AB7021" w:rsidRDefault="00230BD8" w:rsidP="00D90BFA">
            <w:pPr>
              <w:spacing w:after="0" w:line="240" w:lineRule="auto"/>
              <w:rPr>
                <w:del w:id="2689" w:author="Elizabeth Marks" w:date="2021-04-29T05:30:00Z"/>
                <w:rFonts w:ascii="Times New Roman" w:eastAsia="Times New Roman" w:hAnsi="Times New Roman" w:cs="Times New Roman"/>
                <w:sz w:val="24"/>
                <w:szCs w:val="24"/>
                <w:lang w:eastAsia="en-CA"/>
              </w:rPr>
            </w:pPr>
          </w:p>
        </w:tc>
      </w:tr>
      <w:tr w:rsidR="00230BD8" w:rsidRPr="0089456A" w:rsidDel="00AB7021" w14:paraId="561A0BAC" w14:textId="39F4A875" w:rsidTr="00D90BFA">
        <w:trPr>
          <w:trHeight w:val="269"/>
          <w:del w:id="2690" w:author="Elizabeth Marks" w:date="2021-04-29T05:30:00Z"/>
        </w:trPr>
        <w:tc>
          <w:tcPr>
            <w:tcW w:w="2160" w:type="dxa"/>
            <w:tcMar>
              <w:top w:w="0" w:type="dxa"/>
              <w:left w:w="0" w:type="dxa"/>
              <w:bottom w:w="0" w:type="dxa"/>
              <w:right w:w="0" w:type="dxa"/>
            </w:tcMar>
          </w:tcPr>
          <w:p w14:paraId="5527CE44" w14:textId="2FD57352" w:rsidR="00230BD8" w:rsidRPr="0089456A" w:rsidDel="00AB7021" w:rsidRDefault="00230BD8" w:rsidP="00D90BFA">
            <w:pPr>
              <w:spacing w:after="0" w:line="240" w:lineRule="auto"/>
              <w:rPr>
                <w:del w:id="2691" w:author="Elizabeth Marks" w:date="2021-04-29T05:30:00Z"/>
                <w:rFonts w:ascii="Times New Roman" w:eastAsia="Times New Roman" w:hAnsi="Times New Roman" w:cs="Times New Roman"/>
                <w:sz w:val="24"/>
                <w:szCs w:val="24"/>
                <w:lang w:eastAsia="en-CA"/>
              </w:rPr>
            </w:pPr>
            <w:del w:id="2692" w:author="Elizabeth Marks" w:date="2021-04-29T05:30:00Z">
              <w:r w:rsidRPr="0089456A" w:rsidDel="00AB7021">
                <w:rPr>
                  <w:rFonts w:ascii="Times New Roman" w:eastAsia="Times New Roman" w:hAnsi="Times New Roman" w:cs="Times New Roman"/>
                  <w:sz w:val="24"/>
                  <w:szCs w:val="24"/>
                  <w:lang w:eastAsia="en-CA"/>
                </w:rPr>
                <w:delText>12. Competitive 1</w:delText>
              </w:r>
            </w:del>
          </w:p>
        </w:tc>
        <w:tc>
          <w:tcPr>
            <w:tcW w:w="389" w:type="dxa"/>
            <w:tcMar>
              <w:top w:w="0" w:type="dxa"/>
              <w:left w:w="0" w:type="dxa"/>
              <w:bottom w:w="0" w:type="dxa"/>
              <w:right w:w="0" w:type="dxa"/>
            </w:tcMar>
          </w:tcPr>
          <w:p w14:paraId="7320E735" w14:textId="1BE942D9" w:rsidR="00230BD8" w:rsidRPr="0089456A" w:rsidDel="00AB7021" w:rsidRDefault="00230BD8" w:rsidP="00D90BFA">
            <w:pPr>
              <w:tabs>
                <w:tab w:val="left" w:pos="312"/>
              </w:tabs>
              <w:spacing w:after="0" w:line="240" w:lineRule="auto"/>
              <w:jc w:val="right"/>
              <w:rPr>
                <w:del w:id="2693" w:author="Elizabeth Marks" w:date="2021-04-29T05:30:00Z"/>
                <w:rFonts w:ascii="Times New Roman" w:eastAsia="Times New Roman" w:hAnsi="Times New Roman" w:cs="Times New Roman"/>
                <w:b/>
                <w:bCs/>
                <w:sz w:val="24"/>
                <w:szCs w:val="24"/>
                <w:lang w:eastAsia="en-CA"/>
              </w:rPr>
            </w:pPr>
            <w:del w:id="2694" w:author="Elizabeth Marks" w:date="2021-04-29T05:30:00Z">
              <w:r w:rsidRPr="0089456A" w:rsidDel="00AB7021">
                <w:rPr>
                  <w:rFonts w:ascii="Times New Roman" w:eastAsia="Times New Roman" w:hAnsi="Times New Roman" w:cs="Times New Roman"/>
                  <w:b/>
                  <w:bCs/>
                  <w:sz w:val="24"/>
                  <w:szCs w:val="24"/>
                  <w:lang w:eastAsia="en-CA"/>
                </w:rPr>
                <w:delText>.20</w:delText>
              </w:r>
            </w:del>
          </w:p>
        </w:tc>
        <w:tc>
          <w:tcPr>
            <w:tcW w:w="302" w:type="dxa"/>
          </w:tcPr>
          <w:p w14:paraId="5052DAA8" w14:textId="131E7F8D" w:rsidR="00230BD8" w:rsidRPr="00692718" w:rsidDel="00AB7021" w:rsidRDefault="00230BD8" w:rsidP="00D90BFA">
            <w:pPr>
              <w:spacing w:after="0" w:line="240" w:lineRule="auto"/>
              <w:rPr>
                <w:del w:id="2695" w:author="Elizabeth Marks" w:date="2021-04-29T05:30:00Z"/>
                <w:rFonts w:ascii="Times New Roman" w:eastAsia="Times New Roman" w:hAnsi="Times New Roman" w:cs="Times New Roman"/>
                <w:b/>
                <w:bCs/>
                <w:sz w:val="18"/>
                <w:szCs w:val="18"/>
                <w:lang w:eastAsia="en-CA"/>
              </w:rPr>
            </w:pPr>
            <w:del w:id="2696"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159B495B" w14:textId="424E0ED5" w:rsidR="00230BD8" w:rsidRPr="0089456A" w:rsidDel="00AB7021" w:rsidRDefault="00230BD8" w:rsidP="00D90BFA">
            <w:pPr>
              <w:spacing w:after="0" w:line="240" w:lineRule="auto"/>
              <w:jc w:val="right"/>
              <w:rPr>
                <w:del w:id="2697" w:author="Elizabeth Marks" w:date="2021-04-29T05:30:00Z"/>
                <w:rFonts w:ascii="Times New Roman" w:eastAsia="Times New Roman" w:hAnsi="Times New Roman" w:cs="Times New Roman"/>
                <w:b/>
                <w:bCs/>
                <w:sz w:val="24"/>
                <w:szCs w:val="24"/>
                <w:lang w:eastAsia="en-CA"/>
              </w:rPr>
            </w:pPr>
            <w:del w:id="2698" w:author="Elizabeth Marks" w:date="2021-04-29T05:30:00Z">
              <w:r w:rsidRPr="0089456A" w:rsidDel="00AB7021">
                <w:rPr>
                  <w:rFonts w:ascii="Times New Roman" w:eastAsia="Times New Roman" w:hAnsi="Times New Roman" w:cs="Times New Roman"/>
                  <w:sz w:val="24"/>
                  <w:szCs w:val="24"/>
                  <w:lang w:eastAsia="en-CA"/>
                </w:rPr>
                <w:delText>-</w:delText>
              </w:r>
            </w:del>
          </w:p>
        </w:tc>
        <w:tc>
          <w:tcPr>
            <w:tcW w:w="302" w:type="dxa"/>
          </w:tcPr>
          <w:p w14:paraId="0159F83C" w14:textId="479BCA36" w:rsidR="00230BD8" w:rsidRPr="0089456A" w:rsidDel="00AB7021" w:rsidRDefault="00230BD8" w:rsidP="00D90BFA">
            <w:pPr>
              <w:spacing w:after="0" w:line="240" w:lineRule="auto"/>
              <w:rPr>
                <w:del w:id="2699" w:author="Elizabeth Marks" w:date="2021-04-29T05:30:00Z"/>
                <w:rFonts w:ascii="Times New Roman" w:eastAsia="Times New Roman" w:hAnsi="Times New Roman" w:cs="Times New Roman"/>
                <w:b/>
                <w:bCs/>
                <w:sz w:val="24"/>
                <w:szCs w:val="24"/>
                <w:lang w:eastAsia="en-CA"/>
              </w:rPr>
            </w:pPr>
          </w:p>
        </w:tc>
        <w:tc>
          <w:tcPr>
            <w:tcW w:w="389" w:type="dxa"/>
            <w:tcMar>
              <w:top w:w="0" w:type="dxa"/>
              <w:left w:w="0" w:type="dxa"/>
              <w:bottom w:w="0" w:type="dxa"/>
              <w:right w:w="0" w:type="dxa"/>
            </w:tcMar>
          </w:tcPr>
          <w:p w14:paraId="7394D6E8" w14:textId="3EA9425F" w:rsidR="00230BD8" w:rsidRPr="0089456A" w:rsidDel="00AB7021" w:rsidRDefault="00230BD8" w:rsidP="00D90BFA">
            <w:pPr>
              <w:spacing w:after="0" w:line="240" w:lineRule="auto"/>
              <w:jc w:val="right"/>
              <w:rPr>
                <w:del w:id="2700" w:author="Elizabeth Marks" w:date="2021-04-29T05:30:00Z"/>
                <w:rFonts w:ascii="Times New Roman" w:eastAsia="Times New Roman" w:hAnsi="Times New Roman" w:cs="Times New Roman"/>
                <w:b/>
                <w:bCs/>
                <w:sz w:val="24"/>
                <w:szCs w:val="24"/>
                <w:lang w:eastAsia="en-CA"/>
              </w:rPr>
            </w:pPr>
          </w:p>
        </w:tc>
        <w:tc>
          <w:tcPr>
            <w:tcW w:w="302" w:type="dxa"/>
          </w:tcPr>
          <w:p w14:paraId="30057C91" w14:textId="7E641EA9" w:rsidR="00230BD8" w:rsidRPr="0089456A" w:rsidDel="00AB7021" w:rsidRDefault="00230BD8" w:rsidP="00D90BFA">
            <w:pPr>
              <w:spacing w:after="0" w:line="240" w:lineRule="auto"/>
              <w:rPr>
                <w:del w:id="2701" w:author="Elizabeth Marks" w:date="2021-04-29T05:30:00Z"/>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5D889679" w14:textId="61F925AA" w:rsidR="00230BD8" w:rsidRPr="0089456A" w:rsidDel="00AB7021" w:rsidRDefault="00230BD8" w:rsidP="00D90BFA">
            <w:pPr>
              <w:spacing w:after="0" w:line="240" w:lineRule="auto"/>
              <w:jc w:val="right"/>
              <w:rPr>
                <w:del w:id="2702" w:author="Elizabeth Marks" w:date="2021-04-29T05:30:00Z"/>
                <w:rFonts w:ascii="Times New Roman" w:eastAsia="Times New Roman" w:hAnsi="Times New Roman" w:cs="Times New Roman"/>
                <w:sz w:val="24"/>
                <w:szCs w:val="24"/>
                <w:lang w:eastAsia="en-CA"/>
              </w:rPr>
            </w:pPr>
          </w:p>
        </w:tc>
        <w:tc>
          <w:tcPr>
            <w:tcW w:w="302" w:type="dxa"/>
          </w:tcPr>
          <w:p w14:paraId="5C018AF4" w14:textId="2E26D6BB" w:rsidR="00230BD8" w:rsidRPr="0089456A" w:rsidDel="00AB7021" w:rsidRDefault="00230BD8" w:rsidP="00D90BFA">
            <w:pPr>
              <w:spacing w:after="0" w:line="240" w:lineRule="auto"/>
              <w:rPr>
                <w:del w:id="2703" w:author="Elizabeth Marks" w:date="2021-04-29T05:30:00Z"/>
                <w:rFonts w:ascii="Times New Roman" w:eastAsia="Times New Roman" w:hAnsi="Times New Roman" w:cs="Times New Roman"/>
                <w:b/>
                <w:bCs/>
                <w:sz w:val="24"/>
                <w:szCs w:val="24"/>
                <w:lang w:eastAsia="en-CA"/>
              </w:rPr>
            </w:pPr>
          </w:p>
        </w:tc>
        <w:tc>
          <w:tcPr>
            <w:tcW w:w="389" w:type="dxa"/>
            <w:tcMar>
              <w:top w:w="0" w:type="dxa"/>
              <w:left w:w="0" w:type="dxa"/>
              <w:bottom w:w="0" w:type="dxa"/>
              <w:right w:w="0" w:type="dxa"/>
            </w:tcMar>
          </w:tcPr>
          <w:p w14:paraId="423C9B2A" w14:textId="230893F6" w:rsidR="00230BD8" w:rsidRPr="0089456A" w:rsidDel="00AB7021" w:rsidRDefault="00230BD8" w:rsidP="00D90BFA">
            <w:pPr>
              <w:spacing w:after="0" w:line="240" w:lineRule="auto"/>
              <w:jc w:val="right"/>
              <w:rPr>
                <w:del w:id="2704" w:author="Elizabeth Marks" w:date="2021-04-29T05:30:00Z"/>
                <w:rFonts w:ascii="Times New Roman" w:eastAsia="Times New Roman" w:hAnsi="Times New Roman" w:cs="Times New Roman"/>
                <w:b/>
                <w:bCs/>
                <w:sz w:val="24"/>
                <w:szCs w:val="24"/>
                <w:lang w:eastAsia="en-CA"/>
              </w:rPr>
            </w:pPr>
          </w:p>
        </w:tc>
        <w:tc>
          <w:tcPr>
            <w:tcW w:w="302" w:type="dxa"/>
          </w:tcPr>
          <w:p w14:paraId="2A198302" w14:textId="1B20F78C" w:rsidR="00230BD8" w:rsidRPr="0089456A" w:rsidDel="00AB7021" w:rsidRDefault="00230BD8" w:rsidP="00D90BFA">
            <w:pPr>
              <w:spacing w:after="0" w:line="240" w:lineRule="auto"/>
              <w:rPr>
                <w:del w:id="2705" w:author="Elizabeth Marks" w:date="2021-04-29T05:30:00Z"/>
                <w:rFonts w:ascii="Times New Roman" w:eastAsia="Times New Roman" w:hAnsi="Times New Roman" w:cs="Times New Roman"/>
                <w:b/>
                <w:bCs/>
                <w:sz w:val="24"/>
                <w:szCs w:val="24"/>
                <w:lang w:eastAsia="en-CA"/>
              </w:rPr>
            </w:pPr>
          </w:p>
        </w:tc>
        <w:tc>
          <w:tcPr>
            <w:tcW w:w="389" w:type="dxa"/>
            <w:tcMar>
              <w:top w:w="0" w:type="dxa"/>
              <w:left w:w="0" w:type="dxa"/>
              <w:bottom w:w="0" w:type="dxa"/>
              <w:right w:w="0" w:type="dxa"/>
            </w:tcMar>
          </w:tcPr>
          <w:p w14:paraId="2FC3BB05" w14:textId="5AC56BA8" w:rsidR="00230BD8" w:rsidRPr="0089456A" w:rsidDel="00AB7021" w:rsidRDefault="00230BD8" w:rsidP="00D90BFA">
            <w:pPr>
              <w:spacing w:after="0" w:line="240" w:lineRule="auto"/>
              <w:jc w:val="right"/>
              <w:rPr>
                <w:del w:id="2706" w:author="Elizabeth Marks" w:date="2021-04-29T05:30:00Z"/>
                <w:rFonts w:ascii="Times New Roman" w:eastAsia="Times New Roman" w:hAnsi="Times New Roman" w:cs="Times New Roman"/>
                <w:b/>
                <w:bCs/>
                <w:sz w:val="24"/>
                <w:szCs w:val="24"/>
                <w:lang w:eastAsia="en-CA"/>
              </w:rPr>
            </w:pPr>
          </w:p>
        </w:tc>
        <w:tc>
          <w:tcPr>
            <w:tcW w:w="302" w:type="dxa"/>
          </w:tcPr>
          <w:p w14:paraId="02EA79C0" w14:textId="62BFF5E7" w:rsidR="00230BD8" w:rsidRPr="0089456A" w:rsidDel="00AB7021" w:rsidRDefault="00230BD8" w:rsidP="00D90BFA">
            <w:pPr>
              <w:spacing w:after="0" w:line="240" w:lineRule="auto"/>
              <w:rPr>
                <w:del w:id="2707" w:author="Elizabeth Marks" w:date="2021-04-29T05:30:00Z"/>
                <w:rFonts w:ascii="Times New Roman" w:eastAsia="Times New Roman" w:hAnsi="Times New Roman" w:cs="Times New Roman"/>
                <w:b/>
                <w:bCs/>
                <w:sz w:val="24"/>
                <w:szCs w:val="24"/>
                <w:lang w:eastAsia="en-CA"/>
              </w:rPr>
            </w:pPr>
          </w:p>
        </w:tc>
        <w:tc>
          <w:tcPr>
            <w:tcW w:w="389" w:type="dxa"/>
          </w:tcPr>
          <w:p w14:paraId="784D6070" w14:textId="79499201" w:rsidR="00230BD8" w:rsidRPr="0089456A" w:rsidDel="00AB7021" w:rsidRDefault="00230BD8" w:rsidP="00D90BFA">
            <w:pPr>
              <w:spacing w:after="0" w:line="240" w:lineRule="auto"/>
              <w:jc w:val="right"/>
              <w:rPr>
                <w:del w:id="2708" w:author="Elizabeth Marks" w:date="2021-04-29T05:30:00Z"/>
                <w:rFonts w:ascii="Times New Roman" w:eastAsia="Times New Roman" w:hAnsi="Times New Roman" w:cs="Times New Roman"/>
                <w:b/>
                <w:bCs/>
                <w:sz w:val="24"/>
                <w:szCs w:val="24"/>
                <w:lang w:eastAsia="en-CA"/>
              </w:rPr>
            </w:pPr>
          </w:p>
        </w:tc>
        <w:tc>
          <w:tcPr>
            <w:tcW w:w="302" w:type="dxa"/>
          </w:tcPr>
          <w:p w14:paraId="4B79908A" w14:textId="16733092" w:rsidR="00230BD8" w:rsidRPr="0089456A" w:rsidDel="00AB7021" w:rsidRDefault="00230BD8" w:rsidP="00D90BFA">
            <w:pPr>
              <w:spacing w:after="0" w:line="240" w:lineRule="auto"/>
              <w:rPr>
                <w:del w:id="2709" w:author="Elizabeth Marks" w:date="2021-04-29T05:30:00Z"/>
                <w:rFonts w:ascii="Times New Roman" w:eastAsia="Times New Roman" w:hAnsi="Times New Roman" w:cs="Times New Roman"/>
                <w:b/>
                <w:bCs/>
                <w:sz w:val="24"/>
                <w:szCs w:val="24"/>
                <w:lang w:eastAsia="en-CA"/>
              </w:rPr>
            </w:pPr>
          </w:p>
        </w:tc>
        <w:tc>
          <w:tcPr>
            <w:tcW w:w="389" w:type="dxa"/>
          </w:tcPr>
          <w:p w14:paraId="11AAE59D" w14:textId="5C1AFC6C" w:rsidR="00230BD8" w:rsidRPr="0089456A" w:rsidDel="00AB7021" w:rsidRDefault="00230BD8" w:rsidP="00D90BFA">
            <w:pPr>
              <w:spacing w:after="0" w:line="240" w:lineRule="auto"/>
              <w:rPr>
                <w:del w:id="2710" w:author="Elizabeth Marks" w:date="2021-04-29T05:30:00Z"/>
                <w:rFonts w:ascii="Times New Roman" w:eastAsia="Times New Roman" w:hAnsi="Times New Roman" w:cs="Times New Roman"/>
                <w:b/>
                <w:bCs/>
                <w:sz w:val="24"/>
                <w:szCs w:val="24"/>
                <w:lang w:eastAsia="en-CA"/>
              </w:rPr>
            </w:pPr>
          </w:p>
        </w:tc>
        <w:tc>
          <w:tcPr>
            <w:tcW w:w="302" w:type="dxa"/>
          </w:tcPr>
          <w:p w14:paraId="64376597" w14:textId="12529B98" w:rsidR="00230BD8" w:rsidRPr="0089456A" w:rsidDel="00AB7021" w:rsidRDefault="00230BD8" w:rsidP="00D90BFA">
            <w:pPr>
              <w:spacing w:after="0" w:line="240" w:lineRule="auto"/>
              <w:rPr>
                <w:del w:id="2711" w:author="Elizabeth Marks" w:date="2021-04-29T05:30:00Z"/>
                <w:rFonts w:ascii="Times New Roman" w:eastAsia="Times New Roman" w:hAnsi="Times New Roman" w:cs="Times New Roman"/>
                <w:sz w:val="24"/>
                <w:szCs w:val="24"/>
                <w:lang w:eastAsia="en-CA"/>
              </w:rPr>
            </w:pPr>
          </w:p>
        </w:tc>
        <w:tc>
          <w:tcPr>
            <w:tcW w:w="389" w:type="dxa"/>
          </w:tcPr>
          <w:p w14:paraId="3C413C7B" w14:textId="0627E054" w:rsidR="00230BD8" w:rsidRPr="0089456A" w:rsidDel="00AB7021" w:rsidRDefault="00230BD8" w:rsidP="00D90BFA">
            <w:pPr>
              <w:spacing w:after="0" w:line="240" w:lineRule="auto"/>
              <w:rPr>
                <w:del w:id="2712" w:author="Elizabeth Marks" w:date="2021-04-29T05:30:00Z"/>
                <w:rFonts w:ascii="Times New Roman" w:eastAsia="Times New Roman" w:hAnsi="Times New Roman" w:cs="Times New Roman"/>
                <w:b/>
                <w:bCs/>
                <w:sz w:val="24"/>
                <w:szCs w:val="24"/>
                <w:lang w:eastAsia="en-CA"/>
              </w:rPr>
            </w:pPr>
          </w:p>
        </w:tc>
        <w:tc>
          <w:tcPr>
            <w:tcW w:w="302" w:type="dxa"/>
          </w:tcPr>
          <w:p w14:paraId="2DBA005E" w14:textId="42D59C48" w:rsidR="00230BD8" w:rsidRPr="0089456A" w:rsidDel="00AB7021" w:rsidRDefault="00230BD8" w:rsidP="00D90BFA">
            <w:pPr>
              <w:spacing w:after="0" w:line="240" w:lineRule="auto"/>
              <w:rPr>
                <w:del w:id="2713" w:author="Elizabeth Marks" w:date="2021-04-29T05:30:00Z"/>
                <w:rFonts w:ascii="Times New Roman" w:eastAsia="Times New Roman" w:hAnsi="Times New Roman" w:cs="Times New Roman"/>
                <w:sz w:val="24"/>
                <w:szCs w:val="24"/>
                <w:lang w:eastAsia="en-CA"/>
              </w:rPr>
            </w:pPr>
          </w:p>
        </w:tc>
        <w:tc>
          <w:tcPr>
            <w:tcW w:w="389" w:type="dxa"/>
          </w:tcPr>
          <w:p w14:paraId="53ACED24" w14:textId="17D93E9D" w:rsidR="00230BD8" w:rsidRPr="0089456A" w:rsidDel="00AB7021" w:rsidRDefault="00230BD8" w:rsidP="00D90BFA">
            <w:pPr>
              <w:spacing w:after="0" w:line="240" w:lineRule="auto"/>
              <w:rPr>
                <w:del w:id="2714" w:author="Elizabeth Marks" w:date="2021-04-29T05:30:00Z"/>
                <w:rFonts w:ascii="Times New Roman" w:eastAsia="Times New Roman" w:hAnsi="Times New Roman" w:cs="Times New Roman"/>
                <w:sz w:val="24"/>
                <w:szCs w:val="24"/>
                <w:lang w:eastAsia="en-CA"/>
              </w:rPr>
            </w:pPr>
          </w:p>
        </w:tc>
        <w:tc>
          <w:tcPr>
            <w:tcW w:w="302" w:type="dxa"/>
          </w:tcPr>
          <w:p w14:paraId="2C12537F" w14:textId="0443D951" w:rsidR="00230BD8" w:rsidRPr="0089456A" w:rsidDel="00AB7021" w:rsidRDefault="00230BD8" w:rsidP="00D90BFA">
            <w:pPr>
              <w:spacing w:after="0" w:line="240" w:lineRule="auto"/>
              <w:rPr>
                <w:del w:id="2715" w:author="Elizabeth Marks" w:date="2021-04-29T05:30:00Z"/>
                <w:rFonts w:ascii="Times New Roman" w:eastAsia="Times New Roman" w:hAnsi="Times New Roman" w:cs="Times New Roman"/>
                <w:b/>
                <w:bCs/>
                <w:sz w:val="24"/>
                <w:szCs w:val="24"/>
                <w:lang w:eastAsia="en-CA"/>
              </w:rPr>
            </w:pPr>
          </w:p>
        </w:tc>
      </w:tr>
      <w:tr w:rsidR="00230BD8" w:rsidRPr="0089456A" w:rsidDel="00AB7021" w14:paraId="2D80CC4D" w14:textId="31E03BE5" w:rsidTr="00D90BFA">
        <w:trPr>
          <w:trHeight w:val="255"/>
          <w:del w:id="2716" w:author="Elizabeth Marks" w:date="2021-04-29T05:30:00Z"/>
        </w:trPr>
        <w:tc>
          <w:tcPr>
            <w:tcW w:w="2160" w:type="dxa"/>
            <w:tcMar>
              <w:top w:w="0" w:type="dxa"/>
              <w:left w:w="0" w:type="dxa"/>
              <w:bottom w:w="0" w:type="dxa"/>
              <w:right w:w="0" w:type="dxa"/>
            </w:tcMar>
          </w:tcPr>
          <w:p w14:paraId="403EABD6" w14:textId="09EFA5DD" w:rsidR="00230BD8" w:rsidRPr="0089456A" w:rsidDel="00AB7021" w:rsidRDefault="00230BD8" w:rsidP="00D90BFA">
            <w:pPr>
              <w:spacing w:after="0" w:line="240" w:lineRule="auto"/>
              <w:rPr>
                <w:del w:id="2717" w:author="Elizabeth Marks" w:date="2021-04-29T05:30:00Z"/>
                <w:rFonts w:ascii="Times New Roman" w:eastAsia="Times New Roman" w:hAnsi="Times New Roman" w:cs="Times New Roman"/>
                <w:sz w:val="24"/>
                <w:szCs w:val="24"/>
                <w:lang w:eastAsia="en-CA"/>
              </w:rPr>
            </w:pPr>
            <w:del w:id="2718" w:author="Elizabeth Marks" w:date="2021-04-29T05:30:00Z">
              <w:r w:rsidRPr="0089456A" w:rsidDel="00AB7021">
                <w:rPr>
                  <w:rFonts w:ascii="Times New Roman" w:eastAsia="Times New Roman" w:hAnsi="Times New Roman" w:cs="Times New Roman"/>
                  <w:sz w:val="24"/>
                  <w:szCs w:val="24"/>
                  <w:lang w:eastAsia="en-CA"/>
                </w:rPr>
                <w:delText>13. Competitive 2</w:delText>
              </w:r>
            </w:del>
          </w:p>
        </w:tc>
        <w:tc>
          <w:tcPr>
            <w:tcW w:w="389" w:type="dxa"/>
            <w:tcMar>
              <w:top w:w="0" w:type="dxa"/>
              <w:left w:w="0" w:type="dxa"/>
              <w:bottom w:w="0" w:type="dxa"/>
              <w:right w:w="0" w:type="dxa"/>
            </w:tcMar>
          </w:tcPr>
          <w:p w14:paraId="3F530F3A" w14:textId="1D0801ED" w:rsidR="00230BD8" w:rsidRPr="0089456A" w:rsidDel="00AB7021" w:rsidRDefault="00230BD8" w:rsidP="00D90BFA">
            <w:pPr>
              <w:spacing w:after="0" w:line="240" w:lineRule="auto"/>
              <w:jc w:val="right"/>
              <w:rPr>
                <w:del w:id="2719" w:author="Elizabeth Marks" w:date="2021-04-29T05:30:00Z"/>
                <w:rFonts w:ascii="Times New Roman" w:eastAsia="Times New Roman" w:hAnsi="Times New Roman" w:cs="Times New Roman"/>
                <w:b/>
                <w:bCs/>
                <w:sz w:val="24"/>
                <w:szCs w:val="24"/>
                <w:lang w:eastAsia="en-CA"/>
              </w:rPr>
            </w:pPr>
            <w:del w:id="2720" w:author="Elizabeth Marks" w:date="2021-04-29T05:30:00Z">
              <w:r w:rsidRPr="0089456A" w:rsidDel="00AB7021">
                <w:rPr>
                  <w:rFonts w:ascii="Times New Roman" w:eastAsia="Times New Roman" w:hAnsi="Times New Roman" w:cs="Times New Roman"/>
                  <w:sz w:val="24"/>
                  <w:szCs w:val="24"/>
                  <w:lang w:eastAsia="en-CA"/>
                </w:rPr>
                <w:delText>.07</w:delText>
              </w:r>
            </w:del>
          </w:p>
        </w:tc>
        <w:tc>
          <w:tcPr>
            <w:tcW w:w="302" w:type="dxa"/>
          </w:tcPr>
          <w:p w14:paraId="707BFFC8" w14:textId="573EB4CB" w:rsidR="00230BD8" w:rsidRPr="00692718" w:rsidDel="00AB7021" w:rsidRDefault="00230BD8" w:rsidP="00D90BFA">
            <w:pPr>
              <w:spacing w:after="0" w:line="240" w:lineRule="auto"/>
              <w:rPr>
                <w:del w:id="2721" w:author="Elizabeth Marks" w:date="2021-04-29T05:30:00Z"/>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tcPr>
          <w:p w14:paraId="60108215" w14:textId="7C9A9846" w:rsidR="00230BD8" w:rsidRPr="0089456A" w:rsidDel="00AB7021" w:rsidRDefault="00230BD8" w:rsidP="00D90BFA">
            <w:pPr>
              <w:tabs>
                <w:tab w:val="left" w:pos="184"/>
              </w:tabs>
              <w:spacing w:after="0" w:line="240" w:lineRule="auto"/>
              <w:jc w:val="right"/>
              <w:rPr>
                <w:del w:id="2722" w:author="Elizabeth Marks" w:date="2021-04-29T05:30:00Z"/>
                <w:rFonts w:ascii="Times New Roman" w:eastAsia="Times New Roman" w:hAnsi="Times New Roman" w:cs="Times New Roman"/>
                <w:b/>
                <w:bCs/>
                <w:sz w:val="24"/>
                <w:szCs w:val="24"/>
                <w:lang w:eastAsia="en-CA"/>
              </w:rPr>
            </w:pPr>
            <w:del w:id="2723" w:author="Elizabeth Marks" w:date="2021-04-29T05:30:00Z">
              <w:r w:rsidRPr="0089456A" w:rsidDel="00AB7021">
                <w:rPr>
                  <w:rFonts w:ascii="Times New Roman" w:eastAsia="Times New Roman" w:hAnsi="Times New Roman" w:cs="Times New Roman"/>
                  <w:b/>
                  <w:bCs/>
                  <w:sz w:val="24"/>
                  <w:szCs w:val="24"/>
                  <w:lang w:eastAsia="en-CA"/>
                </w:rPr>
                <w:delText>.23</w:delText>
              </w:r>
            </w:del>
          </w:p>
        </w:tc>
        <w:tc>
          <w:tcPr>
            <w:tcW w:w="302" w:type="dxa"/>
          </w:tcPr>
          <w:p w14:paraId="745B4527" w14:textId="4E3C8087" w:rsidR="00230BD8" w:rsidRPr="00692718" w:rsidDel="00AB7021" w:rsidRDefault="00230BD8" w:rsidP="00D90BFA">
            <w:pPr>
              <w:spacing w:after="0" w:line="240" w:lineRule="auto"/>
              <w:rPr>
                <w:del w:id="2724" w:author="Elizabeth Marks" w:date="2021-04-29T05:30:00Z"/>
                <w:rFonts w:ascii="Times New Roman" w:eastAsia="Times New Roman" w:hAnsi="Times New Roman" w:cs="Times New Roman"/>
                <w:b/>
                <w:bCs/>
                <w:sz w:val="18"/>
                <w:szCs w:val="18"/>
                <w:lang w:eastAsia="en-CA"/>
              </w:rPr>
            </w:pPr>
            <w:del w:id="2725"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6C78EE17" w14:textId="776D90CC" w:rsidR="00230BD8" w:rsidRPr="0089456A" w:rsidDel="00AB7021" w:rsidRDefault="00230BD8" w:rsidP="00D90BFA">
            <w:pPr>
              <w:spacing w:after="0" w:line="240" w:lineRule="auto"/>
              <w:jc w:val="right"/>
              <w:rPr>
                <w:del w:id="2726" w:author="Elizabeth Marks" w:date="2021-04-29T05:30:00Z"/>
                <w:rFonts w:ascii="Times New Roman" w:eastAsia="Times New Roman" w:hAnsi="Times New Roman" w:cs="Times New Roman"/>
                <w:sz w:val="24"/>
                <w:szCs w:val="24"/>
                <w:lang w:eastAsia="en-CA"/>
              </w:rPr>
            </w:pPr>
            <w:del w:id="2727" w:author="Elizabeth Marks" w:date="2021-04-29T05:30:00Z">
              <w:r w:rsidRPr="0089456A" w:rsidDel="00AB7021">
                <w:rPr>
                  <w:rFonts w:ascii="Times New Roman" w:eastAsia="Times New Roman" w:hAnsi="Times New Roman" w:cs="Times New Roman"/>
                  <w:b/>
                  <w:bCs/>
                  <w:sz w:val="24"/>
                  <w:szCs w:val="24"/>
                  <w:lang w:eastAsia="en-CA"/>
                </w:rPr>
                <w:delText>-</w:delText>
              </w:r>
            </w:del>
          </w:p>
        </w:tc>
        <w:tc>
          <w:tcPr>
            <w:tcW w:w="302" w:type="dxa"/>
          </w:tcPr>
          <w:p w14:paraId="7652CB2F" w14:textId="4158CFCF" w:rsidR="00230BD8" w:rsidRPr="0089456A" w:rsidDel="00AB7021" w:rsidRDefault="00230BD8" w:rsidP="00D90BFA">
            <w:pPr>
              <w:spacing w:after="0" w:line="240" w:lineRule="auto"/>
              <w:rPr>
                <w:del w:id="2728" w:author="Elizabeth Marks" w:date="2021-04-29T05:30:00Z"/>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6149BA64" w14:textId="0728FFC2" w:rsidR="00230BD8" w:rsidRPr="0089456A" w:rsidDel="00AB7021" w:rsidRDefault="00230BD8" w:rsidP="00D90BFA">
            <w:pPr>
              <w:spacing w:after="0" w:line="240" w:lineRule="auto"/>
              <w:jc w:val="right"/>
              <w:rPr>
                <w:del w:id="2729" w:author="Elizabeth Marks" w:date="2021-04-29T05:30:00Z"/>
                <w:rFonts w:ascii="Times New Roman" w:eastAsia="Times New Roman" w:hAnsi="Times New Roman" w:cs="Times New Roman"/>
                <w:sz w:val="24"/>
                <w:szCs w:val="24"/>
                <w:lang w:eastAsia="en-CA"/>
              </w:rPr>
            </w:pPr>
          </w:p>
        </w:tc>
        <w:tc>
          <w:tcPr>
            <w:tcW w:w="302" w:type="dxa"/>
          </w:tcPr>
          <w:p w14:paraId="648072F4" w14:textId="4AE87ADC" w:rsidR="00230BD8" w:rsidRPr="0089456A" w:rsidDel="00AB7021" w:rsidRDefault="00230BD8" w:rsidP="00D90BFA">
            <w:pPr>
              <w:spacing w:after="0" w:line="240" w:lineRule="auto"/>
              <w:rPr>
                <w:del w:id="2730" w:author="Elizabeth Marks" w:date="2021-04-29T05:30:00Z"/>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2EC6F8AC" w14:textId="53BE2B67" w:rsidR="00230BD8" w:rsidRPr="0089456A" w:rsidDel="00AB7021" w:rsidRDefault="00230BD8" w:rsidP="00D90BFA">
            <w:pPr>
              <w:spacing w:after="0" w:line="240" w:lineRule="auto"/>
              <w:jc w:val="right"/>
              <w:rPr>
                <w:del w:id="2731" w:author="Elizabeth Marks" w:date="2021-04-29T05:30:00Z"/>
                <w:rFonts w:ascii="Times New Roman" w:eastAsia="Times New Roman" w:hAnsi="Times New Roman" w:cs="Times New Roman"/>
                <w:sz w:val="24"/>
                <w:szCs w:val="24"/>
                <w:lang w:eastAsia="en-CA"/>
              </w:rPr>
            </w:pPr>
          </w:p>
        </w:tc>
        <w:tc>
          <w:tcPr>
            <w:tcW w:w="302" w:type="dxa"/>
          </w:tcPr>
          <w:p w14:paraId="223EA5E5" w14:textId="4193F452" w:rsidR="00230BD8" w:rsidRPr="0089456A" w:rsidDel="00AB7021" w:rsidRDefault="00230BD8" w:rsidP="00D90BFA">
            <w:pPr>
              <w:spacing w:after="0" w:line="240" w:lineRule="auto"/>
              <w:rPr>
                <w:del w:id="2732" w:author="Elizabeth Marks" w:date="2021-04-29T05:30:00Z"/>
                <w:rFonts w:ascii="Times New Roman" w:eastAsia="Times New Roman" w:hAnsi="Times New Roman" w:cs="Times New Roman"/>
                <w:sz w:val="24"/>
                <w:szCs w:val="24"/>
                <w:lang w:eastAsia="en-CA"/>
              </w:rPr>
            </w:pPr>
          </w:p>
        </w:tc>
        <w:tc>
          <w:tcPr>
            <w:tcW w:w="389" w:type="dxa"/>
            <w:tcMar>
              <w:top w:w="0" w:type="dxa"/>
              <w:left w:w="0" w:type="dxa"/>
              <w:bottom w:w="0" w:type="dxa"/>
              <w:right w:w="0" w:type="dxa"/>
            </w:tcMar>
          </w:tcPr>
          <w:p w14:paraId="586EF9A3" w14:textId="6410C8D3" w:rsidR="00230BD8" w:rsidRPr="0089456A" w:rsidDel="00AB7021" w:rsidRDefault="00230BD8" w:rsidP="00D90BFA">
            <w:pPr>
              <w:spacing w:after="0" w:line="240" w:lineRule="auto"/>
              <w:jc w:val="right"/>
              <w:rPr>
                <w:del w:id="2733" w:author="Elizabeth Marks" w:date="2021-04-29T05:30:00Z"/>
                <w:rFonts w:ascii="Times New Roman" w:eastAsia="Times New Roman" w:hAnsi="Times New Roman" w:cs="Times New Roman"/>
                <w:sz w:val="24"/>
                <w:szCs w:val="24"/>
                <w:lang w:eastAsia="en-CA"/>
              </w:rPr>
            </w:pPr>
          </w:p>
        </w:tc>
        <w:tc>
          <w:tcPr>
            <w:tcW w:w="302" w:type="dxa"/>
          </w:tcPr>
          <w:p w14:paraId="346BCBF1" w14:textId="72F53B17" w:rsidR="00230BD8" w:rsidRPr="0089456A" w:rsidDel="00AB7021" w:rsidRDefault="00230BD8" w:rsidP="00D90BFA">
            <w:pPr>
              <w:spacing w:after="0" w:line="240" w:lineRule="auto"/>
              <w:rPr>
                <w:del w:id="2734" w:author="Elizabeth Marks" w:date="2021-04-29T05:30:00Z"/>
                <w:rFonts w:ascii="Times New Roman" w:eastAsia="Times New Roman" w:hAnsi="Times New Roman" w:cs="Times New Roman"/>
                <w:sz w:val="24"/>
                <w:szCs w:val="24"/>
                <w:lang w:eastAsia="en-CA"/>
              </w:rPr>
            </w:pPr>
          </w:p>
        </w:tc>
        <w:tc>
          <w:tcPr>
            <w:tcW w:w="389" w:type="dxa"/>
          </w:tcPr>
          <w:p w14:paraId="267B9B58" w14:textId="44E8C589" w:rsidR="00230BD8" w:rsidRPr="0089456A" w:rsidDel="00AB7021" w:rsidRDefault="00230BD8" w:rsidP="00D90BFA">
            <w:pPr>
              <w:spacing w:after="0" w:line="240" w:lineRule="auto"/>
              <w:jc w:val="right"/>
              <w:rPr>
                <w:del w:id="2735" w:author="Elizabeth Marks" w:date="2021-04-29T05:30:00Z"/>
                <w:rFonts w:ascii="Times New Roman" w:eastAsia="Times New Roman" w:hAnsi="Times New Roman" w:cs="Times New Roman"/>
                <w:b/>
                <w:bCs/>
                <w:sz w:val="24"/>
                <w:szCs w:val="24"/>
                <w:lang w:eastAsia="en-CA"/>
              </w:rPr>
            </w:pPr>
          </w:p>
        </w:tc>
        <w:tc>
          <w:tcPr>
            <w:tcW w:w="302" w:type="dxa"/>
          </w:tcPr>
          <w:p w14:paraId="6F033AAF" w14:textId="30EEED11" w:rsidR="00230BD8" w:rsidRPr="0089456A" w:rsidDel="00AB7021" w:rsidRDefault="00230BD8" w:rsidP="00D90BFA">
            <w:pPr>
              <w:spacing w:after="0" w:line="240" w:lineRule="auto"/>
              <w:rPr>
                <w:del w:id="2736" w:author="Elizabeth Marks" w:date="2021-04-29T05:30:00Z"/>
                <w:rFonts w:ascii="Times New Roman" w:eastAsia="Times New Roman" w:hAnsi="Times New Roman" w:cs="Times New Roman"/>
                <w:sz w:val="24"/>
                <w:szCs w:val="24"/>
                <w:lang w:eastAsia="en-CA"/>
              </w:rPr>
            </w:pPr>
          </w:p>
        </w:tc>
        <w:tc>
          <w:tcPr>
            <w:tcW w:w="389" w:type="dxa"/>
          </w:tcPr>
          <w:p w14:paraId="69EF42DC" w14:textId="590965EA" w:rsidR="00230BD8" w:rsidRPr="0089456A" w:rsidDel="00AB7021" w:rsidRDefault="00230BD8" w:rsidP="00D90BFA">
            <w:pPr>
              <w:spacing w:after="0" w:line="240" w:lineRule="auto"/>
              <w:rPr>
                <w:del w:id="2737" w:author="Elizabeth Marks" w:date="2021-04-29T05:30:00Z"/>
                <w:rFonts w:ascii="Times New Roman" w:eastAsia="Times New Roman" w:hAnsi="Times New Roman" w:cs="Times New Roman"/>
                <w:b/>
                <w:bCs/>
                <w:sz w:val="24"/>
                <w:szCs w:val="24"/>
                <w:lang w:eastAsia="en-CA"/>
              </w:rPr>
            </w:pPr>
          </w:p>
        </w:tc>
        <w:tc>
          <w:tcPr>
            <w:tcW w:w="302" w:type="dxa"/>
          </w:tcPr>
          <w:p w14:paraId="1AE4D25B" w14:textId="58979973" w:rsidR="00230BD8" w:rsidRPr="0089456A" w:rsidDel="00AB7021" w:rsidRDefault="00230BD8" w:rsidP="00D90BFA">
            <w:pPr>
              <w:spacing w:after="0" w:line="240" w:lineRule="auto"/>
              <w:rPr>
                <w:del w:id="2738" w:author="Elizabeth Marks" w:date="2021-04-29T05:30:00Z"/>
                <w:rFonts w:ascii="Times New Roman" w:eastAsia="Times New Roman" w:hAnsi="Times New Roman" w:cs="Times New Roman"/>
                <w:sz w:val="24"/>
                <w:szCs w:val="24"/>
                <w:lang w:eastAsia="en-CA"/>
              </w:rPr>
            </w:pPr>
          </w:p>
        </w:tc>
        <w:tc>
          <w:tcPr>
            <w:tcW w:w="389" w:type="dxa"/>
          </w:tcPr>
          <w:p w14:paraId="5766BE21" w14:textId="4AE6A9A4" w:rsidR="00230BD8" w:rsidRPr="0089456A" w:rsidDel="00AB7021" w:rsidRDefault="00230BD8" w:rsidP="00D90BFA">
            <w:pPr>
              <w:spacing w:after="0" w:line="240" w:lineRule="auto"/>
              <w:rPr>
                <w:del w:id="2739" w:author="Elizabeth Marks" w:date="2021-04-29T05:30:00Z"/>
                <w:rFonts w:ascii="Times New Roman" w:eastAsia="Times New Roman" w:hAnsi="Times New Roman" w:cs="Times New Roman"/>
                <w:b/>
                <w:bCs/>
                <w:sz w:val="24"/>
                <w:szCs w:val="24"/>
                <w:lang w:eastAsia="en-CA"/>
              </w:rPr>
            </w:pPr>
          </w:p>
        </w:tc>
        <w:tc>
          <w:tcPr>
            <w:tcW w:w="302" w:type="dxa"/>
          </w:tcPr>
          <w:p w14:paraId="1B98E65C" w14:textId="0E06E2C1" w:rsidR="00230BD8" w:rsidRPr="0089456A" w:rsidDel="00AB7021" w:rsidRDefault="00230BD8" w:rsidP="00D90BFA">
            <w:pPr>
              <w:spacing w:after="0" w:line="240" w:lineRule="auto"/>
              <w:rPr>
                <w:del w:id="2740" w:author="Elizabeth Marks" w:date="2021-04-29T05:30:00Z"/>
                <w:rFonts w:ascii="Times New Roman" w:eastAsia="Times New Roman" w:hAnsi="Times New Roman" w:cs="Times New Roman"/>
                <w:sz w:val="24"/>
                <w:szCs w:val="24"/>
                <w:lang w:eastAsia="en-CA"/>
              </w:rPr>
            </w:pPr>
          </w:p>
        </w:tc>
        <w:tc>
          <w:tcPr>
            <w:tcW w:w="389" w:type="dxa"/>
          </w:tcPr>
          <w:p w14:paraId="53CA2040" w14:textId="3935C85A" w:rsidR="00230BD8" w:rsidRPr="0089456A" w:rsidDel="00AB7021" w:rsidRDefault="00230BD8" w:rsidP="00D90BFA">
            <w:pPr>
              <w:spacing w:after="0" w:line="240" w:lineRule="auto"/>
              <w:rPr>
                <w:del w:id="2741" w:author="Elizabeth Marks" w:date="2021-04-29T05:30:00Z"/>
                <w:rFonts w:ascii="Times New Roman" w:eastAsia="Times New Roman" w:hAnsi="Times New Roman" w:cs="Times New Roman"/>
                <w:sz w:val="24"/>
                <w:szCs w:val="24"/>
                <w:lang w:eastAsia="en-CA"/>
              </w:rPr>
            </w:pPr>
          </w:p>
        </w:tc>
        <w:tc>
          <w:tcPr>
            <w:tcW w:w="302" w:type="dxa"/>
          </w:tcPr>
          <w:p w14:paraId="0C44265F" w14:textId="5F53EE0C" w:rsidR="00230BD8" w:rsidRPr="0089456A" w:rsidDel="00AB7021" w:rsidRDefault="00230BD8" w:rsidP="00D90BFA">
            <w:pPr>
              <w:spacing w:after="0" w:line="240" w:lineRule="auto"/>
              <w:rPr>
                <w:del w:id="2742" w:author="Elizabeth Marks" w:date="2021-04-29T05:30:00Z"/>
                <w:rFonts w:ascii="Times New Roman" w:eastAsia="Times New Roman" w:hAnsi="Times New Roman" w:cs="Times New Roman"/>
                <w:sz w:val="24"/>
                <w:szCs w:val="24"/>
                <w:lang w:eastAsia="en-CA"/>
              </w:rPr>
            </w:pPr>
          </w:p>
        </w:tc>
      </w:tr>
      <w:tr w:rsidR="00230BD8" w:rsidRPr="0089456A" w:rsidDel="00AB7021" w14:paraId="173DA070" w14:textId="110D9069" w:rsidTr="00D90BFA">
        <w:trPr>
          <w:trHeight w:val="255"/>
          <w:del w:id="2743" w:author="Elizabeth Marks" w:date="2021-04-29T05:30:00Z"/>
        </w:trPr>
        <w:tc>
          <w:tcPr>
            <w:tcW w:w="2160" w:type="dxa"/>
            <w:tcMar>
              <w:top w:w="0" w:type="dxa"/>
              <w:left w:w="0" w:type="dxa"/>
              <w:bottom w:w="0" w:type="dxa"/>
              <w:right w:w="0" w:type="dxa"/>
            </w:tcMar>
          </w:tcPr>
          <w:p w14:paraId="412A6BE2" w14:textId="33024FAB" w:rsidR="00230BD8" w:rsidRPr="0089456A" w:rsidDel="00AB7021" w:rsidRDefault="00230BD8" w:rsidP="00D90BFA">
            <w:pPr>
              <w:spacing w:after="0" w:line="240" w:lineRule="auto"/>
              <w:rPr>
                <w:del w:id="2744" w:author="Elizabeth Marks" w:date="2021-04-29T05:30:00Z"/>
                <w:rFonts w:ascii="Times New Roman" w:eastAsia="Times New Roman" w:hAnsi="Times New Roman" w:cs="Times New Roman"/>
                <w:sz w:val="24"/>
                <w:szCs w:val="24"/>
                <w:lang w:eastAsia="en-CA"/>
              </w:rPr>
            </w:pPr>
            <w:del w:id="2745" w:author="Elizabeth Marks" w:date="2021-04-29T05:30:00Z">
              <w:r w:rsidRPr="0089456A" w:rsidDel="00AB7021">
                <w:rPr>
                  <w:rFonts w:ascii="Times New Roman" w:eastAsia="Times New Roman" w:hAnsi="Times New Roman" w:cs="Times New Roman"/>
                  <w:sz w:val="24"/>
                  <w:szCs w:val="24"/>
                  <w:lang w:eastAsia="en-CA"/>
                </w:rPr>
                <w:delText>14. Company First</w:delText>
              </w:r>
            </w:del>
          </w:p>
        </w:tc>
        <w:tc>
          <w:tcPr>
            <w:tcW w:w="389" w:type="dxa"/>
            <w:tcMar>
              <w:top w:w="0" w:type="dxa"/>
              <w:left w:w="0" w:type="dxa"/>
              <w:bottom w:w="0" w:type="dxa"/>
              <w:right w:w="0" w:type="dxa"/>
            </w:tcMar>
          </w:tcPr>
          <w:p w14:paraId="137982A3" w14:textId="5F47CD6C" w:rsidR="00230BD8" w:rsidRPr="0089456A" w:rsidDel="00AB7021" w:rsidRDefault="00230BD8" w:rsidP="00D90BFA">
            <w:pPr>
              <w:spacing w:after="0" w:line="240" w:lineRule="auto"/>
              <w:jc w:val="right"/>
              <w:rPr>
                <w:del w:id="2746" w:author="Elizabeth Marks" w:date="2021-04-29T05:30:00Z"/>
                <w:rFonts w:ascii="Times New Roman" w:eastAsia="Times New Roman" w:hAnsi="Times New Roman" w:cs="Times New Roman"/>
                <w:b/>
                <w:bCs/>
                <w:sz w:val="24"/>
                <w:szCs w:val="24"/>
                <w:lang w:eastAsia="en-CA"/>
              </w:rPr>
            </w:pPr>
            <w:del w:id="2747" w:author="Elizabeth Marks" w:date="2021-04-29T05:30:00Z">
              <w:r w:rsidRPr="0089456A" w:rsidDel="00AB7021">
                <w:rPr>
                  <w:rFonts w:ascii="Times New Roman" w:eastAsia="Times New Roman" w:hAnsi="Times New Roman" w:cs="Times New Roman"/>
                  <w:b/>
                  <w:bCs/>
                  <w:sz w:val="24"/>
                  <w:szCs w:val="24"/>
                  <w:lang w:eastAsia="en-CA"/>
                </w:rPr>
                <w:delText>.14</w:delText>
              </w:r>
            </w:del>
          </w:p>
        </w:tc>
        <w:tc>
          <w:tcPr>
            <w:tcW w:w="302" w:type="dxa"/>
          </w:tcPr>
          <w:p w14:paraId="37957045" w14:textId="09DB96DF" w:rsidR="00230BD8" w:rsidRPr="00692718" w:rsidDel="00AB7021" w:rsidRDefault="00230BD8" w:rsidP="00D90BFA">
            <w:pPr>
              <w:spacing w:after="0" w:line="240" w:lineRule="auto"/>
              <w:rPr>
                <w:del w:id="2748" w:author="Elizabeth Marks" w:date="2021-04-29T05:30:00Z"/>
                <w:rFonts w:ascii="Times New Roman" w:eastAsia="Times New Roman" w:hAnsi="Times New Roman" w:cs="Times New Roman"/>
                <w:b/>
                <w:bCs/>
                <w:sz w:val="18"/>
                <w:szCs w:val="18"/>
                <w:lang w:eastAsia="en-CA"/>
              </w:rPr>
            </w:pPr>
            <w:del w:id="2749"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7B00E4B9" w14:textId="1630D378" w:rsidR="00230BD8" w:rsidRPr="0089456A" w:rsidDel="00AB7021" w:rsidRDefault="00230BD8" w:rsidP="00D90BFA">
            <w:pPr>
              <w:spacing w:after="0" w:line="240" w:lineRule="auto"/>
              <w:jc w:val="right"/>
              <w:rPr>
                <w:del w:id="2750" w:author="Elizabeth Marks" w:date="2021-04-29T05:30:00Z"/>
                <w:rFonts w:ascii="Times New Roman" w:eastAsia="Times New Roman" w:hAnsi="Times New Roman" w:cs="Times New Roman"/>
                <w:b/>
                <w:bCs/>
                <w:sz w:val="24"/>
                <w:szCs w:val="24"/>
                <w:lang w:eastAsia="en-CA"/>
              </w:rPr>
            </w:pPr>
            <w:del w:id="2751" w:author="Elizabeth Marks" w:date="2021-04-29T05:30:00Z">
              <w:r w:rsidRPr="0089456A" w:rsidDel="00AB7021">
                <w:rPr>
                  <w:rFonts w:ascii="Times New Roman" w:eastAsia="Times New Roman" w:hAnsi="Times New Roman" w:cs="Times New Roman"/>
                  <w:b/>
                  <w:bCs/>
                  <w:sz w:val="24"/>
                  <w:szCs w:val="24"/>
                  <w:lang w:eastAsia="en-CA"/>
                </w:rPr>
                <w:delText>.20</w:delText>
              </w:r>
            </w:del>
          </w:p>
        </w:tc>
        <w:tc>
          <w:tcPr>
            <w:tcW w:w="302" w:type="dxa"/>
          </w:tcPr>
          <w:p w14:paraId="6C538F5B" w14:textId="67BC08AD" w:rsidR="00230BD8" w:rsidRPr="00692718" w:rsidDel="00AB7021" w:rsidRDefault="00230BD8" w:rsidP="00D90BFA">
            <w:pPr>
              <w:spacing w:after="0" w:line="240" w:lineRule="auto"/>
              <w:rPr>
                <w:del w:id="2752" w:author="Elizabeth Marks" w:date="2021-04-29T05:30:00Z"/>
                <w:rFonts w:ascii="Times New Roman" w:eastAsia="Times New Roman" w:hAnsi="Times New Roman" w:cs="Times New Roman"/>
                <w:b/>
                <w:bCs/>
                <w:sz w:val="18"/>
                <w:szCs w:val="18"/>
                <w:lang w:eastAsia="en-CA"/>
              </w:rPr>
            </w:pPr>
            <w:del w:id="2753"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5CAF8387" w14:textId="783C4FCF" w:rsidR="00230BD8" w:rsidRPr="0089456A" w:rsidDel="00AB7021" w:rsidRDefault="00230BD8" w:rsidP="00D90BFA">
            <w:pPr>
              <w:spacing w:after="0" w:line="240" w:lineRule="auto"/>
              <w:jc w:val="right"/>
              <w:rPr>
                <w:del w:id="2754" w:author="Elizabeth Marks" w:date="2021-04-29T05:30:00Z"/>
                <w:rFonts w:ascii="Times New Roman" w:eastAsia="Times New Roman" w:hAnsi="Times New Roman" w:cs="Times New Roman"/>
                <w:sz w:val="24"/>
                <w:szCs w:val="24"/>
                <w:lang w:eastAsia="en-CA"/>
              </w:rPr>
            </w:pPr>
            <w:del w:id="2755" w:author="Elizabeth Marks" w:date="2021-04-29T05:30:00Z">
              <w:r w:rsidRPr="0089456A" w:rsidDel="00AB7021">
                <w:rPr>
                  <w:rFonts w:ascii="Times New Roman" w:eastAsia="Times New Roman" w:hAnsi="Times New Roman" w:cs="Times New Roman"/>
                  <w:sz w:val="24"/>
                  <w:szCs w:val="24"/>
                  <w:lang w:eastAsia="en-CA"/>
                </w:rPr>
                <w:delText>.03</w:delText>
              </w:r>
            </w:del>
          </w:p>
        </w:tc>
        <w:tc>
          <w:tcPr>
            <w:tcW w:w="302" w:type="dxa"/>
          </w:tcPr>
          <w:p w14:paraId="5455BA6B" w14:textId="3CCEC0F2" w:rsidR="00230BD8" w:rsidRPr="0089456A" w:rsidDel="00AB7021" w:rsidRDefault="00230BD8" w:rsidP="00D90BFA">
            <w:pPr>
              <w:spacing w:after="0" w:line="240" w:lineRule="auto"/>
              <w:rPr>
                <w:del w:id="2756" w:author="Elizabeth Marks" w:date="2021-04-29T05:30:00Z"/>
                <w:rFonts w:ascii="Times New Roman" w:eastAsia="Times New Roman" w:hAnsi="Times New Roman" w:cs="Times New Roman"/>
                <w:b/>
                <w:bCs/>
                <w:sz w:val="24"/>
                <w:szCs w:val="24"/>
                <w:lang w:eastAsia="en-CA"/>
              </w:rPr>
            </w:pPr>
          </w:p>
        </w:tc>
        <w:tc>
          <w:tcPr>
            <w:tcW w:w="389" w:type="dxa"/>
            <w:tcMar>
              <w:top w:w="0" w:type="dxa"/>
              <w:left w:w="0" w:type="dxa"/>
              <w:bottom w:w="0" w:type="dxa"/>
              <w:right w:w="0" w:type="dxa"/>
            </w:tcMar>
          </w:tcPr>
          <w:p w14:paraId="77DD75AE" w14:textId="657E6826" w:rsidR="00230BD8" w:rsidRPr="0089456A" w:rsidDel="00AB7021" w:rsidRDefault="00230BD8" w:rsidP="00D90BFA">
            <w:pPr>
              <w:spacing w:after="0" w:line="240" w:lineRule="auto"/>
              <w:jc w:val="right"/>
              <w:rPr>
                <w:del w:id="2757" w:author="Elizabeth Marks" w:date="2021-04-29T05:30:00Z"/>
                <w:rFonts w:ascii="Times New Roman" w:eastAsia="Times New Roman" w:hAnsi="Times New Roman" w:cs="Times New Roman"/>
                <w:b/>
                <w:bCs/>
                <w:sz w:val="24"/>
                <w:szCs w:val="24"/>
                <w:lang w:eastAsia="en-CA"/>
              </w:rPr>
            </w:pPr>
            <w:del w:id="2758" w:author="Elizabeth Marks" w:date="2021-04-29T05:30:00Z">
              <w:r w:rsidRPr="0089456A" w:rsidDel="00AB7021">
                <w:rPr>
                  <w:rFonts w:ascii="Times New Roman" w:eastAsia="Times New Roman" w:hAnsi="Times New Roman" w:cs="Times New Roman"/>
                  <w:b/>
                  <w:bCs/>
                  <w:sz w:val="24"/>
                  <w:szCs w:val="24"/>
                  <w:lang w:eastAsia="en-CA"/>
                </w:rPr>
                <w:delText>-</w:delText>
              </w:r>
            </w:del>
          </w:p>
        </w:tc>
        <w:tc>
          <w:tcPr>
            <w:tcW w:w="302" w:type="dxa"/>
          </w:tcPr>
          <w:p w14:paraId="05F89A1D" w14:textId="3D6E6E9E" w:rsidR="00230BD8" w:rsidRPr="0089456A" w:rsidDel="00AB7021" w:rsidRDefault="00230BD8" w:rsidP="00D90BFA">
            <w:pPr>
              <w:spacing w:after="0" w:line="240" w:lineRule="auto"/>
              <w:rPr>
                <w:del w:id="2759" w:author="Elizabeth Marks" w:date="2021-04-29T05:30:00Z"/>
                <w:rFonts w:ascii="Times New Roman" w:eastAsia="Times New Roman" w:hAnsi="Times New Roman" w:cs="Times New Roman"/>
                <w:b/>
                <w:bCs/>
                <w:sz w:val="24"/>
                <w:szCs w:val="24"/>
                <w:lang w:eastAsia="en-CA"/>
              </w:rPr>
            </w:pPr>
          </w:p>
        </w:tc>
        <w:tc>
          <w:tcPr>
            <w:tcW w:w="389" w:type="dxa"/>
            <w:tcMar>
              <w:top w:w="0" w:type="dxa"/>
              <w:left w:w="0" w:type="dxa"/>
              <w:bottom w:w="0" w:type="dxa"/>
              <w:right w:w="0" w:type="dxa"/>
            </w:tcMar>
          </w:tcPr>
          <w:p w14:paraId="2D3CEE6D" w14:textId="5096840E" w:rsidR="00230BD8" w:rsidRPr="0089456A" w:rsidDel="00AB7021" w:rsidRDefault="00230BD8" w:rsidP="00D90BFA">
            <w:pPr>
              <w:spacing w:after="0" w:line="240" w:lineRule="auto"/>
              <w:jc w:val="right"/>
              <w:rPr>
                <w:del w:id="2760" w:author="Elizabeth Marks" w:date="2021-04-29T05:30:00Z"/>
                <w:rFonts w:ascii="Times New Roman" w:eastAsia="Times New Roman" w:hAnsi="Times New Roman" w:cs="Times New Roman"/>
                <w:b/>
                <w:bCs/>
                <w:sz w:val="24"/>
                <w:szCs w:val="24"/>
                <w:lang w:eastAsia="en-CA"/>
              </w:rPr>
            </w:pPr>
          </w:p>
        </w:tc>
        <w:tc>
          <w:tcPr>
            <w:tcW w:w="302" w:type="dxa"/>
          </w:tcPr>
          <w:p w14:paraId="1593A5AA" w14:textId="3954F310" w:rsidR="00230BD8" w:rsidRPr="0089456A" w:rsidDel="00AB7021" w:rsidRDefault="00230BD8" w:rsidP="00D90BFA">
            <w:pPr>
              <w:spacing w:after="0" w:line="240" w:lineRule="auto"/>
              <w:rPr>
                <w:del w:id="2761" w:author="Elizabeth Marks" w:date="2021-04-29T05:30:00Z"/>
                <w:rFonts w:ascii="Times New Roman" w:eastAsia="Times New Roman" w:hAnsi="Times New Roman" w:cs="Times New Roman"/>
                <w:b/>
                <w:bCs/>
                <w:sz w:val="24"/>
                <w:szCs w:val="24"/>
                <w:lang w:eastAsia="en-CA"/>
              </w:rPr>
            </w:pPr>
          </w:p>
        </w:tc>
        <w:tc>
          <w:tcPr>
            <w:tcW w:w="389" w:type="dxa"/>
            <w:tcMar>
              <w:top w:w="0" w:type="dxa"/>
              <w:left w:w="0" w:type="dxa"/>
              <w:bottom w:w="0" w:type="dxa"/>
              <w:right w:w="0" w:type="dxa"/>
            </w:tcMar>
          </w:tcPr>
          <w:p w14:paraId="5C472AF8" w14:textId="0AFD8ED3" w:rsidR="00230BD8" w:rsidRPr="0089456A" w:rsidDel="00AB7021" w:rsidRDefault="00230BD8" w:rsidP="00D90BFA">
            <w:pPr>
              <w:spacing w:after="0" w:line="240" w:lineRule="auto"/>
              <w:jc w:val="right"/>
              <w:rPr>
                <w:del w:id="2762" w:author="Elizabeth Marks" w:date="2021-04-29T05:30:00Z"/>
                <w:rFonts w:ascii="Times New Roman" w:eastAsia="Times New Roman" w:hAnsi="Times New Roman" w:cs="Times New Roman"/>
                <w:b/>
                <w:bCs/>
                <w:sz w:val="24"/>
                <w:szCs w:val="24"/>
                <w:lang w:eastAsia="en-CA"/>
              </w:rPr>
            </w:pPr>
          </w:p>
        </w:tc>
        <w:tc>
          <w:tcPr>
            <w:tcW w:w="302" w:type="dxa"/>
          </w:tcPr>
          <w:p w14:paraId="31485F7C" w14:textId="3C5CD83E" w:rsidR="00230BD8" w:rsidRPr="0089456A" w:rsidDel="00AB7021" w:rsidRDefault="00230BD8" w:rsidP="00D90BFA">
            <w:pPr>
              <w:spacing w:after="0" w:line="240" w:lineRule="auto"/>
              <w:rPr>
                <w:del w:id="2763" w:author="Elizabeth Marks" w:date="2021-04-29T05:30:00Z"/>
                <w:rFonts w:ascii="Times New Roman" w:eastAsia="Times New Roman" w:hAnsi="Times New Roman" w:cs="Times New Roman"/>
                <w:b/>
                <w:bCs/>
                <w:sz w:val="24"/>
                <w:szCs w:val="24"/>
                <w:lang w:eastAsia="en-CA"/>
              </w:rPr>
            </w:pPr>
          </w:p>
        </w:tc>
        <w:tc>
          <w:tcPr>
            <w:tcW w:w="389" w:type="dxa"/>
          </w:tcPr>
          <w:p w14:paraId="4083E765" w14:textId="50E0A714" w:rsidR="00230BD8" w:rsidRPr="0089456A" w:rsidDel="00AB7021" w:rsidRDefault="00230BD8" w:rsidP="00D90BFA">
            <w:pPr>
              <w:spacing w:after="0" w:line="240" w:lineRule="auto"/>
              <w:jc w:val="right"/>
              <w:rPr>
                <w:del w:id="2764" w:author="Elizabeth Marks" w:date="2021-04-29T05:30:00Z"/>
                <w:rFonts w:ascii="Times New Roman" w:eastAsia="Times New Roman" w:hAnsi="Times New Roman" w:cs="Times New Roman"/>
                <w:sz w:val="24"/>
                <w:szCs w:val="24"/>
                <w:lang w:eastAsia="en-CA"/>
              </w:rPr>
            </w:pPr>
          </w:p>
        </w:tc>
        <w:tc>
          <w:tcPr>
            <w:tcW w:w="302" w:type="dxa"/>
          </w:tcPr>
          <w:p w14:paraId="1F50F53F" w14:textId="55767AF6" w:rsidR="00230BD8" w:rsidRPr="0089456A" w:rsidDel="00AB7021" w:rsidRDefault="00230BD8" w:rsidP="00D90BFA">
            <w:pPr>
              <w:spacing w:after="0" w:line="240" w:lineRule="auto"/>
              <w:rPr>
                <w:del w:id="2765" w:author="Elizabeth Marks" w:date="2021-04-29T05:30:00Z"/>
                <w:rFonts w:ascii="Times New Roman" w:eastAsia="Times New Roman" w:hAnsi="Times New Roman" w:cs="Times New Roman"/>
                <w:b/>
                <w:bCs/>
                <w:sz w:val="24"/>
                <w:szCs w:val="24"/>
                <w:lang w:eastAsia="en-CA"/>
              </w:rPr>
            </w:pPr>
          </w:p>
        </w:tc>
        <w:tc>
          <w:tcPr>
            <w:tcW w:w="389" w:type="dxa"/>
          </w:tcPr>
          <w:p w14:paraId="7FDD2668" w14:textId="3D582142" w:rsidR="00230BD8" w:rsidRPr="0089456A" w:rsidDel="00AB7021" w:rsidRDefault="00230BD8" w:rsidP="00D90BFA">
            <w:pPr>
              <w:spacing w:after="0" w:line="240" w:lineRule="auto"/>
              <w:rPr>
                <w:del w:id="2766" w:author="Elizabeth Marks" w:date="2021-04-29T05:30:00Z"/>
                <w:rFonts w:ascii="Times New Roman" w:eastAsia="Times New Roman" w:hAnsi="Times New Roman" w:cs="Times New Roman"/>
                <w:b/>
                <w:bCs/>
                <w:sz w:val="24"/>
                <w:szCs w:val="24"/>
                <w:lang w:eastAsia="en-CA"/>
              </w:rPr>
            </w:pPr>
          </w:p>
        </w:tc>
        <w:tc>
          <w:tcPr>
            <w:tcW w:w="302" w:type="dxa"/>
          </w:tcPr>
          <w:p w14:paraId="621770A5" w14:textId="7900BE69" w:rsidR="00230BD8" w:rsidRPr="0089456A" w:rsidDel="00AB7021" w:rsidRDefault="00230BD8" w:rsidP="00D90BFA">
            <w:pPr>
              <w:spacing w:after="0" w:line="240" w:lineRule="auto"/>
              <w:rPr>
                <w:del w:id="2767" w:author="Elizabeth Marks" w:date="2021-04-29T05:30:00Z"/>
                <w:rFonts w:ascii="Times New Roman" w:eastAsia="Times New Roman" w:hAnsi="Times New Roman" w:cs="Times New Roman"/>
                <w:sz w:val="24"/>
                <w:szCs w:val="24"/>
                <w:lang w:eastAsia="en-CA"/>
              </w:rPr>
            </w:pPr>
          </w:p>
        </w:tc>
        <w:tc>
          <w:tcPr>
            <w:tcW w:w="389" w:type="dxa"/>
          </w:tcPr>
          <w:p w14:paraId="3849565D" w14:textId="2C95AF64" w:rsidR="00230BD8" w:rsidRPr="0089456A" w:rsidDel="00AB7021" w:rsidRDefault="00230BD8" w:rsidP="00D90BFA">
            <w:pPr>
              <w:spacing w:after="0" w:line="240" w:lineRule="auto"/>
              <w:rPr>
                <w:del w:id="2768" w:author="Elizabeth Marks" w:date="2021-04-29T05:30:00Z"/>
                <w:rFonts w:ascii="Times New Roman" w:eastAsia="Times New Roman" w:hAnsi="Times New Roman" w:cs="Times New Roman"/>
                <w:b/>
                <w:bCs/>
                <w:sz w:val="24"/>
                <w:szCs w:val="24"/>
                <w:lang w:eastAsia="en-CA"/>
              </w:rPr>
            </w:pPr>
          </w:p>
        </w:tc>
        <w:tc>
          <w:tcPr>
            <w:tcW w:w="302" w:type="dxa"/>
          </w:tcPr>
          <w:p w14:paraId="70830141" w14:textId="057662E1" w:rsidR="00230BD8" w:rsidRPr="0089456A" w:rsidDel="00AB7021" w:rsidRDefault="00230BD8" w:rsidP="00D90BFA">
            <w:pPr>
              <w:spacing w:after="0" w:line="240" w:lineRule="auto"/>
              <w:rPr>
                <w:del w:id="2769" w:author="Elizabeth Marks" w:date="2021-04-29T05:30:00Z"/>
                <w:rFonts w:ascii="Times New Roman" w:eastAsia="Times New Roman" w:hAnsi="Times New Roman" w:cs="Times New Roman"/>
                <w:sz w:val="24"/>
                <w:szCs w:val="24"/>
                <w:lang w:eastAsia="en-CA"/>
              </w:rPr>
            </w:pPr>
          </w:p>
        </w:tc>
        <w:tc>
          <w:tcPr>
            <w:tcW w:w="389" w:type="dxa"/>
          </w:tcPr>
          <w:p w14:paraId="6CD401CA" w14:textId="29BBF328" w:rsidR="00230BD8" w:rsidRPr="0089456A" w:rsidDel="00AB7021" w:rsidRDefault="00230BD8" w:rsidP="00D90BFA">
            <w:pPr>
              <w:spacing w:after="0" w:line="240" w:lineRule="auto"/>
              <w:rPr>
                <w:del w:id="2770" w:author="Elizabeth Marks" w:date="2021-04-29T05:30:00Z"/>
                <w:rFonts w:ascii="Times New Roman" w:eastAsia="Times New Roman" w:hAnsi="Times New Roman" w:cs="Times New Roman"/>
                <w:sz w:val="24"/>
                <w:szCs w:val="24"/>
                <w:lang w:eastAsia="en-CA"/>
              </w:rPr>
            </w:pPr>
          </w:p>
        </w:tc>
        <w:tc>
          <w:tcPr>
            <w:tcW w:w="302" w:type="dxa"/>
          </w:tcPr>
          <w:p w14:paraId="1C5580DF" w14:textId="2A6C1FD2" w:rsidR="00230BD8" w:rsidRPr="0089456A" w:rsidDel="00AB7021" w:rsidRDefault="00230BD8" w:rsidP="00D90BFA">
            <w:pPr>
              <w:spacing w:after="0" w:line="240" w:lineRule="auto"/>
              <w:rPr>
                <w:del w:id="2771" w:author="Elizabeth Marks" w:date="2021-04-29T05:30:00Z"/>
                <w:rFonts w:ascii="Times New Roman" w:eastAsia="Times New Roman" w:hAnsi="Times New Roman" w:cs="Times New Roman"/>
                <w:b/>
                <w:bCs/>
                <w:sz w:val="24"/>
                <w:szCs w:val="24"/>
                <w:lang w:eastAsia="en-CA"/>
              </w:rPr>
            </w:pPr>
          </w:p>
        </w:tc>
      </w:tr>
      <w:tr w:rsidR="00230BD8" w:rsidRPr="0089456A" w:rsidDel="00AB7021" w14:paraId="7A3AFABE" w14:textId="791126B7" w:rsidTr="00D90BFA">
        <w:trPr>
          <w:trHeight w:val="255"/>
          <w:del w:id="2772" w:author="Elizabeth Marks" w:date="2021-04-29T05:30:00Z"/>
        </w:trPr>
        <w:tc>
          <w:tcPr>
            <w:tcW w:w="2160" w:type="dxa"/>
            <w:tcMar>
              <w:top w:w="0" w:type="dxa"/>
              <w:left w:w="0" w:type="dxa"/>
              <w:bottom w:w="0" w:type="dxa"/>
              <w:right w:w="0" w:type="dxa"/>
            </w:tcMar>
          </w:tcPr>
          <w:p w14:paraId="3240AFB8" w14:textId="05E2F1AD" w:rsidR="00230BD8" w:rsidRPr="0089456A" w:rsidDel="00AB7021" w:rsidRDefault="00230BD8" w:rsidP="00D90BFA">
            <w:pPr>
              <w:spacing w:after="0" w:line="240" w:lineRule="auto"/>
              <w:rPr>
                <w:del w:id="2773" w:author="Elizabeth Marks" w:date="2021-04-29T05:30:00Z"/>
                <w:rFonts w:ascii="Times New Roman" w:eastAsia="Times New Roman" w:hAnsi="Times New Roman" w:cs="Times New Roman"/>
                <w:sz w:val="24"/>
                <w:szCs w:val="24"/>
                <w:lang w:eastAsia="en-CA"/>
              </w:rPr>
            </w:pPr>
            <w:del w:id="2774" w:author="Elizabeth Marks" w:date="2021-04-29T05:30:00Z">
              <w:r w:rsidRPr="0089456A" w:rsidDel="00AB7021">
                <w:rPr>
                  <w:rFonts w:ascii="Times New Roman" w:eastAsia="Times New Roman" w:hAnsi="Times New Roman" w:cs="Times New Roman"/>
                  <w:sz w:val="24"/>
                  <w:szCs w:val="24"/>
                  <w:lang w:eastAsia="en-CA"/>
                </w:rPr>
                <w:delText>15. Loyalty to Co</w:delText>
              </w:r>
            </w:del>
          </w:p>
        </w:tc>
        <w:tc>
          <w:tcPr>
            <w:tcW w:w="389" w:type="dxa"/>
            <w:tcMar>
              <w:top w:w="0" w:type="dxa"/>
              <w:left w:w="0" w:type="dxa"/>
              <w:bottom w:w="0" w:type="dxa"/>
              <w:right w:w="0" w:type="dxa"/>
            </w:tcMar>
          </w:tcPr>
          <w:p w14:paraId="76A2072C" w14:textId="2E765565" w:rsidR="00230BD8" w:rsidRPr="0089456A" w:rsidDel="00AB7021" w:rsidRDefault="00230BD8" w:rsidP="00D90BFA">
            <w:pPr>
              <w:spacing w:after="0" w:line="240" w:lineRule="auto"/>
              <w:jc w:val="right"/>
              <w:rPr>
                <w:del w:id="2775" w:author="Elizabeth Marks" w:date="2021-04-29T05:30:00Z"/>
                <w:rFonts w:ascii="Times New Roman" w:eastAsia="Times New Roman" w:hAnsi="Times New Roman" w:cs="Times New Roman"/>
                <w:b/>
                <w:bCs/>
                <w:sz w:val="24"/>
                <w:szCs w:val="24"/>
                <w:lang w:eastAsia="en-CA"/>
              </w:rPr>
            </w:pPr>
            <w:del w:id="2776" w:author="Elizabeth Marks" w:date="2021-04-29T05:30:00Z">
              <w:r w:rsidRPr="0089456A" w:rsidDel="00AB7021">
                <w:rPr>
                  <w:rFonts w:ascii="Times New Roman" w:eastAsia="Times New Roman" w:hAnsi="Times New Roman" w:cs="Times New Roman"/>
                  <w:b/>
                  <w:bCs/>
                  <w:sz w:val="24"/>
                  <w:szCs w:val="24"/>
                  <w:lang w:eastAsia="en-CA"/>
                </w:rPr>
                <w:delText>.13</w:delText>
              </w:r>
            </w:del>
          </w:p>
        </w:tc>
        <w:tc>
          <w:tcPr>
            <w:tcW w:w="302" w:type="dxa"/>
          </w:tcPr>
          <w:p w14:paraId="40FA2150" w14:textId="5B5B1EBC" w:rsidR="00230BD8" w:rsidRPr="00692718" w:rsidDel="00AB7021" w:rsidRDefault="00230BD8" w:rsidP="00D90BFA">
            <w:pPr>
              <w:spacing w:after="0" w:line="240" w:lineRule="auto"/>
              <w:rPr>
                <w:del w:id="2777" w:author="Elizabeth Marks" w:date="2021-04-29T05:30:00Z"/>
                <w:rFonts w:ascii="Times New Roman" w:eastAsia="Times New Roman" w:hAnsi="Times New Roman" w:cs="Times New Roman"/>
                <w:b/>
                <w:bCs/>
                <w:sz w:val="18"/>
                <w:szCs w:val="18"/>
                <w:lang w:eastAsia="en-CA"/>
              </w:rPr>
            </w:pPr>
            <w:del w:id="2778"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56DCDD7E" w14:textId="7605D8E9" w:rsidR="00230BD8" w:rsidRPr="0089456A" w:rsidDel="00AB7021" w:rsidRDefault="00230BD8" w:rsidP="00D90BFA">
            <w:pPr>
              <w:spacing w:after="0" w:line="240" w:lineRule="auto"/>
              <w:jc w:val="right"/>
              <w:rPr>
                <w:del w:id="2779" w:author="Elizabeth Marks" w:date="2021-04-29T05:30:00Z"/>
                <w:rFonts w:ascii="Times New Roman" w:eastAsia="Times New Roman" w:hAnsi="Times New Roman" w:cs="Times New Roman"/>
                <w:b/>
                <w:bCs/>
                <w:sz w:val="24"/>
                <w:szCs w:val="24"/>
                <w:lang w:eastAsia="en-CA"/>
              </w:rPr>
            </w:pPr>
            <w:del w:id="2780" w:author="Elizabeth Marks" w:date="2021-04-29T05:30:00Z">
              <w:r w:rsidRPr="0089456A" w:rsidDel="00AB7021">
                <w:rPr>
                  <w:rFonts w:ascii="Times New Roman" w:eastAsia="Times New Roman" w:hAnsi="Times New Roman" w:cs="Times New Roman"/>
                  <w:b/>
                  <w:bCs/>
                  <w:sz w:val="24"/>
                  <w:szCs w:val="24"/>
                  <w:lang w:eastAsia="en-CA"/>
                </w:rPr>
                <w:delText>.22</w:delText>
              </w:r>
            </w:del>
          </w:p>
        </w:tc>
        <w:tc>
          <w:tcPr>
            <w:tcW w:w="302" w:type="dxa"/>
          </w:tcPr>
          <w:p w14:paraId="722A0609" w14:textId="3CB8E10F" w:rsidR="00230BD8" w:rsidRPr="00692718" w:rsidDel="00AB7021" w:rsidRDefault="00230BD8" w:rsidP="00D90BFA">
            <w:pPr>
              <w:spacing w:after="0" w:line="240" w:lineRule="auto"/>
              <w:rPr>
                <w:del w:id="2781" w:author="Elizabeth Marks" w:date="2021-04-29T05:30:00Z"/>
                <w:rFonts w:ascii="Times New Roman" w:eastAsia="Times New Roman" w:hAnsi="Times New Roman" w:cs="Times New Roman"/>
                <w:b/>
                <w:bCs/>
                <w:sz w:val="18"/>
                <w:szCs w:val="18"/>
                <w:lang w:eastAsia="en-CA"/>
              </w:rPr>
            </w:pPr>
            <w:del w:id="2782"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51366A40" w14:textId="392AB410" w:rsidR="00230BD8" w:rsidRPr="0089456A" w:rsidDel="00AB7021" w:rsidRDefault="00230BD8" w:rsidP="00D90BFA">
            <w:pPr>
              <w:spacing w:after="0" w:line="240" w:lineRule="auto"/>
              <w:jc w:val="right"/>
              <w:rPr>
                <w:del w:id="2783" w:author="Elizabeth Marks" w:date="2021-04-29T05:30:00Z"/>
                <w:rFonts w:ascii="Times New Roman" w:eastAsia="Times New Roman" w:hAnsi="Times New Roman" w:cs="Times New Roman"/>
                <w:sz w:val="24"/>
                <w:szCs w:val="24"/>
                <w:lang w:eastAsia="en-CA"/>
              </w:rPr>
            </w:pPr>
            <w:del w:id="2784" w:author="Elizabeth Marks" w:date="2021-04-29T05:30:00Z">
              <w:r w:rsidRPr="0089456A" w:rsidDel="00AB7021">
                <w:rPr>
                  <w:rFonts w:ascii="Times New Roman" w:eastAsia="Times New Roman" w:hAnsi="Times New Roman" w:cs="Times New Roman"/>
                  <w:sz w:val="24"/>
                  <w:szCs w:val="24"/>
                  <w:lang w:eastAsia="en-CA"/>
                </w:rPr>
                <w:delText>.04</w:delText>
              </w:r>
            </w:del>
          </w:p>
        </w:tc>
        <w:tc>
          <w:tcPr>
            <w:tcW w:w="302" w:type="dxa"/>
          </w:tcPr>
          <w:p w14:paraId="2F96F124" w14:textId="364A9557" w:rsidR="00230BD8" w:rsidRPr="00692718" w:rsidDel="00AB7021" w:rsidRDefault="00230BD8" w:rsidP="00D90BFA">
            <w:pPr>
              <w:spacing w:after="0" w:line="240" w:lineRule="auto"/>
              <w:rPr>
                <w:del w:id="2785" w:author="Elizabeth Marks" w:date="2021-04-29T05:30:00Z"/>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tcPr>
          <w:p w14:paraId="4CADCE64" w14:textId="275154E1" w:rsidR="00230BD8" w:rsidRPr="0089456A" w:rsidDel="00AB7021" w:rsidRDefault="00230BD8" w:rsidP="00D90BFA">
            <w:pPr>
              <w:spacing w:after="0" w:line="240" w:lineRule="auto"/>
              <w:jc w:val="right"/>
              <w:rPr>
                <w:del w:id="2786" w:author="Elizabeth Marks" w:date="2021-04-29T05:30:00Z"/>
                <w:rFonts w:ascii="Times New Roman" w:eastAsia="Times New Roman" w:hAnsi="Times New Roman" w:cs="Times New Roman"/>
                <w:b/>
                <w:bCs/>
                <w:sz w:val="24"/>
                <w:szCs w:val="24"/>
                <w:lang w:eastAsia="en-CA"/>
              </w:rPr>
            </w:pPr>
            <w:del w:id="2787" w:author="Elizabeth Marks" w:date="2021-04-29T05:30:00Z">
              <w:r w:rsidRPr="0089456A" w:rsidDel="00AB7021">
                <w:rPr>
                  <w:rFonts w:ascii="Times New Roman" w:eastAsia="Times New Roman" w:hAnsi="Times New Roman" w:cs="Times New Roman"/>
                  <w:b/>
                  <w:bCs/>
                  <w:sz w:val="24"/>
                  <w:szCs w:val="24"/>
                  <w:lang w:eastAsia="en-CA"/>
                </w:rPr>
                <w:delText>.44</w:delText>
              </w:r>
            </w:del>
          </w:p>
        </w:tc>
        <w:tc>
          <w:tcPr>
            <w:tcW w:w="302" w:type="dxa"/>
          </w:tcPr>
          <w:p w14:paraId="42D3A3C6" w14:textId="797B6B8E" w:rsidR="00230BD8" w:rsidRPr="00692718" w:rsidDel="00AB7021" w:rsidRDefault="00230BD8" w:rsidP="00D90BFA">
            <w:pPr>
              <w:spacing w:after="0" w:line="240" w:lineRule="auto"/>
              <w:rPr>
                <w:del w:id="2788" w:author="Elizabeth Marks" w:date="2021-04-29T05:30:00Z"/>
                <w:rFonts w:ascii="Times New Roman" w:eastAsia="Times New Roman" w:hAnsi="Times New Roman" w:cs="Times New Roman"/>
                <w:b/>
                <w:bCs/>
                <w:sz w:val="18"/>
                <w:szCs w:val="18"/>
                <w:lang w:eastAsia="en-CA"/>
              </w:rPr>
            </w:pPr>
            <w:del w:id="2789"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4C3ECDC7" w14:textId="635C5620" w:rsidR="00230BD8" w:rsidRPr="0089456A" w:rsidDel="00AB7021" w:rsidRDefault="00230BD8" w:rsidP="00D90BFA">
            <w:pPr>
              <w:spacing w:after="0" w:line="240" w:lineRule="auto"/>
              <w:jc w:val="right"/>
              <w:rPr>
                <w:del w:id="2790" w:author="Elizabeth Marks" w:date="2021-04-29T05:30:00Z"/>
                <w:rFonts w:ascii="Times New Roman" w:eastAsia="Times New Roman" w:hAnsi="Times New Roman" w:cs="Times New Roman"/>
                <w:b/>
                <w:bCs/>
                <w:sz w:val="24"/>
                <w:szCs w:val="24"/>
                <w:lang w:eastAsia="en-CA"/>
              </w:rPr>
            </w:pPr>
            <w:del w:id="2791" w:author="Elizabeth Marks" w:date="2021-04-29T05:30:00Z">
              <w:r w:rsidRPr="0089456A" w:rsidDel="00AB7021">
                <w:rPr>
                  <w:rFonts w:ascii="Times New Roman" w:eastAsia="Times New Roman" w:hAnsi="Times New Roman" w:cs="Times New Roman"/>
                  <w:b/>
                  <w:bCs/>
                  <w:sz w:val="24"/>
                  <w:szCs w:val="24"/>
                  <w:lang w:eastAsia="en-CA"/>
                </w:rPr>
                <w:delText>-</w:delText>
              </w:r>
            </w:del>
          </w:p>
        </w:tc>
        <w:tc>
          <w:tcPr>
            <w:tcW w:w="302" w:type="dxa"/>
          </w:tcPr>
          <w:p w14:paraId="206925E2" w14:textId="6860FEA9" w:rsidR="00230BD8" w:rsidRPr="0089456A" w:rsidDel="00AB7021" w:rsidRDefault="00230BD8" w:rsidP="00D90BFA">
            <w:pPr>
              <w:spacing w:after="0" w:line="240" w:lineRule="auto"/>
              <w:rPr>
                <w:del w:id="2792" w:author="Elizabeth Marks" w:date="2021-04-29T05:30:00Z"/>
                <w:rFonts w:ascii="Times New Roman" w:eastAsia="Times New Roman" w:hAnsi="Times New Roman" w:cs="Times New Roman"/>
                <w:b/>
                <w:bCs/>
                <w:sz w:val="24"/>
                <w:szCs w:val="24"/>
                <w:lang w:eastAsia="en-CA"/>
              </w:rPr>
            </w:pPr>
          </w:p>
        </w:tc>
        <w:tc>
          <w:tcPr>
            <w:tcW w:w="389" w:type="dxa"/>
            <w:tcMar>
              <w:top w:w="0" w:type="dxa"/>
              <w:left w:w="0" w:type="dxa"/>
              <w:bottom w:w="0" w:type="dxa"/>
              <w:right w:w="0" w:type="dxa"/>
            </w:tcMar>
          </w:tcPr>
          <w:p w14:paraId="7CDF19BA" w14:textId="6C168EF4" w:rsidR="00230BD8" w:rsidRPr="0089456A" w:rsidDel="00AB7021" w:rsidRDefault="00230BD8" w:rsidP="00D90BFA">
            <w:pPr>
              <w:spacing w:after="0" w:line="240" w:lineRule="auto"/>
              <w:jc w:val="right"/>
              <w:rPr>
                <w:del w:id="2793" w:author="Elizabeth Marks" w:date="2021-04-29T05:30:00Z"/>
                <w:rFonts w:ascii="Times New Roman" w:eastAsia="Times New Roman" w:hAnsi="Times New Roman" w:cs="Times New Roman"/>
                <w:b/>
                <w:bCs/>
                <w:sz w:val="24"/>
                <w:szCs w:val="24"/>
                <w:lang w:eastAsia="en-CA"/>
              </w:rPr>
            </w:pPr>
          </w:p>
        </w:tc>
        <w:tc>
          <w:tcPr>
            <w:tcW w:w="302" w:type="dxa"/>
          </w:tcPr>
          <w:p w14:paraId="15EAF17B" w14:textId="3877269E" w:rsidR="00230BD8" w:rsidRPr="0089456A" w:rsidDel="00AB7021" w:rsidRDefault="00230BD8" w:rsidP="00D90BFA">
            <w:pPr>
              <w:spacing w:after="0" w:line="240" w:lineRule="auto"/>
              <w:rPr>
                <w:del w:id="2794" w:author="Elizabeth Marks" w:date="2021-04-29T05:30:00Z"/>
                <w:rFonts w:ascii="Times New Roman" w:eastAsia="Times New Roman" w:hAnsi="Times New Roman" w:cs="Times New Roman"/>
                <w:b/>
                <w:bCs/>
                <w:sz w:val="24"/>
                <w:szCs w:val="24"/>
                <w:lang w:eastAsia="en-CA"/>
              </w:rPr>
            </w:pPr>
          </w:p>
        </w:tc>
        <w:tc>
          <w:tcPr>
            <w:tcW w:w="389" w:type="dxa"/>
          </w:tcPr>
          <w:p w14:paraId="713EA75D" w14:textId="4E115E87" w:rsidR="00230BD8" w:rsidRPr="0089456A" w:rsidDel="00AB7021" w:rsidRDefault="00230BD8" w:rsidP="00D90BFA">
            <w:pPr>
              <w:spacing w:after="0" w:line="240" w:lineRule="auto"/>
              <w:jc w:val="right"/>
              <w:rPr>
                <w:del w:id="2795" w:author="Elizabeth Marks" w:date="2021-04-29T05:30:00Z"/>
                <w:rFonts w:ascii="Times New Roman" w:eastAsia="Times New Roman" w:hAnsi="Times New Roman" w:cs="Times New Roman"/>
                <w:sz w:val="24"/>
                <w:szCs w:val="24"/>
                <w:lang w:eastAsia="en-CA"/>
              </w:rPr>
            </w:pPr>
          </w:p>
        </w:tc>
        <w:tc>
          <w:tcPr>
            <w:tcW w:w="302" w:type="dxa"/>
          </w:tcPr>
          <w:p w14:paraId="0BA79705" w14:textId="0B6446CD" w:rsidR="00230BD8" w:rsidRPr="0089456A" w:rsidDel="00AB7021" w:rsidRDefault="00230BD8" w:rsidP="00D90BFA">
            <w:pPr>
              <w:spacing w:after="0" w:line="240" w:lineRule="auto"/>
              <w:rPr>
                <w:del w:id="2796" w:author="Elizabeth Marks" w:date="2021-04-29T05:30:00Z"/>
                <w:rFonts w:ascii="Times New Roman" w:eastAsia="Times New Roman" w:hAnsi="Times New Roman" w:cs="Times New Roman"/>
                <w:b/>
                <w:bCs/>
                <w:sz w:val="24"/>
                <w:szCs w:val="24"/>
                <w:lang w:eastAsia="en-CA"/>
              </w:rPr>
            </w:pPr>
          </w:p>
        </w:tc>
        <w:tc>
          <w:tcPr>
            <w:tcW w:w="389" w:type="dxa"/>
          </w:tcPr>
          <w:p w14:paraId="37595496" w14:textId="20FCCD36" w:rsidR="00230BD8" w:rsidRPr="0089456A" w:rsidDel="00AB7021" w:rsidRDefault="00230BD8" w:rsidP="00D90BFA">
            <w:pPr>
              <w:spacing w:after="0" w:line="240" w:lineRule="auto"/>
              <w:rPr>
                <w:del w:id="2797" w:author="Elizabeth Marks" w:date="2021-04-29T05:30:00Z"/>
                <w:rFonts w:ascii="Times New Roman" w:eastAsia="Times New Roman" w:hAnsi="Times New Roman" w:cs="Times New Roman"/>
                <w:b/>
                <w:bCs/>
                <w:sz w:val="24"/>
                <w:szCs w:val="24"/>
                <w:lang w:eastAsia="en-CA"/>
              </w:rPr>
            </w:pPr>
          </w:p>
        </w:tc>
        <w:tc>
          <w:tcPr>
            <w:tcW w:w="302" w:type="dxa"/>
          </w:tcPr>
          <w:p w14:paraId="790EDA0D" w14:textId="1D5966F0" w:rsidR="00230BD8" w:rsidRPr="0089456A" w:rsidDel="00AB7021" w:rsidRDefault="00230BD8" w:rsidP="00D90BFA">
            <w:pPr>
              <w:spacing w:after="0" w:line="240" w:lineRule="auto"/>
              <w:rPr>
                <w:del w:id="2798" w:author="Elizabeth Marks" w:date="2021-04-29T05:30:00Z"/>
                <w:rFonts w:ascii="Times New Roman" w:eastAsia="Times New Roman" w:hAnsi="Times New Roman" w:cs="Times New Roman"/>
                <w:sz w:val="24"/>
                <w:szCs w:val="24"/>
                <w:lang w:eastAsia="en-CA"/>
              </w:rPr>
            </w:pPr>
          </w:p>
        </w:tc>
        <w:tc>
          <w:tcPr>
            <w:tcW w:w="389" w:type="dxa"/>
          </w:tcPr>
          <w:p w14:paraId="49D02393" w14:textId="09CEC242" w:rsidR="00230BD8" w:rsidRPr="0089456A" w:rsidDel="00AB7021" w:rsidRDefault="00230BD8" w:rsidP="00D90BFA">
            <w:pPr>
              <w:spacing w:after="0" w:line="240" w:lineRule="auto"/>
              <w:rPr>
                <w:del w:id="2799" w:author="Elizabeth Marks" w:date="2021-04-29T05:30:00Z"/>
                <w:rFonts w:ascii="Times New Roman" w:eastAsia="Times New Roman" w:hAnsi="Times New Roman" w:cs="Times New Roman"/>
                <w:b/>
                <w:bCs/>
                <w:sz w:val="24"/>
                <w:szCs w:val="24"/>
                <w:lang w:eastAsia="en-CA"/>
              </w:rPr>
            </w:pPr>
          </w:p>
        </w:tc>
        <w:tc>
          <w:tcPr>
            <w:tcW w:w="302" w:type="dxa"/>
          </w:tcPr>
          <w:p w14:paraId="50F1AC2C" w14:textId="5BFF12E0" w:rsidR="00230BD8" w:rsidRPr="0089456A" w:rsidDel="00AB7021" w:rsidRDefault="00230BD8" w:rsidP="00D90BFA">
            <w:pPr>
              <w:spacing w:after="0" w:line="240" w:lineRule="auto"/>
              <w:rPr>
                <w:del w:id="2800" w:author="Elizabeth Marks" w:date="2021-04-29T05:30:00Z"/>
                <w:rFonts w:ascii="Times New Roman" w:eastAsia="Times New Roman" w:hAnsi="Times New Roman" w:cs="Times New Roman"/>
                <w:sz w:val="24"/>
                <w:szCs w:val="24"/>
                <w:lang w:eastAsia="en-CA"/>
              </w:rPr>
            </w:pPr>
          </w:p>
        </w:tc>
        <w:tc>
          <w:tcPr>
            <w:tcW w:w="389" w:type="dxa"/>
          </w:tcPr>
          <w:p w14:paraId="6266F1CB" w14:textId="6383FE5A" w:rsidR="00230BD8" w:rsidRPr="0089456A" w:rsidDel="00AB7021" w:rsidRDefault="00230BD8" w:rsidP="00D90BFA">
            <w:pPr>
              <w:spacing w:after="0" w:line="240" w:lineRule="auto"/>
              <w:rPr>
                <w:del w:id="2801" w:author="Elizabeth Marks" w:date="2021-04-29T05:30:00Z"/>
                <w:rFonts w:ascii="Times New Roman" w:eastAsia="Times New Roman" w:hAnsi="Times New Roman" w:cs="Times New Roman"/>
                <w:b/>
                <w:bCs/>
                <w:sz w:val="24"/>
                <w:szCs w:val="24"/>
                <w:lang w:eastAsia="en-CA"/>
              </w:rPr>
            </w:pPr>
          </w:p>
        </w:tc>
        <w:tc>
          <w:tcPr>
            <w:tcW w:w="302" w:type="dxa"/>
          </w:tcPr>
          <w:p w14:paraId="2256E279" w14:textId="59C1C0E0" w:rsidR="00230BD8" w:rsidRPr="0089456A" w:rsidDel="00AB7021" w:rsidRDefault="00230BD8" w:rsidP="00D90BFA">
            <w:pPr>
              <w:spacing w:after="0" w:line="240" w:lineRule="auto"/>
              <w:rPr>
                <w:del w:id="2802" w:author="Elizabeth Marks" w:date="2021-04-29T05:30:00Z"/>
                <w:rFonts w:ascii="Times New Roman" w:eastAsia="Times New Roman" w:hAnsi="Times New Roman" w:cs="Times New Roman"/>
                <w:b/>
                <w:bCs/>
                <w:sz w:val="24"/>
                <w:szCs w:val="24"/>
                <w:lang w:eastAsia="en-CA"/>
              </w:rPr>
            </w:pPr>
          </w:p>
        </w:tc>
      </w:tr>
      <w:tr w:rsidR="00230BD8" w:rsidRPr="0089456A" w:rsidDel="00AB7021" w14:paraId="1D74B962" w14:textId="75F2A9B5" w:rsidTr="00D90BFA">
        <w:trPr>
          <w:trHeight w:val="255"/>
          <w:del w:id="2803" w:author="Elizabeth Marks" w:date="2021-04-29T05:30:00Z"/>
        </w:trPr>
        <w:tc>
          <w:tcPr>
            <w:tcW w:w="2160" w:type="dxa"/>
            <w:tcMar>
              <w:top w:w="0" w:type="dxa"/>
              <w:left w:w="0" w:type="dxa"/>
              <w:bottom w:w="0" w:type="dxa"/>
              <w:right w:w="0" w:type="dxa"/>
            </w:tcMar>
          </w:tcPr>
          <w:p w14:paraId="43B25378" w14:textId="09BF44C5" w:rsidR="00230BD8" w:rsidRPr="0089456A" w:rsidDel="00AB7021" w:rsidRDefault="00230BD8" w:rsidP="00D90BFA">
            <w:pPr>
              <w:spacing w:after="0" w:line="240" w:lineRule="auto"/>
              <w:rPr>
                <w:del w:id="2804" w:author="Elizabeth Marks" w:date="2021-04-29T05:30:00Z"/>
                <w:rFonts w:ascii="Times New Roman" w:eastAsia="Times New Roman" w:hAnsi="Times New Roman" w:cs="Times New Roman"/>
                <w:sz w:val="24"/>
                <w:szCs w:val="24"/>
                <w:lang w:eastAsia="en-CA"/>
              </w:rPr>
            </w:pPr>
            <w:del w:id="2805" w:author="Elizabeth Marks" w:date="2021-04-29T05:30:00Z">
              <w:r w:rsidRPr="0089456A" w:rsidDel="00AB7021">
                <w:rPr>
                  <w:rFonts w:ascii="Times New Roman" w:eastAsia="Times New Roman" w:hAnsi="Times New Roman" w:cs="Times New Roman"/>
                  <w:sz w:val="24"/>
                  <w:szCs w:val="24"/>
                  <w:lang w:eastAsia="en-CA"/>
                </w:rPr>
                <w:delText>16. Gratitude to Co</w:delText>
              </w:r>
            </w:del>
          </w:p>
        </w:tc>
        <w:tc>
          <w:tcPr>
            <w:tcW w:w="389" w:type="dxa"/>
            <w:tcMar>
              <w:top w:w="0" w:type="dxa"/>
              <w:left w:w="0" w:type="dxa"/>
              <w:bottom w:w="0" w:type="dxa"/>
              <w:right w:w="0" w:type="dxa"/>
            </w:tcMar>
          </w:tcPr>
          <w:p w14:paraId="2B38F398" w14:textId="58F6113E" w:rsidR="00230BD8" w:rsidRPr="0089456A" w:rsidDel="00AB7021" w:rsidRDefault="00230BD8" w:rsidP="00D90BFA">
            <w:pPr>
              <w:spacing w:after="0" w:line="240" w:lineRule="auto"/>
              <w:jc w:val="right"/>
              <w:rPr>
                <w:del w:id="2806" w:author="Elizabeth Marks" w:date="2021-04-29T05:30:00Z"/>
                <w:rFonts w:ascii="Times New Roman" w:eastAsia="Times New Roman" w:hAnsi="Times New Roman" w:cs="Times New Roman"/>
                <w:b/>
                <w:bCs/>
                <w:sz w:val="24"/>
                <w:szCs w:val="24"/>
                <w:lang w:eastAsia="en-CA"/>
              </w:rPr>
            </w:pPr>
            <w:del w:id="2807" w:author="Elizabeth Marks" w:date="2021-04-29T05:30:00Z">
              <w:r w:rsidRPr="0089456A" w:rsidDel="00AB7021">
                <w:rPr>
                  <w:rFonts w:ascii="Times New Roman" w:eastAsia="Times New Roman" w:hAnsi="Times New Roman" w:cs="Times New Roman"/>
                  <w:b/>
                  <w:bCs/>
                  <w:sz w:val="24"/>
                  <w:szCs w:val="24"/>
                  <w:lang w:eastAsia="en-CA"/>
                </w:rPr>
                <w:delText>.12</w:delText>
              </w:r>
            </w:del>
          </w:p>
        </w:tc>
        <w:tc>
          <w:tcPr>
            <w:tcW w:w="302" w:type="dxa"/>
          </w:tcPr>
          <w:p w14:paraId="42E5CF42" w14:textId="6D949616" w:rsidR="00230BD8" w:rsidRPr="00692718" w:rsidDel="00AB7021" w:rsidRDefault="00230BD8" w:rsidP="00D90BFA">
            <w:pPr>
              <w:spacing w:after="0" w:line="240" w:lineRule="auto"/>
              <w:rPr>
                <w:del w:id="2808" w:author="Elizabeth Marks" w:date="2021-04-29T05:30:00Z"/>
                <w:rFonts w:ascii="Times New Roman" w:eastAsia="Times New Roman" w:hAnsi="Times New Roman" w:cs="Times New Roman"/>
                <w:b/>
                <w:bCs/>
                <w:sz w:val="18"/>
                <w:szCs w:val="18"/>
                <w:lang w:eastAsia="en-CA"/>
              </w:rPr>
            </w:pPr>
            <w:del w:id="2809"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054CE3EF" w14:textId="7DD2DE65" w:rsidR="00230BD8" w:rsidRPr="0089456A" w:rsidDel="00AB7021" w:rsidRDefault="00230BD8" w:rsidP="00D90BFA">
            <w:pPr>
              <w:spacing w:after="0" w:line="240" w:lineRule="auto"/>
              <w:jc w:val="right"/>
              <w:rPr>
                <w:del w:id="2810" w:author="Elizabeth Marks" w:date="2021-04-29T05:30:00Z"/>
                <w:rFonts w:ascii="Times New Roman" w:eastAsia="Times New Roman" w:hAnsi="Times New Roman" w:cs="Times New Roman"/>
                <w:b/>
                <w:bCs/>
                <w:sz w:val="24"/>
                <w:szCs w:val="24"/>
                <w:lang w:eastAsia="en-CA"/>
              </w:rPr>
            </w:pPr>
            <w:del w:id="2811" w:author="Elizabeth Marks" w:date="2021-04-29T05:30:00Z">
              <w:r w:rsidRPr="0089456A" w:rsidDel="00AB7021">
                <w:rPr>
                  <w:rFonts w:ascii="Times New Roman" w:eastAsia="Times New Roman" w:hAnsi="Times New Roman" w:cs="Times New Roman"/>
                  <w:b/>
                  <w:bCs/>
                  <w:sz w:val="24"/>
                  <w:szCs w:val="24"/>
                  <w:lang w:eastAsia="en-CA"/>
                </w:rPr>
                <w:delText>.36</w:delText>
              </w:r>
            </w:del>
          </w:p>
        </w:tc>
        <w:tc>
          <w:tcPr>
            <w:tcW w:w="302" w:type="dxa"/>
          </w:tcPr>
          <w:p w14:paraId="71D0E9D7" w14:textId="3CA1C2A9" w:rsidR="00230BD8" w:rsidRPr="00692718" w:rsidDel="00AB7021" w:rsidRDefault="00230BD8" w:rsidP="00D90BFA">
            <w:pPr>
              <w:spacing w:after="0" w:line="240" w:lineRule="auto"/>
              <w:rPr>
                <w:del w:id="2812" w:author="Elizabeth Marks" w:date="2021-04-29T05:30:00Z"/>
                <w:rFonts w:ascii="Times New Roman" w:eastAsia="Times New Roman" w:hAnsi="Times New Roman" w:cs="Times New Roman"/>
                <w:b/>
                <w:bCs/>
                <w:sz w:val="18"/>
                <w:szCs w:val="18"/>
                <w:lang w:eastAsia="en-CA"/>
              </w:rPr>
            </w:pPr>
            <w:del w:id="2813"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76A7C8C6" w14:textId="698F86F0" w:rsidR="00230BD8" w:rsidRPr="0089456A" w:rsidDel="00AB7021" w:rsidRDefault="00230BD8" w:rsidP="00D90BFA">
            <w:pPr>
              <w:spacing w:after="0" w:line="240" w:lineRule="auto"/>
              <w:jc w:val="right"/>
              <w:rPr>
                <w:del w:id="2814" w:author="Elizabeth Marks" w:date="2021-04-29T05:30:00Z"/>
                <w:rFonts w:ascii="Times New Roman" w:eastAsia="Times New Roman" w:hAnsi="Times New Roman" w:cs="Times New Roman"/>
                <w:b/>
                <w:bCs/>
                <w:sz w:val="24"/>
                <w:szCs w:val="24"/>
                <w:lang w:eastAsia="en-CA"/>
              </w:rPr>
            </w:pPr>
            <w:del w:id="2815" w:author="Elizabeth Marks" w:date="2021-04-29T05:30:00Z">
              <w:r w:rsidRPr="0089456A" w:rsidDel="00AB7021">
                <w:rPr>
                  <w:rFonts w:ascii="Times New Roman" w:eastAsia="Times New Roman" w:hAnsi="Times New Roman" w:cs="Times New Roman"/>
                  <w:b/>
                  <w:bCs/>
                  <w:sz w:val="24"/>
                  <w:szCs w:val="24"/>
                  <w:lang w:eastAsia="en-CA"/>
                </w:rPr>
                <w:delText>.19</w:delText>
              </w:r>
            </w:del>
          </w:p>
        </w:tc>
        <w:tc>
          <w:tcPr>
            <w:tcW w:w="302" w:type="dxa"/>
          </w:tcPr>
          <w:p w14:paraId="1DCE54E2" w14:textId="10D7AE65" w:rsidR="00230BD8" w:rsidRPr="00692718" w:rsidDel="00AB7021" w:rsidRDefault="00230BD8" w:rsidP="00D90BFA">
            <w:pPr>
              <w:spacing w:after="0" w:line="240" w:lineRule="auto"/>
              <w:rPr>
                <w:del w:id="2816" w:author="Elizabeth Marks" w:date="2021-04-29T05:30:00Z"/>
                <w:rFonts w:ascii="Times New Roman" w:eastAsia="Times New Roman" w:hAnsi="Times New Roman" w:cs="Times New Roman"/>
                <w:b/>
                <w:bCs/>
                <w:sz w:val="18"/>
                <w:szCs w:val="18"/>
                <w:lang w:eastAsia="en-CA"/>
              </w:rPr>
            </w:pPr>
            <w:del w:id="2817"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0F9B2CCF" w14:textId="5B714E6C" w:rsidR="00230BD8" w:rsidRPr="0089456A" w:rsidDel="00AB7021" w:rsidRDefault="00230BD8" w:rsidP="00D90BFA">
            <w:pPr>
              <w:spacing w:after="0" w:line="240" w:lineRule="auto"/>
              <w:jc w:val="right"/>
              <w:rPr>
                <w:del w:id="2818" w:author="Elizabeth Marks" w:date="2021-04-29T05:30:00Z"/>
                <w:rFonts w:ascii="Times New Roman" w:eastAsia="Times New Roman" w:hAnsi="Times New Roman" w:cs="Times New Roman"/>
                <w:b/>
                <w:bCs/>
                <w:sz w:val="24"/>
                <w:szCs w:val="24"/>
                <w:lang w:eastAsia="en-CA"/>
              </w:rPr>
            </w:pPr>
            <w:del w:id="2819" w:author="Elizabeth Marks" w:date="2021-04-29T05:30:00Z">
              <w:r w:rsidRPr="0089456A" w:rsidDel="00AB7021">
                <w:rPr>
                  <w:rFonts w:ascii="Times New Roman" w:eastAsia="Times New Roman" w:hAnsi="Times New Roman" w:cs="Times New Roman"/>
                  <w:b/>
                  <w:bCs/>
                  <w:sz w:val="24"/>
                  <w:szCs w:val="24"/>
                  <w:lang w:eastAsia="en-CA"/>
                </w:rPr>
                <w:delText>.36</w:delText>
              </w:r>
            </w:del>
          </w:p>
        </w:tc>
        <w:tc>
          <w:tcPr>
            <w:tcW w:w="302" w:type="dxa"/>
          </w:tcPr>
          <w:p w14:paraId="4F12B859" w14:textId="6BB168B7" w:rsidR="00230BD8" w:rsidRPr="00692718" w:rsidDel="00AB7021" w:rsidRDefault="00230BD8" w:rsidP="00D90BFA">
            <w:pPr>
              <w:spacing w:after="0" w:line="240" w:lineRule="auto"/>
              <w:rPr>
                <w:del w:id="2820" w:author="Elizabeth Marks" w:date="2021-04-29T05:30:00Z"/>
                <w:rFonts w:ascii="Times New Roman" w:eastAsia="Times New Roman" w:hAnsi="Times New Roman" w:cs="Times New Roman"/>
                <w:b/>
                <w:bCs/>
                <w:sz w:val="18"/>
                <w:szCs w:val="18"/>
                <w:lang w:eastAsia="en-CA"/>
              </w:rPr>
            </w:pPr>
            <w:del w:id="2821"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1C36FC2F" w14:textId="155638EA" w:rsidR="00230BD8" w:rsidRPr="0089456A" w:rsidDel="00AB7021" w:rsidRDefault="00230BD8" w:rsidP="00D90BFA">
            <w:pPr>
              <w:spacing w:after="0" w:line="240" w:lineRule="auto"/>
              <w:jc w:val="right"/>
              <w:rPr>
                <w:del w:id="2822" w:author="Elizabeth Marks" w:date="2021-04-29T05:30:00Z"/>
                <w:rFonts w:ascii="Times New Roman" w:eastAsia="Times New Roman" w:hAnsi="Times New Roman" w:cs="Times New Roman"/>
                <w:b/>
                <w:bCs/>
                <w:sz w:val="24"/>
                <w:szCs w:val="24"/>
                <w:lang w:eastAsia="en-CA"/>
              </w:rPr>
            </w:pPr>
            <w:del w:id="2823" w:author="Elizabeth Marks" w:date="2021-04-29T05:30:00Z">
              <w:r w:rsidRPr="0089456A" w:rsidDel="00AB7021">
                <w:rPr>
                  <w:rFonts w:ascii="Times New Roman" w:eastAsia="Times New Roman" w:hAnsi="Times New Roman" w:cs="Times New Roman"/>
                  <w:b/>
                  <w:bCs/>
                  <w:sz w:val="24"/>
                  <w:szCs w:val="24"/>
                  <w:lang w:eastAsia="en-CA"/>
                </w:rPr>
                <w:delText>.47</w:delText>
              </w:r>
            </w:del>
          </w:p>
        </w:tc>
        <w:tc>
          <w:tcPr>
            <w:tcW w:w="302" w:type="dxa"/>
          </w:tcPr>
          <w:p w14:paraId="0475665A" w14:textId="41A73DB6" w:rsidR="00230BD8" w:rsidRPr="00692718" w:rsidDel="00AB7021" w:rsidRDefault="00230BD8" w:rsidP="00D90BFA">
            <w:pPr>
              <w:spacing w:after="0" w:line="240" w:lineRule="auto"/>
              <w:rPr>
                <w:del w:id="2824" w:author="Elizabeth Marks" w:date="2021-04-29T05:30:00Z"/>
                <w:rFonts w:ascii="Times New Roman" w:eastAsia="Times New Roman" w:hAnsi="Times New Roman" w:cs="Times New Roman"/>
                <w:b/>
                <w:bCs/>
                <w:sz w:val="18"/>
                <w:szCs w:val="18"/>
                <w:lang w:eastAsia="en-CA"/>
              </w:rPr>
            </w:pPr>
            <w:del w:id="2825"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26E444EB" w14:textId="756608C9" w:rsidR="00230BD8" w:rsidRPr="0089456A" w:rsidDel="00AB7021" w:rsidRDefault="00230BD8" w:rsidP="00D90BFA">
            <w:pPr>
              <w:spacing w:after="0" w:line="240" w:lineRule="auto"/>
              <w:jc w:val="right"/>
              <w:rPr>
                <w:del w:id="2826" w:author="Elizabeth Marks" w:date="2021-04-29T05:30:00Z"/>
                <w:rFonts w:ascii="Times New Roman" w:eastAsia="Times New Roman" w:hAnsi="Times New Roman" w:cs="Times New Roman"/>
                <w:b/>
                <w:bCs/>
                <w:sz w:val="24"/>
                <w:szCs w:val="24"/>
                <w:lang w:eastAsia="en-CA"/>
              </w:rPr>
            </w:pPr>
            <w:del w:id="2827" w:author="Elizabeth Marks" w:date="2021-04-29T05:30:00Z">
              <w:r w:rsidRPr="0089456A" w:rsidDel="00AB7021">
                <w:rPr>
                  <w:rFonts w:ascii="Times New Roman" w:eastAsia="Times New Roman" w:hAnsi="Times New Roman" w:cs="Times New Roman"/>
                  <w:b/>
                  <w:bCs/>
                  <w:sz w:val="24"/>
                  <w:szCs w:val="24"/>
                  <w:lang w:eastAsia="en-CA"/>
                </w:rPr>
                <w:delText>-</w:delText>
              </w:r>
            </w:del>
          </w:p>
        </w:tc>
        <w:tc>
          <w:tcPr>
            <w:tcW w:w="302" w:type="dxa"/>
          </w:tcPr>
          <w:p w14:paraId="1E34A405" w14:textId="666BF191" w:rsidR="00230BD8" w:rsidRPr="00692718" w:rsidDel="00AB7021" w:rsidRDefault="00230BD8" w:rsidP="00D90BFA">
            <w:pPr>
              <w:spacing w:after="0" w:line="240" w:lineRule="auto"/>
              <w:rPr>
                <w:del w:id="2828" w:author="Elizabeth Marks" w:date="2021-04-29T05:30:00Z"/>
                <w:rFonts w:ascii="Times New Roman" w:eastAsia="Times New Roman" w:hAnsi="Times New Roman" w:cs="Times New Roman"/>
                <w:b/>
                <w:bCs/>
                <w:sz w:val="18"/>
                <w:szCs w:val="18"/>
                <w:lang w:eastAsia="en-CA"/>
              </w:rPr>
            </w:pPr>
          </w:p>
        </w:tc>
        <w:tc>
          <w:tcPr>
            <w:tcW w:w="389" w:type="dxa"/>
          </w:tcPr>
          <w:p w14:paraId="64851394" w14:textId="561F2CE7" w:rsidR="00230BD8" w:rsidRPr="0089456A" w:rsidDel="00AB7021" w:rsidRDefault="00230BD8" w:rsidP="00D90BFA">
            <w:pPr>
              <w:spacing w:after="0" w:line="240" w:lineRule="auto"/>
              <w:jc w:val="right"/>
              <w:rPr>
                <w:del w:id="2829" w:author="Elizabeth Marks" w:date="2021-04-29T05:30:00Z"/>
                <w:rFonts w:ascii="Times New Roman" w:eastAsia="Times New Roman" w:hAnsi="Times New Roman" w:cs="Times New Roman"/>
                <w:b/>
                <w:bCs/>
                <w:sz w:val="24"/>
                <w:szCs w:val="24"/>
                <w:lang w:eastAsia="en-CA"/>
              </w:rPr>
            </w:pPr>
          </w:p>
        </w:tc>
        <w:tc>
          <w:tcPr>
            <w:tcW w:w="302" w:type="dxa"/>
          </w:tcPr>
          <w:p w14:paraId="604D04B5" w14:textId="050A82F9" w:rsidR="00230BD8" w:rsidRPr="0089456A" w:rsidDel="00AB7021" w:rsidRDefault="00230BD8" w:rsidP="00D90BFA">
            <w:pPr>
              <w:spacing w:after="0" w:line="240" w:lineRule="auto"/>
              <w:rPr>
                <w:del w:id="2830" w:author="Elizabeth Marks" w:date="2021-04-29T05:30:00Z"/>
                <w:rFonts w:ascii="Times New Roman" w:eastAsia="Times New Roman" w:hAnsi="Times New Roman" w:cs="Times New Roman"/>
                <w:b/>
                <w:bCs/>
                <w:sz w:val="24"/>
                <w:szCs w:val="24"/>
                <w:lang w:eastAsia="en-CA"/>
              </w:rPr>
            </w:pPr>
          </w:p>
        </w:tc>
        <w:tc>
          <w:tcPr>
            <w:tcW w:w="389" w:type="dxa"/>
          </w:tcPr>
          <w:p w14:paraId="05BA7BD5" w14:textId="7F4F30E4" w:rsidR="00230BD8" w:rsidRPr="0089456A" w:rsidDel="00AB7021" w:rsidRDefault="00230BD8" w:rsidP="00D90BFA">
            <w:pPr>
              <w:spacing w:after="0" w:line="240" w:lineRule="auto"/>
              <w:rPr>
                <w:del w:id="2831" w:author="Elizabeth Marks" w:date="2021-04-29T05:30:00Z"/>
                <w:rFonts w:ascii="Times New Roman" w:eastAsia="Times New Roman" w:hAnsi="Times New Roman" w:cs="Times New Roman"/>
                <w:b/>
                <w:bCs/>
                <w:sz w:val="24"/>
                <w:szCs w:val="24"/>
                <w:lang w:eastAsia="en-CA"/>
              </w:rPr>
            </w:pPr>
          </w:p>
        </w:tc>
        <w:tc>
          <w:tcPr>
            <w:tcW w:w="302" w:type="dxa"/>
          </w:tcPr>
          <w:p w14:paraId="5E2D5951" w14:textId="1C13A200" w:rsidR="00230BD8" w:rsidRPr="0089456A" w:rsidDel="00AB7021" w:rsidRDefault="00230BD8" w:rsidP="00D90BFA">
            <w:pPr>
              <w:spacing w:after="0" w:line="240" w:lineRule="auto"/>
              <w:rPr>
                <w:del w:id="2832" w:author="Elizabeth Marks" w:date="2021-04-29T05:30:00Z"/>
                <w:rFonts w:ascii="Times New Roman" w:eastAsia="Times New Roman" w:hAnsi="Times New Roman" w:cs="Times New Roman"/>
                <w:sz w:val="24"/>
                <w:szCs w:val="24"/>
                <w:lang w:eastAsia="en-CA"/>
              </w:rPr>
            </w:pPr>
          </w:p>
        </w:tc>
        <w:tc>
          <w:tcPr>
            <w:tcW w:w="389" w:type="dxa"/>
          </w:tcPr>
          <w:p w14:paraId="0CC86872" w14:textId="383AA78D" w:rsidR="00230BD8" w:rsidRPr="0089456A" w:rsidDel="00AB7021" w:rsidRDefault="00230BD8" w:rsidP="00D90BFA">
            <w:pPr>
              <w:spacing w:after="0" w:line="240" w:lineRule="auto"/>
              <w:rPr>
                <w:del w:id="2833" w:author="Elizabeth Marks" w:date="2021-04-29T05:30:00Z"/>
                <w:rFonts w:ascii="Times New Roman" w:eastAsia="Times New Roman" w:hAnsi="Times New Roman" w:cs="Times New Roman"/>
                <w:b/>
                <w:bCs/>
                <w:sz w:val="24"/>
                <w:szCs w:val="24"/>
                <w:lang w:eastAsia="en-CA"/>
              </w:rPr>
            </w:pPr>
          </w:p>
        </w:tc>
        <w:tc>
          <w:tcPr>
            <w:tcW w:w="302" w:type="dxa"/>
          </w:tcPr>
          <w:p w14:paraId="7F5BA617" w14:textId="3D3AA5FD" w:rsidR="00230BD8" w:rsidRPr="0089456A" w:rsidDel="00AB7021" w:rsidRDefault="00230BD8" w:rsidP="00D90BFA">
            <w:pPr>
              <w:spacing w:after="0" w:line="240" w:lineRule="auto"/>
              <w:rPr>
                <w:del w:id="2834" w:author="Elizabeth Marks" w:date="2021-04-29T05:30:00Z"/>
                <w:rFonts w:ascii="Times New Roman" w:eastAsia="Times New Roman" w:hAnsi="Times New Roman" w:cs="Times New Roman"/>
                <w:sz w:val="24"/>
                <w:szCs w:val="24"/>
                <w:lang w:eastAsia="en-CA"/>
              </w:rPr>
            </w:pPr>
          </w:p>
        </w:tc>
        <w:tc>
          <w:tcPr>
            <w:tcW w:w="389" w:type="dxa"/>
          </w:tcPr>
          <w:p w14:paraId="79FFC7E6" w14:textId="0DFEA59E" w:rsidR="00230BD8" w:rsidRPr="0089456A" w:rsidDel="00AB7021" w:rsidRDefault="00230BD8" w:rsidP="00D90BFA">
            <w:pPr>
              <w:spacing w:after="0" w:line="240" w:lineRule="auto"/>
              <w:rPr>
                <w:del w:id="2835" w:author="Elizabeth Marks" w:date="2021-04-29T05:30:00Z"/>
                <w:rFonts w:ascii="Times New Roman" w:eastAsia="Times New Roman" w:hAnsi="Times New Roman" w:cs="Times New Roman"/>
                <w:sz w:val="24"/>
                <w:szCs w:val="24"/>
                <w:lang w:eastAsia="en-CA"/>
              </w:rPr>
            </w:pPr>
          </w:p>
        </w:tc>
        <w:tc>
          <w:tcPr>
            <w:tcW w:w="302" w:type="dxa"/>
          </w:tcPr>
          <w:p w14:paraId="64A4B305" w14:textId="7D24558B" w:rsidR="00230BD8" w:rsidRPr="0089456A" w:rsidDel="00AB7021" w:rsidRDefault="00230BD8" w:rsidP="00D90BFA">
            <w:pPr>
              <w:spacing w:after="0" w:line="240" w:lineRule="auto"/>
              <w:rPr>
                <w:del w:id="2836" w:author="Elizabeth Marks" w:date="2021-04-29T05:30:00Z"/>
                <w:rFonts w:ascii="Times New Roman" w:eastAsia="Times New Roman" w:hAnsi="Times New Roman" w:cs="Times New Roman"/>
                <w:b/>
                <w:bCs/>
                <w:sz w:val="24"/>
                <w:szCs w:val="24"/>
                <w:lang w:eastAsia="en-CA"/>
              </w:rPr>
            </w:pPr>
          </w:p>
        </w:tc>
      </w:tr>
      <w:tr w:rsidR="00230BD8" w:rsidRPr="0089456A" w:rsidDel="00AB7021" w14:paraId="1A8D3335" w14:textId="72411A76" w:rsidTr="00D90BFA">
        <w:trPr>
          <w:trHeight w:val="255"/>
          <w:del w:id="2837" w:author="Elizabeth Marks" w:date="2021-04-29T05:30:00Z"/>
        </w:trPr>
        <w:tc>
          <w:tcPr>
            <w:tcW w:w="2160" w:type="dxa"/>
            <w:tcMar>
              <w:top w:w="0" w:type="dxa"/>
              <w:left w:w="0" w:type="dxa"/>
              <w:bottom w:w="0" w:type="dxa"/>
              <w:right w:w="0" w:type="dxa"/>
            </w:tcMar>
          </w:tcPr>
          <w:p w14:paraId="21F8B407" w14:textId="45180EDB" w:rsidR="00230BD8" w:rsidRPr="0089456A" w:rsidDel="00AB7021" w:rsidRDefault="00230BD8" w:rsidP="00D90BFA">
            <w:pPr>
              <w:spacing w:after="0" w:line="240" w:lineRule="auto"/>
              <w:rPr>
                <w:del w:id="2838" w:author="Elizabeth Marks" w:date="2021-04-29T05:30:00Z"/>
                <w:rFonts w:ascii="Times New Roman" w:eastAsia="Times New Roman" w:hAnsi="Times New Roman" w:cs="Times New Roman"/>
                <w:sz w:val="24"/>
                <w:szCs w:val="24"/>
                <w:lang w:eastAsia="en-CA"/>
              </w:rPr>
            </w:pPr>
            <w:del w:id="2839" w:author="Elizabeth Marks" w:date="2021-04-29T05:30:00Z">
              <w:r w:rsidRPr="0089456A" w:rsidDel="00AB7021">
                <w:rPr>
                  <w:rFonts w:ascii="Times New Roman" w:eastAsia="Times New Roman" w:hAnsi="Times New Roman" w:cs="Times New Roman"/>
                  <w:sz w:val="24"/>
                  <w:szCs w:val="24"/>
                  <w:lang w:eastAsia="en-CA"/>
                </w:rPr>
                <w:delText>17. Co is Fun Place</w:delText>
              </w:r>
            </w:del>
          </w:p>
        </w:tc>
        <w:tc>
          <w:tcPr>
            <w:tcW w:w="389" w:type="dxa"/>
            <w:tcMar>
              <w:top w:w="0" w:type="dxa"/>
              <w:left w:w="0" w:type="dxa"/>
              <w:bottom w:w="0" w:type="dxa"/>
              <w:right w:w="0" w:type="dxa"/>
            </w:tcMar>
          </w:tcPr>
          <w:p w14:paraId="5D1F38B3" w14:textId="3784A9C3" w:rsidR="00230BD8" w:rsidRPr="0089456A" w:rsidDel="00AB7021" w:rsidRDefault="00230BD8" w:rsidP="00D90BFA">
            <w:pPr>
              <w:spacing w:after="0" w:line="240" w:lineRule="auto"/>
              <w:jc w:val="right"/>
              <w:rPr>
                <w:del w:id="2840" w:author="Elizabeth Marks" w:date="2021-04-29T05:30:00Z"/>
                <w:rFonts w:ascii="Times New Roman" w:eastAsia="Times New Roman" w:hAnsi="Times New Roman" w:cs="Times New Roman"/>
                <w:b/>
                <w:bCs/>
                <w:sz w:val="24"/>
                <w:szCs w:val="24"/>
                <w:lang w:eastAsia="en-CA"/>
              </w:rPr>
            </w:pPr>
            <w:del w:id="2841" w:author="Elizabeth Marks" w:date="2021-04-29T05:30:00Z">
              <w:r w:rsidRPr="0089456A" w:rsidDel="00AB7021">
                <w:rPr>
                  <w:rFonts w:ascii="Times New Roman" w:eastAsia="Times New Roman" w:hAnsi="Times New Roman" w:cs="Times New Roman"/>
                  <w:b/>
                  <w:bCs/>
                  <w:sz w:val="24"/>
                  <w:szCs w:val="24"/>
                  <w:lang w:eastAsia="en-CA"/>
                </w:rPr>
                <w:delText>.20</w:delText>
              </w:r>
            </w:del>
          </w:p>
        </w:tc>
        <w:tc>
          <w:tcPr>
            <w:tcW w:w="302" w:type="dxa"/>
          </w:tcPr>
          <w:p w14:paraId="11CF01CC" w14:textId="5382887D" w:rsidR="00230BD8" w:rsidRPr="00692718" w:rsidDel="00AB7021" w:rsidRDefault="00230BD8" w:rsidP="00D90BFA">
            <w:pPr>
              <w:spacing w:after="0" w:line="240" w:lineRule="auto"/>
              <w:rPr>
                <w:del w:id="2842" w:author="Elizabeth Marks" w:date="2021-04-29T05:30:00Z"/>
                <w:rFonts w:ascii="Times New Roman" w:eastAsia="Times New Roman" w:hAnsi="Times New Roman" w:cs="Times New Roman"/>
                <w:b/>
                <w:bCs/>
                <w:sz w:val="18"/>
                <w:szCs w:val="18"/>
                <w:lang w:eastAsia="en-CA"/>
              </w:rPr>
            </w:pPr>
            <w:del w:id="2843"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4D84AF9F" w14:textId="11B42255" w:rsidR="00230BD8" w:rsidRPr="0089456A" w:rsidDel="00AB7021" w:rsidRDefault="00230BD8" w:rsidP="00D90BFA">
            <w:pPr>
              <w:spacing w:after="0" w:line="240" w:lineRule="auto"/>
              <w:jc w:val="right"/>
              <w:rPr>
                <w:del w:id="2844" w:author="Elizabeth Marks" w:date="2021-04-29T05:30:00Z"/>
                <w:rFonts w:ascii="Times New Roman" w:eastAsia="Times New Roman" w:hAnsi="Times New Roman" w:cs="Times New Roman"/>
                <w:b/>
                <w:bCs/>
                <w:sz w:val="24"/>
                <w:szCs w:val="24"/>
                <w:lang w:eastAsia="en-CA"/>
              </w:rPr>
            </w:pPr>
            <w:del w:id="2845" w:author="Elizabeth Marks" w:date="2021-04-29T05:30:00Z">
              <w:r w:rsidRPr="0089456A" w:rsidDel="00AB7021">
                <w:rPr>
                  <w:rFonts w:ascii="Times New Roman" w:eastAsia="Times New Roman" w:hAnsi="Times New Roman" w:cs="Times New Roman"/>
                  <w:b/>
                  <w:bCs/>
                  <w:sz w:val="24"/>
                  <w:szCs w:val="24"/>
                  <w:lang w:eastAsia="en-CA"/>
                </w:rPr>
                <w:delText>.46</w:delText>
              </w:r>
            </w:del>
          </w:p>
        </w:tc>
        <w:tc>
          <w:tcPr>
            <w:tcW w:w="302" w:type="dxa"/>
          </w:tcPr>
          <w:p w14:paraId="76524FA9" w14:textId="7E217877" w:rsidR="00230BD8" w:rsidRPr="00692718" w:rsidDel="00AB7021" w:rsidRDefault="00230BD8" w:rsidP="00D90BFA">
            <w:pPr>
              <w:spacing w:after="0" w:line="240" w:lineRule="auto"/>
              <w:rPr>
                <w:del w:id="2846" w:author="Elizabeth Marks" w:date="2021-04-29T05:30:00Z"/>
                <w:rFonts w:ascii="Times New Roman" w:eastAsia="Times New Roman" w:hAnsi="Times New Roman" w:cs="Times New Roman"/>
                <w:b/>
                <w:bCs/>
                <w:sz w:val="18"/>
                <w:szCs w:val="18"/>
                <w:lang w:eastAsia="en-CA"/>
              </w:rPr>
            </w:pPr>
            <w:del w:id="2847"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4EC6EB9F" w14:textId="4DF396E6" w:rsidR="00230BD8" w:rsidRPr="0089456A" w:rsidDel="00AB7021" w:rsidRDefault="00230BD8" w:rsidP="00D90BFA">
            <w:pPr>
              <w:spacing w:after="0" w:line="240" w:lineRule="auto"/>
              <w:jc w:val="right"/>
              <w:rPr>
                <w:del w:id="2848" w:author="Elizabeth Marks" w:date="2021-04-29T05:30:00Z"/>
                <w:rFonts w:ascii="Times New Roman" w:eastAsia="Times New Roman" w:hAnsi="Times New Roman" w:cs="Times New Roman"/>
                <w:sz w:val="24"/>
                <w:szCs w:val="24"/>
                <w:lang w:eastAsia="en-CA"/>
              </w:rPr>
            </w:pPr>
            <w:del w:id="2849" w:author="Elizabeth Marks" w:date="2021-04-29T05:30:00Z">
              <w:r w:rsidRPr="0089456A" w:rsidDel="00AB7021">
                <w:rPr>
                  <w:rFonts w:ascii="Times New Roman" w:eastAsia="Times New Roman" w:hAnsi="Times New Roman" w:cs="Times New Roman"/>
                  <w:sz w:val="24"/>
                  <w:szCs w:val="24"/>
                  <w:lang w:eastAsia="en-CA"/>
                </w:rPr>
                <w:delText>.04</w:delText>
              </w:r>
            </w:del>
          </w:p>
        </w:tc>
        <w:tc>
          <w:tcPr>
            <w:tcW w:w="302" w:type="dxa"/>
          </w:tcPr>
          <w:p w14:paraId="404A1BE3" w14:textId="14F0DC36" w:rsidR="00230BD8" w:rsidRPr="00692718" w:rsidDel="00AB7021" w:rsidRDefault="00230BD8" w:rsidP="00D90BFA">
            <w:pPr>
              <w:spacing w:after="0" w:line="240" w:lineRule="auto"/>
              <w:rPr>
                <w:del w:id="2850" w:author="Elizabeth Marks" w:date="2021-04-29T05:30:00Z"/>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tcPr>
          <w:p w14:paraId="761CA73B" w14:textId="6E68AF7A" w:rsidR="00230BD8" w:rsidRPr="0089456A" w:rsidDel="00AB7021" w:rsidRDefault="00230BD8" w:rsidP="00D90BFA">
            <w:pPr>
              <w:spacing w:after="0" w:line="240" w:lineRule="auto"/>
              <w:jc w:val="right"/>
              <w:rPr>
                <w:del w:id="2851" w:author="Elizabeth Marks" w:date="2021-04-29T05:30:00Z"/>
                <w:rFonts w:ascii="Times New Roman" w:eastAsia="Times New Roman" w:hAnsi="Times New Roman" w:cs="Times New Roman"/>
                <w:b/>
                <w:bCs/>
                <w:sz w:val="24"/>
                <w:szCs w:val="24"/>
                <w:lang w:eastAsia="en-CA"/>
              </w:rPr>
            </w:pPr>
            <w:del w:id="2852" w:author="Elizabeth Marks" w:date="2021-04-29T05:30:00Z">
              <w:r w:rsidRPr="0089456A" w:rsidDel="00AB7021">
                <w:rPr>
                  <w:rFonts w:ascii="Times New Roman" w:eastAsia="Times New Roman" w:hAnsi="Times New Roman" w:cs="Times New Roman"/>
                  <w:b/>
                  <w:bCs/>
                  <w:sz w:val="24"/>
                  <w:szCs w:val="24"/>
                  <w:lang w:eastAsia="en-CA"/>
                </w:rPr>
                <w:delText>.29</w:delText>
              </w:r>
            </w:del>
          </w:p>
        </w:tc>
        <w:tc>
          <w:tcPr>
            <w:tcW w:w="302" w:type="dxa"/>
          </w:tcPr>
          <w:p w14:paraId="4448857C" w14:textId="20EF1F55" w:rsidR="00230BD8" w:rsidRPr="00692718" w:rsidDel="00AB7021" w:rsidRDefault="00230BD8" w:rsidP="00D90BFA">
            <w:pPr>
              <w:spacing w:after="0" w:line="240" w:lineRule="auto"/>
              <w:rPr>
                <w:del w:id="2853" w:author="Elizabeth Marks" w:date="2021-04-29T05:30:00Z"/>
                <w:rFonts w:ascii="Times New Roman" w:eastAsia="Times New Roman" w:hAnsi="Times New Roman" w:cs="Times New Roman"/>
                <w:b/>
                <w:bCs/>
                <w:sz w:val="18"/>
                <w:szCs w:val="18"/>
                <w:lang w:eastAsia="en-CA"/>
              </w:rPr>
            </w:pPr>
            <w:del w:id="2854"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2D35B40C" w14:textId="40751D69" w:rsidR="00230BD8" w:rsidRPr="0089456A" w:rsidDel="00AB7021" w:rsidRDefault="00230BD8" w:rsidP="00D90BFA">
            <w:pPr>
              <w:spacing w:after="0" w:line="240" w:lineRule="auto"/>
              <w:jc w:val="right"/>
              <w:rPr>
                <w:del w:id="2855" w:author="Elizabeth Marks" w:date="2021-04-29T05:30:00Z"/>
                <w:rFonts w:ascii="Times New Roman" w:eastAsia="Times New Roman" w:hAnsi="Times New Roman" w:cs="Times New Roman"/>
                <w:b/>
                <w:bCs/>
                <w:sz w:val="24"/>
                <w:szCs w:val="24"/>
                <w:lang w:eastAsia="en-CA"/>
              </w:rPr>
            </w:pPr>
            <w:del w:id="2856" w:author="Elizabeth Marks" w:date="2021-04-29T05:30:00Z">
              <w:r w:rsidRPr="0089456A" w:rsidDel="00AB7021">
                <w:rPr>
                  <w:rFonts w:ascii="Times New Roman" w:eastAsia="Times New Roman" w:hAnsi="Times New Roman" w:cs="Times New Roman"/>
                  <w:b/>
                  <w:bCs/>
                  <w:sz w:val="24"/>
                  <w:szCs w:val="24"/>
                  <w:lang w:eastAsia="en-CA"/>
                </w:rPr>
                <w:delText>.35</w:delText>
              </w:r>
            </w:del>
          </w:p>
        </w:tc>
        <w:tc>
          <w:tcPr>
            <w:tcW w:w="302" w:type="dxa"/>
          </w:tcPr>
          <w:p w14:paraId="00490D93" w14:textId="6A45C1BD" w:rsidR="00230BD8" w:rsidRPr="00692718" w:rsidDel="00AB7021" w:rsidRDefault="00230BD8" w:rsidP="00D90BFA">
            <w:pPr>
              <w:spacing w:after="0" w:line="240" w:lineRule="auto"/>
              <w:rPr>
                <w:del w:id="2857" w:author="Elizabeth Marks" w:date="2021-04-29T05:30:00Z"/>
                <w:rFonts w:ascii="Times New Roman" w:eastAsia="Times New Roman" w:hAnsi="Times New Roman" w:cs="Times New Roman"/>
                <w:b/>
                <w:bCs/>
                <w:sz w:val="18"/>
                <w:szCs w:val="18"/>
                <w:lang w:eastAsia="en-CA"/>
              </w:rPr>
            </w:pPr>
            <w:del w:id="2858"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0D9A7262" w14:textId="099E6E78" w:rsidR="00230BD8" w:rsidRPr="0089456A" w:rsidDel="00AB7021" w:rsidRDefault="00230BD8" w:rsidP="00D90BFA">
            <w:pPr>
              <w:spacing w:after="0" w:line="240" w:lineRule="auto"/>
              <w:jc w:val="right"/>
              <w:rPr>
                <w:del w:id="2859" w:author="Elizabeth Marks" w:date="2021-04-29T05:30:00Z"/>
                <w:rFonts w:ascii="Times New Roman" w:eastAsia="Times New Roman" w:hAnsi="Times New Roman" w:cs="Times New Roman"/>
                <w:b/>
                <w:bCs/>
                <w:sz w:val="24"/>
                <w:szCs w:val="24"/>
                <w:lang w:eastAsia="en-CA"/>
              </w:rPr>
            </w:pPr>
            <w:del w:id="2860" w:author="Elizabeth Marks" w:date="2021-04-29T05:30:00Z">
              <w:r w:rsidRPr="0089456A" w:rsidDel="00AB7021">
                <w:rPr>
                  <w:rFonts w:ascii="Times New Roman" w:eastAsia="Times New Roman" w:hAnsi="Times New Roman" w:cs="Times New Roman"/>
                  <w:b/>
                  <w:bCs/>
                  <w:sz w:val="24"/>
                  <w:szCs w:val="24"/>
                  <w:lang w:eastAsia="en-CA"/>
                </w:rPr>
                <w:delText>.30</w:delText>
              </w:r>
            </w:del>
          </w:p>
        </w:tc>
        <w:tc>
          <w:tcPr>
            <w:tcW w:w="302" w:type="dxa"/>
          </w:tcPr>
          <w:p w14:paraId="7922D2FF" w14:textId="1CF130DF" w:rsidR="00230BD8" w:rsidRPr="00692718" w:rsidDel="00AB7021" w:rsidRDefault="00230BD8" w:rsidP="00D90BFA">
            <w:pPr>
              <w:spacing w:after="0" w:line="240" w:lineRule="auto"/>
              <w:rPr>
                <w:del w:id="2861" w:author="Elizabeth Marks" w:date="2021-04-29T05:30:00Z"/>
                <w:rFonts w:ascii="Times New Roman" w:eastAsia="Times New Roman" w:hAnsi="Times New Roman" w:cs="Times New Roman"/>
                <w:b/>
                <w:bCs/>
                <w:sz w:val="18"/>
                <w:szCs w:val="18"/>
                <w:lang w:eastAsia="en-CA"/>
              </w:rPr>
            </w:pPr>
            <w:del w:id="2862"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Pr>
          <w:p w14:paraId="48056E17" w14:textId="71C08DED" w:rsidR="00230BD8" w:rsidRPr="0089456A" w:rsidDel="00AB7021" w:rsidRDefault="00230BD8" w:rsidP="00D90BFA">
            <w:pPr>
              <w:spacing w:after="0" w:line="240" w:lineRule="auto"/>
              <w:jc w:val="right"/>
              <w:rPr>
                <w:del w:id="2863" w:author="Elizabeth Marks" w:date="2021-04-29T05:30:00Z"/>
                <w:rFonts w:ascii="Times New Roman" w:eastAsia="Times New Roman" w:hAnsi="Times New Roman" w:cs="Times New Roman"/>
                <w:sz w:val="24"/>
                <w:szCs w:val="24"/>
                <w:lang w:eastAsia="en-CA"/>
              </w:rPr>
            </w:pPr>
            <w:del w:id="2864" w:author="Elizabeth Marks" w:date="2021-04-29T05:30:00Z">
              <w:r w:rsidRPr="0089456A" w:rsidDel="00AB7021">
                <w:rPr>
                  <w:rFonts w:ascii="Times New Roman" w:eastAsia="Times New Roman" w:hAnsi="Times New Roman" w:cs="Times New Roman"/>
                  <w:b/>
                  <w:bCs/>
                  <w:sz w:val="24"/>
                  <w:szCs w:val="24"/>
                  <w:lang w:eastAsia="en-CA"/>
                </w:rPr>
                <w:delText>-</w:delText>
              </w:r>
            </w:del>
          </w:p>
        </w:tc>
        <w:tc>
          <w:tcPr>
            <w:tcW w:w="302" w:type="dxa"/>
          </w:tcPr>
          <w:p w14:paraId="135D322A" w14:textId="0311B729" w:rsidR="00230BD8" w:rsidRPr="00692718" w:rsidDel="00AB7021" w:rsidRDefault="00230BD8" w:rsidP="00D90BFA">
            <w:pPr>
              <w:spacing w:after="0" w:line="240" w:lineRule="auto"/>
              <w:rPr>
                <w:del w:id="2865" w:author="Elizabeth Marks" w:date="2021-04-29T05:30:00Z"/>
                <w:rFonts w:ascii="Times New Roman" w:eastAsia="Times New Roman" w:hAnsi="Times New Roman" w:cs="Times New Roman"/>
                <w:b/>
                <w:bCs/>
                <w:sz w:val="18"/>
                <w:szCs w:val="18"/>
                <w:lang w:eastAsia="en-CA"/>
              </w:rPr>
            </w:pPr>
          </w:p>
        </w:tc>
        <w:tc>
          <w:tcPr>
            <w:tcW w:w="389" w:type="dxa"/>
          </w:tcPr>
          <w:p w14:paraId="795A2582" w14:textId="59AC4F53" w:rsidR="00230BD8" w:rsidRPr="0089456A" w:rsidDel="00AB7021" w:rsidRDefault="00230BD8" w:rsidP="00D90BFA">
            <w:pPr>
              <w:spacing w:after="0" w:line="240" w:lineRule="auto"/>
              <w:jc w:val="right"/>
              <w:rPr>
                <w:del w:id="2866" w:author="Elizabeth Marks" w:date="2021-04-29T05:30:00Z"/>
                <w:rFonts w:ascii="Times New Roman" w:eastAsia="Times New Roman" w:hAnsi="Times New Roman" w:cs="Times New Roman"/>
                <w:b/>
                <w:bCs/>
                <w:sz w:val="24"/>
                <w:szCs w:val="24"/>
                <w:lang w:eastAsia="en-CA"/>
              </w:rPr>
            </w:pPr>
          </w:p>
        </w:tc>
        <w:tc>
          <w:tcPr>
            <w:tcW w:w="302" w:type="dxa"/>
          </w:tcPr>
          <w:p w14:paraId="125DEB88" w14:textId="426BFC2B" w:rsidR="00230BD8" w:rsidRPr="0089456A" w:rsidDel="00AB7021" w:rsidRDefault="00230BD8" w:rsidP="00D90BFA">
            <w:pPr>
              <w:spacing w:after="0" w:line="240" w:lineRule="auto"/>
              <w:rPr>
                <w:del w:id="2867" w:author="Elizabeth Marks" w:date="2021-04-29T05:30:00Z"/>
                <w:rFonts w:ascii="Times New Roman" w:eastAsia="Times New Roman" w:hAnsi="Times New Roman" w:cs="Times New Roman"/>
                <w:sz w:val="24"/>
                <w:szCs w:val="24"/>
                <w:lang w:eastAsia="en-CA"/>
              </w:rPr>
            </w:pPr>
          </w:p>
        </w:tc>
        <w:tc>
          <w:tcPr>
            <w:tcW w:w="389" w:type="dxa"/>
          </w:tcPr>
          <w:p w14:paraId="38218B43" w14:textId="43B5E65F" w:rsidR="00230BD8" w:rsidRPr="0089456A" w:rsidDel="00AB7021" w:rsidRDefault="00230BD8" w:rsidP="00D90BFA">
            <w:pPr>
              <w:spacing w:after="0" w:line="240" w:lineRule="auto"/>
              <w:rPr>
                <w:del w:id="2868" w:author="Elizabeth Marks" w:date="2021-04-29T05:30:00Z"/>
                <w:rFonts w:ascii="Times New Roman" w:eastAsia="Times New Roman" w:hAnsi="Times New Roman" w:cs="Times New Roman"/>
                <w:b/>
                <w:bCs/>
                <w:sz w:val="24"/>
                <w:szCs w:val="24"/>
                <w:lang w:eastAsia="en-CA"/>
              </w:rPr>
            </w:pPr>
          </w:p>
        </w:tc>
        <w:tc>
          <w:tcPr>
            <w:tcW w:w="302" w:type="dxa"/>
          </w:tcPr>
          <w:p w14:paraId="79E84E6C" w14:textId="3453A1CE" w:rsidR="00230BD8" w:rsidRPr="0089456A" w:rsidDel="00AB7021" w:rsidRDefault="00230BD8" w:rsidP="00D90BFA">
            <w:pPr>
              <w:spacing w:after="0" w:line="240" w:lineRule="auto"/>
              <w:rPr>
                <w:del w:id="2869" w:author="Elizabeth Marks" w:date="2021-04-29T05:30:00Z"/>
                <w:rFonts w:ascii="Times New Roman" w:eastAsia="Times New Roman" w:hAnsi="Times New Roman" w:cs="Times New Roman"/>
                <w:sz w:val="24"/>
                <w:szCs w:val="24"/>
                <w:lang w:eastAsia="en-CA"/>
              </w:rPr>
            </w:pPr>
          </w:p>
        </w:tc>
        <w:tc>
          <w:tcPr>
            <w:tcW w:w="389" w:type="dxa"/>
          </w:tcPr>
          <w:p w14:paraId="60157134" w14:textId="077326C5" w:rsidR="00230BD8" w:rsidRPr="0089456A" w:rsidDel="00AB7021" w:rsidRDefault="00230BD8" w:rsidP="00D90BFA">
            <w:pPr>
              <w:spacing w:after="0" w:line="240" w:lineRule="auto"/>
              <w:rPr>
                <w:del w:id="2870" w:author="Elizabeth Marks" w:date="2021-04-29T05:30:00Z"/>
                <w:rFonts w:ascii="Times New Roman" w:eastAsia="Times New Roman" w:hAnsi="Times New Roman" w:cs="Times New Roman"/>
                <w:sz w:val="24"/>
                <w:szCs w:val="24"/>
                <w:lang w:eastAsia="en-CA"/>
              </w:rPr>
            </w:pPr>
          </w:p>
        </w:tc>
        <w:tc>
          <w:tcPr>
            <w:tcW w:w="302" w:type="dxa"/>
          </w:tcPr>
          <w:p w14:paraId="31A4CE5A" w14:textId="67A2F941" w:rsidR="00230BD8" w:rsidRPr="0089456A" w:rsidDel="00AB7021" w:rsidRDefault="00230BD8" w:rsidP="00D90BFA">
            <w:pPr>
              <w:spacing w:after="0" w:line="240" w:lineRule="auto"/>
              <w:rPr>
                <w:del w:id="2871" w:author="Elizabeth Marks" w:date="2021-04-29T05:30:00Z"/>
                <w:rFonts w:ascii="Times New Roman" w:eastAsia="Times New Roman" w:hAnsi="Times New Roman" w:cs="Times New Roman"/>
                <w:b/>
                <w:bCs/>
                <w:sz w:val="24"/>
                <w:szCs w:val="24"/>
                <w:lang w:eastAsia="en-CA"/>
              </w:rPr>
            </w:pPr>
          </w:p>
        </w:tc>
      </w:tr>
      <w:tr w:rsidR="00230BD8" w:rsidRPr="0089456A" w:rsidDel="00AB7021" w14:paraId="07B44DA4" w14:textId="650E7BE7" w:rsidTr="00D90BFA">
        <w:trPr>
          <w:trHeight w:val="269"/>
          <w:del w:id="2872" w:author="Elizabeth Marks" w:date="2021-04-29T05:30:00Z"/>
        </w:trPr>
        <w:tc>
          <w:tcPr>
            <w:tcW w:w="2160" w:type="dxa"/>
            <w:tcMar>
              <w:top w:w="0" w:type="dxa"/>
              <w:left w:w="0" w:type="dxa"/>
              <w:bottom w:w="0" w:type="dxa"/>
              <w:right w:w="0" w:type="dxa"/>
            </w:tcMar>
          </w:tcPr>
          <w:p w14:paraId="35F229EF" w14:textId="2D145195" w:rsidR="00230BD8" w:rsidRPr="0089456A" w:rsidDel="00AB7021" w:rsidRDefault="00230BD8" w:rsidP="00D90BFA">
            <w:pPr>
              <w:spacing w:after="0" w:line="240" w:lineRule="auto"/>
              <w:rPr>
                <w:del w:id="2873" w:author="Elizabeth Marks" w:date="2021-04-29T05:30:00Z"/>
                <w:rFonts w:ascii="Times New Roman" w:eastAsia="Times New Roman" w:hAnsi="Times New Roman" w:cs="Times New Roman"/>
                <w:sz w:val="24"/>
                <w:szCs w:val="24"/>
                <w:lang w:eastAsia="en-CA"/>
              </w:rPr>
            </w:pPr>
            <w:del w:id="2874" w:author="Elizabeth Marks" w:date="2021-04-29T05:30:00Z">
              <w:r w:rsidRPr="0089456A" w:rsidDel="00AB7021">
                <w:rPr>
                  <w:rFonts w:ascii="Times New Roman" w:eastAsia="Times New Roman" w:hAnsi="Times New Roman" w:cs="Times New Roman"/>
                  <w:sz w:val="24"/>
                  <w:szCs w:val="24"/>
                  <w:lang w:eastAsia="en-CA"/>
                </w:rPr>
                <w:delText>18. Emp Well Being</w:delText>
              </w:r>
            </w:del>
          </w:p>
        </w:tc>
        <w:tc>
          <w:tcPr>
            <w:tcW w:w="389" w:type="dxa"/>
            <w:tcMar>
              <w:top w:w="0" w:type="dxa"/>
              <w:left w:w="0" w:type="dxa"/>
              <w:bottom w:w="0" w:type="dxa"/>
              <w:right w:w="0" w:type="dxa"/>
            </w:tcMar>
          </w:tcPr>
          <w:p w14:paraId="263F79B6" w14:textId="01B5E14C" w:rsidR="00230BD8" w:rsidRPr="0089456A" w:rsidDel="00AB7021" w:rsidRDefault="00230BD8" w:rsidP="00D90BFA">
            <w:pPr>
              <w:spacing w:after="0" w:line="240" w:lineRule="auto"/>
              <w:jc w:val="right"/>
              <w:rPr>
                <w:del w:id="2875" w:author="Elizabeth Marks" w:date="2021-04-29T05:30:00Z"/>
                <w:rFonts w:ascii="Times New Roman" w:eastAsia="Times New Roman" w:hAnsi="Times New Roman" w:cs="Times New Roman"/>
                <w:b/>
                <w:bCs/>
                <w:sz w:val="24"/>
                <w:szCs w:val="24"/>
                <w:lang w:eastAsia="en-CA"/>
              </w:rPr>
            </w:pPr>
            <w:del w:id="2876" w:author="Elizabeth Marks" w:date="2021-04-29T05:30:00Z">
              <w:r w:rsidRPr="0089456A" w:rsidDel="00AB7021">
                <w:rPr>
                  <w:rFonts w:ascii="Times New Roman" w:eastAsia="Times New Roman" w:hAnsi="Times New Roman" w:cs="Times New Roman"/>
                  <w:b/>
                  <w:bCs/>
                  <w:sz w:val="24"/>
                  <w:szCs w:val="24"/>
                  <w:lang w:eastAsia="en-CA"/>
                </w:rPr>
                <w:delText>.17</w:delText>
              </w:r>
            </w:del>
          </w:p>
        </w:tc>
        <w:tc>
          <w:tcPr>
            <w:tcW w:w="302" w:type="dxa"/>
          </w:tcPr>
          <w:p w14:paraId="6C2D0452" w14:textId="055B93B4" w:rsidR="00230BD8" w:rsidRPr="00692718" w:rsidDel="00AB7021" w:rsidRDefault="00230BD8" w:rsidP="00D90BFA">
            <w:pPr>
              <w:spacing w:after="0" w:line="240" w:lineRule="auto"/>
              <w:rPr>
                <w:del w:id="2877" w:author="Elizabeth Marks" w:date="2021-04-29T05:30:00Z"/>
                <w:rFonts w:ascii="Times New Roman" w:eastAsia="Times New Roman" w:hAnsi="Times New Roman" w:cs="Times New Roman"/>
                <w:b/>
                <w:bCs/>
                <w:sz w:val="18"/>
                <w:szCs w:val="18"/>
                <w:lang w:eastAsia="en-CA"/>
              </w:rPr>
            </w:pPr>
            <w:del w:id="2878"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160BA964" w14:textId="5978DE39" w:rsidR="00230BD8" w:rsidRPr="0089456A" w:rsidDel="00AB7021" w:rsidRDefault="00230BD8" w:rsidP="00D90BFA">
            <w:pPr>
              <w:spacing w:after="0" w:line="240" w:lineRule="auto"/>
              <w:jc w:val="right"/>
              <w:rPr>
                <w:del w:id="2879" w:author="Elizabeth Marks" w:date="2021-04-29T05:30:00Z"/>
                <w:rFonts w:ascii="Times New Roman" w:eastAsia="Times New Roman" w:hAnsi="Times New Roman" w:cs="Times New Roman"/>
                <w:b/>
                <w:bCs/>
                <w:sz w:val="24"/>
                <w:szCs w:val="24"/>
                <w:lang w:eastAsia="en-CA"/>
              </w:rPr>
            </w:pPr>
            <w:del w:id="2880" w:author="Elizabeth Marks" w:date="2021-04-29T05:30:00Z">
              <w:r w:rsidRPr="0089456A" w:rsidDel="00AB7021">
                <w:rPr>
                  <w:rFonts w:ascii="Times New Roman" w:eastAsia="Times New Roman" w:hAnsi="Times New Roman" w:cs="Times New Roman"/>
                  <w:b/>
                  <w:bCs/>
                  <w:sz w:val="24"/>
                  <w:szCs w:val="24"/>
                  <w:lang w:eastAsia="en-CA"/>
                </w:rPr>
                <w:delText>.37</w:delText>
              </w:r>
            </w:del>
          </w:p>
        </w:tc>
        <w:tc>
          <w:tcPr>
            <w:tcW w:w="302" w:type="dxa"/>
          </w:tcPr>
          <w:p w14:paraId="586E0E82" w14:textId="40CCDD84" w:rsidR="00230BD8" w:rsidRPr="00692718" w:rsidDel="00AB7021" w:rsidRDefault="00230BD8" w:rsidP="00D90BFA">
            <w:pPr>
              <w:spacing w:after="0" w:line="240" w:lineRule="auto"/>
              <w:rPr>
                <w:del w:id="2881" w:author="Elizabeth Marks" w:date="2021-04-29T05:30:00Z"/>
                <w:rFonts w:ascii="Times New Roman" w:eastAsia="Times New Roman" w:hAnsi="Times New Roman" w:cs="Times New Roman"/>
                <w:b/>
                <w:bCs/>
                <w:sz w:val="18"/>
                <w:szCs w:val="18"/>
                <w:lang w:eastAsia="en-CA"/>
              </w:rPr>
            </w:pPr>
            <w:del w:id="2882"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112F7F60" w14:textId="52838D2F" w:rsidR="00230BD8" w:rsidRPr="0089456A" w:rsidDel="00AB7021" w:rsidRDefault="00230BD8" w:rsidP="00D90BFA">
            <w:pPr>
              <w:spacing w:after="0" w:line="240" w:lineRule="auto"/>
              <w:jc w:val="right"/>
              <w:rPr>
                <w:del w:id="2883" w:author="Elizabeth Marks" w:date="2021-04-29T05:30:00Z"/>
                <w:rFonts w:ascii="Times New Roman" w:eastAsia="Times New Roman" w:hAnsi="Times New Roman" w:cs="Times New Roman"/>
                <w:sz w:val="24"/>
                <w:szCs w:val="24"/>
                <w:lang w:eastAsia="en-CA"/>
              </w:rPr>
            </w:pPr>
            <w:del w:id="2884" w:author="Elizabeth Marks" w:date="2021-04-29T05:30:00Z">
              <w:r w:rsidRPr="0089456A" w:rsidDel="00AB7021">
                <w:rPr>
                  <w:rFonts w:ascii="Times New Roman" w:eastAsia="Times New Roman" w:hAnsi="Times New Roman" w:cs="Times New Roman"/>
                  <w:sz w:val="24"/>
                  <w:szCs w:val="24"/>
                  <w:lang w:eastAsia="en-CA"/>
                </w:rPr>
                <w:delText>.06</w:delText>
              </w:r>
            </w:del>
          </w:p>
        </w:tc>
        <w:tc>
          <w:tcPr>
            <w:tcW w:w="302" w:type="dxa"/>
          </w:tcPr>
          <w:p w14:paraId="663639CC" w14:textId="1BCC17D9" w:rsidR="00230BD8" w:rsidRPr="00692718" w:rsidDel="00AB7021" w:rsidRDefault="00230BD8" w:rsidP="00D90BFA">
            <w:pPr>
              <w:spacing w:after="0" w:line="240" w:lineRule="auto"/>
              <w:rPr>
                <w:del w:id="2885" w:author="Elizabeth Marks" w:date="2021-04-29T05:30:00Z"/>
                <w:rFonts w:ascii="Times New Roman" w:eastAsia="Times New Roman" w:hAnsi="Times New Roman" w:cs="Times New Roman"/>
                <w:b/>
                <w:bCs/>
                <w:sz w:val="18"/>
                <w:szCs w:val="18"/>
                <w:lang w:eastAsia="en-CA"/>
              </w:rPr>
            </w:pPr>
          </w:p>
        </w:tc>
        <w:tc>
          <w:tcPr>
            <w:tcW w:w="389" w:type="dxa"/>
            <w:tcMar>
              <w:top w:w="0" w:type="dxa"/>
              <w:left w:w="0" w:type="dxa"/>
              <w:bottom w:w="0" w:type="dxa"/>
              <w:right w:w="0" w:type="dxa"/>
            </w:tcMar>
          </w:tcPr>
          <w:p w14:paraId="49544297" w14:textId="5A7C4A75" w:rsidR="00230BD8" w:rsidRPr="0089456A" w:rsidDel="00AB7021" w:rsidRDefault="00230BD8" w:rsidP="00D90BFA">
            <w:pPr>
              <w:spacing w:after="0" w:line="240" w:lineRule="auto"/>
              <w:jc w:val="right"/>
              <w:rPr>
                <w:del w:id="2886" w:author="Elizabeth Marks" w:date="2021-04-29T05:30:00Z"/>
                <w:rFonts w:ascii="Times New Roman" w:eastAsia="Times New Roman" w:hAnsi="Times New Roman" w:cs="Times New Roman"/>
                <w:b/>
                <w:bCs/>
                <w:sz w:val="24"/>
                <w:szCs w:val="24"/>
                <w:lang w:eastAsia="en-CA"/>
              </w:rPr>
            </w:pPr>
            <w:del w:id="2887" w:author="Elizabeth Marks" w:date="2021-04-29T05:30:00Z">
              <w:r w:rsidRPr="0089456A" w:rsidDel="00AB7021">
                <w:rPr>
                  <w:rFonts w:ascii="Times New Roman" w:eastAsia="Times New Roman" w:hAnsi="Times New Roman" w:cs="Times New Roman"/>
                  <w:b/>
                  <w:bCs/>
                  <w:sz w:val="24"/>
                  <w:szCs w:val="24"/>
                  <w:lang w:eastAsia="en-CA"/>
                </w:rPr>
                <w:delText>.38</w:delText>
              </w:r>
            </w:del>
          </w:p>
        </w:tc>
        <w:tc>
          <w:tcPr>
            <w:tcW w:w="302" w:type="dxa"/>
          </w:tcPr>
          <w:p w14:paraId="408B81E2" w14:textId="7B5DBBD8" w:rsidR="00230BD8" w:rsidRPr="00692718" w:rsidDel="00AB7021" w:rsidRDefault="00230BD8" w:rsidP="00D90BFA">
            <w:pPr>
              <w:spacing w:after="0" w:line="240" w:lineRule="auto"/>
              <w:rPr>
                <w:del w:id="2888" w:author="Elizabeth Marks" w:date="2021-04-29T05:30:00Z"/>
                <w:rFonts w:ascii="Times New Roman" w:eastAsia="Times New Roman" w:hAnsi="Times New Roman" w:cs="Times New Roman"/>
                <w:b/>
                <w:bCs/>
                <w:sz w:val="18"/>
                <w:szCs w:val="18"/>
                <w:lang w:eastAsia="en-CA"/>
              </w:rPr>
            </w:pPr>
            <w:del w:id="2889"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43028B93" w14:textId="4C170767" w:rsidR="00230BD8" w:rsidRPr="0089456A" w:rsidDel="00AB7021" w:rsidRDefault="00230BD8" w:rsidP="00D90BFA">
            <w:pPr>
              <w:spacing w:after="0" w:line="240" w:lineRule="auto"/>
              <w:jc w:val="right"/>
              <w:rPr>
                <w:del w:id="2890" w:author="Elizabeth Marks" w:date="2021-04-29T05:30:00Z"/>
                <w:rFonts w:ascii="Times New Roman" w:eastAsia="Times New Roman" w:hAnsi="Times New Roman" w:cs="Times New Roman"/>
                <w:b/>
                <w:bCs/>
                <w:sz w:val="24"/>
                <w:szCs w:val="24"/>
                <w:lang w:eastAsia="en-CA"/>
              </w:rPr>
            </w:pPr>
            <w:del w:id="2891" w:author="Elizabeth Marks" w:date="2021-04-29T05:30:00Z">
              <w:r w:rsidRPr="0089456A" w:rsidDel="00AB7021">
                <w:rPr>
                  <w:rFonts w:ascii="Times New Roman" w:eastAsia="Times New Roman" w:hAnsi="Times New Roman" w:cs="Times New Roman"/>
                  <w:b/>
                  <w:bCs/>
                  <w:sz w:val="24"/>
                  <w:szCs w:val="24"/>
                  <w:lang w:eastAsia="en-CA"/>
                </w:rPr>
                <w:delText>.38</w:delText>
              </w:r>
            </w:del>
          </w:p>
        </w:tc>
        <w:tc>
          <w:tcPr>
            <w:tcW w:w="302" w:type="dxa"/>
          </w:tcPr>
          <w:p w14:paraId="53B16363" w14:textId="1E7B5943" w:rsidR="00230BD8" w:rsidRPr="00692718" w:rsidDel="00AB7021" w:rsidRDefault="00230BD8" w:rsidP="00D90BFA">
            <w:pPr>
              <w:spacing w:after="0" w:line="240" w:lineRule="auto"/>
              <w:rPr>
                <w:del w:id="2892" w:author="Elizabeth Marks" w:date="2021-04-29T05:30:00Z"/>
                <w:rFonts w:ascii="Times New Roman" w:eastAsia="Times New Roman" w:hAnsi="Times New Roman" w:cs="Times New Roman"/>
                <w:b/>
                <w:bCs/>
                <w:sz w:val="18"/>
                <w:szCs w:val="18"/>
                <w:lang w:eastAsia="en-CA"/>
              </w:rPr>
            </w:pPr>
            <w:del w:id="2893"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573EB6C3" w14:textId="3CDEE17F" w:rsidR="00230BD8" w:rsidRPr="0089456A" w:rsidDel="00AB7021" w:rsidRDefault="00230BD8" w:rsidP="00D90BFA">
            <w:pPr>
              <w:spacing w:after="0" w:line="240" w:lineRule="auto"/>
              <w:jc w:val="right"/>
              <w:rPr>
                <w:del w:id="2894" w:author="Elizabeth Marks" w:date="2021-04-29T05:30:00Z"/>
                <w:rFonts w:ascii="Times New Roman" w:eastAsia="Times New Roman" w:hAnsi="Times New Roman" w:cs="Times New Roman"/>
                <w:b/>
                <w:bCs/>
                <w:sz w:val="24"/>
                <w:szCs w:val="24"/>
                <w:lang w:eastAsia="en-CA"/>
              </w:rPr>
            </w:pPr>
            <w:del w:id="2895" w:author="Elizabeth Marks" w:date="2021-04-29T05:30:00Z">
              <w:r w:rsidRPr="0089456A" w:rsidDel="00AB7021">
                <w:rPr>
                  <w:rFonts w:ascii="Times New Roman" w:eastAsia="Times New Roman" w:hAnsi="Times New Roman" w:cs="Times New Roman"/>
                  <w:b/>
                  <w:bCs/>
                  <w:sz w:val="24"/>
                  <w:szCs w:val="24"/>
                  <w:lang w:eastAsia="en-CA"/>
                </w:rPr>
                <w:delText>.33</w:delText>
              </w:r>
            </w:del>
          </w:p>
        </w:tc>
        <w:tc>
          <w:tcPr>
            <w:tcW w:w="302" w:type="dxa"/>
          </w:tcPr>
          <w:p w14:paraId="1BF642F7" w14:textId="695996B2" w:rsidR="00230BD8" w:rsidRPr="00692718" w:rsidDel="00AB7021" w:rsidRDefault="00230BD8" w:rsidP="00D90BFA">
            <w:pPr>
              <w:spacing w:after="0" w:line="240" w:lineRule="auto"/>
              <w:rPr>
                <w:del w:id="2896" w:author="Elizabeth Marks" w:date="2021-04-29T05:30:00Z"/>
                <w:rFonts w:ascii="Times New Roman" w:eastAsia="Times New Roman" w:hAnsi="Times New Roman" w:cs="Times New Roman"/>
                <w:b/>
                <w:bCs/>
                <w:sz w:val="18"/>
                <w:szCs w:val="18"/>
                <w:lang w:eastAsia="en-CA"/>
              </w:rPr>
            </w:pPr>
            <w:del w:id="2897"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Pr>
          <w:p w14:paraId="5173B554" w14:textId="1CBC4BCB" w:rsidR="00230BD8" w:rsidRPr="0089456A" w:rsidDel="00AB7021" w:rsidRDefault="00230BD8" w:rsidP="00D90BFA">
            <w:pPr>
              <w:spacing w:after="0" w:line="240" w:lineRule="auto"/>
              <w:jc w:val="right"/>
              <w:rPr>
                <w:del w:id="2898" w:author="Elizabeth Marks" w:date="2021-04-29T05:30:00Z"/>
                <w:rFonts w:ascii="Times New Roman" w:eastAsia="Times New Roman" w:hAnsi="Times New Roman" w:cs="Times New Roman"/>
                <w:b/>
                <w:bCs/>
                <w:sz w:val="24"/>
                <w:szCs w:val="24"/>
                <w:lang w:eastAsia="en-CA"/>
              </w:rPr>
            </w:pPr>
            <w:del w:id="2899" w:author="Elizabeth Marks" w:date="2021-04-29T05:30:00Z">
              <w:r w:rsidRPr="0089456A" w:rsidDel="00AB7021">
                <w:rPr>
                  <w:rFonts w:ascii="Times New Roman" w:eastAsia="Times New Roman" w:hAnsi="Times New Roman" w:cs="Times New Roman"/>
                  <w:b/>
                  <w:bCs/>
                  <w:sz w:val="24"/>
                  <w:szCs w:val="24"/>
                  <w:lang w:eastAsia="en-CA"/>
                </w:rPr>
                <w:delText>.65</w:delText>
              </w:r>
            </w:del>
          </w:p>
        </w:tc>
        <w:tc>
          <w:tcPr>
            <w:tcW w:w="302" w:type="dxa"/>
          </w:tcPr>
          <w:p w14:paraId="5F0028D0" w14:textId="6CD3D13C" w:rsidR="00230BD8" w:rsidRPr="00692718" w:rsidDel="00AB7021" w:rsidRDefault="00230BD8" w:rsidP="00D90BFA">
            <w:pPr>
              <w:spacing w:after="0" w:line="240" w:lineRule="auto"/>
              <w:rPr>
                <w:del w:id="2900" w:author="Elizabeth Marks" w:date="2021-04-29T05:30:00Z"/>
                <w:rFonts w:ascii="Times New Roman" w:eastAsia="Times New Roman" w:hAnsi="Times New Roman" w:cs="Times New Roman"/>
                <w:b/>
                <w:bCs/>
                <w:sz w:val="18"/>
                <w:szCs w:val="18"/>
                <w:lang w:eastAsia="en-CA"/>
              </w:rPr>
            </w:pPr>
            <w:del w:id="2901"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Pr>
          <w:p w14:paraId="242A907A" w14:textId="73976794" w:rsidR="00230BD8" w:rsidRPr="0089456A" w:rsidDel="00AB7021" w:rsidRDefault="00230BD8" w:rsidP="00D90BFA">
            <w:pPr>
              <w:spacing w:after="0" w:line="240" w:lineRule="auto"/>
              <w:jc w:val="right"/>
              <w:rPr>
                <w:del w:id="2902" w:author="Elizabeth Marks" w:date="2021-04-29T05:30:00Z"/>
                <w:rFonts w:ascii="Times New Roman" w:eastAsia="Times New Roman" w:hAnsi="Times New Roman" w:cs="Times New Roman"/>
                <w:b/>
                <w:bCs/>
                <w:sz w:val="24"/>
                <w:szCs w:val="24"/>
                <w:lang w:eastAsia="en-CA"/>
              </w:rPr>
            </w:pPr>
            <w:del w:id="2903" w:author="Elizabeth Marks" w:date="2021-04-29T05:30:00Z">
              <w:r w:rsidRPr="0089456A" w:rsidDel="00AB7021">
                <w:rPr>
                  <w:rFonts w:ascii="Times New Roman" w:eastAsia="Times New Roman" w:hAnsi="Times New Roman" w:cs="Times New Roman"/>
                  <w:b/>
                  <w:bCs/>
                  <w:sz w:val="24"/>
                  <w:szCs w:val="24"/>
                  <w:lang w:eastAsia="en-CA"/>
                </w:rPr>
                <w:delText>-</w:delText>
              </w:r>
            </w:del>
          </w:p>
        </w:tc>
        <w:tc>
          <w:tcPr>
            <w:tcW w:w="302" w:type="dxa"/>
          </w:tcPr>
          <w:p w14:paraId="0FF554CA" w14:textId="126D8E1B" w:rsidR="00230BD8" w:rsidRPr="00692718" w:rsidDel="00AB7021" w:rsidRDefault="00230BD8" w:rsidP="00D90BFA">
            <w:pPr>
              <w:spacing w:after="0" w:line="240" w:lineRule="auto"/>
              <w:rPr>
                <w:del w:id="2904" w:author="Elizabeth Marks" w:date="2021-04-29T05:30:00Z"/>
                <w:rFonts w:ascii="Times New Roman" w:eastAsia="Times New Roman" w:hAnsi="Times New Roman" w:cs="Times New Roman"/>
                <w:sz w:val="18"/>
                <w:szCs w:val="18"/>
                <w:lang w:eastAsia="en-CA"/>
              </w:rPr>
            </w:pPr>
          </w:p>
        </w:tc>
        <w:tc>
          <w:tcPr>
            <w:tcW w:w="389" w:type="dxa"/>
          </w:tcPr>
          <w:p w14:paraId="51C29343" w14:textId="0FF166AC" w:rsidR="00230BD8" w:rsidRPr="0089456A" w:rsidDel="00AB7021" w:rsidRDefault="00230BD8" w:rsidP="00D90BFA">
            <w:pPr>
              <w:spacing w:after="0" w:line="240" w:lineRule="auto"/>
              <w:jc w:val="right"/>
              <w:rPr>
                <w:del w:id="2905" w:author="Elizabeth Marks" w:date="2021-04-29T05:30:00Z"/>
                <w:rFonts w:ascii="Times New Roman" w:eastAsia="Times New Roman" w:hAnsi="Times New Roman" w:cs="Times New Roman"/>
                <w:b/>
                <w:bCs/>
                <w:sz w:val="24"/>
                <w:szCs w:val="24"/>
                <w:lang w:eastAsia="en-CA"/>
              </w:rPr>
            </w:pPr>
          </w:p>
        </w:tc>
        <w:tc>
          <w:tcPr>
            <w:tcW w:w="302" w:type="dxa"/>
          </w:tcPr>
          <w:p w14:paraId="30984EED" w14:textId="3AFC8530" w:rsidR="00230BD8" w:rsidRPr="0089456A" w:rsidDel="00AB7021" w:rsidRDefault="00230BD8" w:rsidP="00D90BFA">
            <w:pPr>
              <w:spacing w:after="0" w:line="240" w:lineRule="auto"/>
              <w:rPr>
                <w:del w:id="2906" w:author="Elizabeth Marks" w:date="2021-04-29T05:30:00Z"/>
                <w:rFonts w:ascii="Times New Roman" w:eastAsia="Times New Roman" w:hAnsi="Times New Roman" w:cs="Times New Roman"/>
                <w:sz w:val="24"/>
                <w:szCs w:val="24"/>
                <w:lang w:eastAsia="en-CA"/>
              </w:rPr>
            </w:pPr>
          </w:p>
        </w:tc>
        <w:tc>
          <w:tcPr>
            <w:tcW w:w="389" w:type="dxa"/>
          </w:tcPr>
          <w:p w14:paraId="5E18AEEA" w14:textId="048E5ED4" w:rsidR="00230BD8" w:rsidRPr="0089456A" w:rsidDel="00AB7021" w:rsidRDefault="00230BD8" w:rsidP="00D90BFA">
            <w:pPr>
              <w:spacing w:after="0" w:line="240" w:lineRule="auto"/>
              <w:rPr>
                <w:del w:id="2907" w:author="Elizabeth Marks" w:date="2021-04-29T05:30:00Z"/>
                <w:rFonts w:ascii="Times New Roman" w:eastAsia="Times New Roman" w:hAnsi="Times New Roman" w:cs="Times New Roman"/>
                <w:sz w:val="24"/>
                <w:szCs w:val="24"/>
                <w:lang w:eastAsia="en-CA"/>
              </w:rPr>
            </w:pPr>
          </w:p>
        </w:tc>
        <w:tc>
          <w:tcPr>
            <w:tcW w:w="302" w:type="dxa"/>
          </w:tcPr>
          <w:p w14:paraId="73FB3885" w14:textId="64D89D11" w:rsidR="00230BD8" w:rsidRPr="0089456A" w:rsidDel="00AB7021" w:rsidRDefault="00230BD8" w:rsidP="00D90BFA">
            <w:pPr>
              <w:spacing w:after="0" w:line="240" w:lineRule="auto"/>
              <w:rPr>
                <w:del w:id="2908" w:author="Elizabeth Marks" w:date="2021-04-29T05:30:00Z"/>
                <w:rFonts w:ascii="Times New Roman" w:eastAsia="Times New Roman" w:hAnsi="Times New Roman" w:cs="Times New Roman"/>
                <w:b/>
                <w:bCs/>
                <w:sz w:val="24"/>
                <w:szCs w:val="24"/>
                <w:lang w:eastAsia="en-CA"/>
              </w:rPr>
            </w:pPr>
          </w:p>
        </w:tc>
      </w:tr>
      <w:tr w:rsidR="00230BD8" w:rsidRPr="0089456A" w:rsidDel="00AB7021" w14:paraId="5634D9FE" w14:textId="7FD395A6" w:rsidTr="00D90BFA">
        <w:trPr>
          <w:trHeight w:val="255"/>
          <w:del w:id="2909" w:author="Elizabeth Marks" w:date="2021-04-29T05:30:00Z"/>
        </w:trPr>
        <w:tc>
          <w:tcPr>
            <w:tcW w:w="2160" w:type="dxa"/>
            <w:tcMar>
              <w:top w:w="0" w:type="dxa"/>
              <w:left w:w="0" w:type="dxa"/>
              <w:bottom w:w="0" w:type="dxa"/>
              <w:right w:w="0" w:type="dxa"/>
            </w:tcMar>
          </w:tcPr>
          <w:p w14:paraId="2B1341DB" w14:textId="556AD035" w:rsidR="00230BD8" w:rsidRPr="0089456A" w:rsidDel="00AB7021" w:rsidRDefault="00230BD8" w:rsidP="00D90BFA">
            <w:pPr>
              <w:spacing w:after="0" w:line="240" w:lineRule="auto"/>
              <w:rPr>
                <w:del w:id="2910" w:author="Elizabeth Marks" w:date="2021-04-29T05:30:00Z"/>
                <w:rFonts w:ascii="Times New Roman" w:eastAsia="Times New Roman" w:hAnsi="Times New Roman" w:cs="Times New Roman"/>
                <w:sz w:val="24"/>
                <w:szCs w:val="24"/>
                <w:lang w:eastAsia="en-CA"/>
              </w:rPr>
            </w:pPr>
            <w:del w:id="2911" w:author="Elizabeth Marks" w:date="2021-04-29T05:30:00Z">
              <w:r w:rsidRPr="0089456A" w:rsidDel="00AB7021">
                <w:rPr>
                  <w:rFonts w:ascii="Times New Roman" w:eastAsia="Times New Roman" w:hAnsi="Times New Roman" w:cs="Times New Roman"/>
                  <w:sz w:val="24"/>
                  <w:szCs w:val="24"/>
                  <w:lang w:eastAsia="en-CA"/>
                </w:rPr>
                <w:delText>19. Work is Reward 1</w:delText>
              </w:r>
            </w:del>
          </w:p>
        </w:tc>
        <w:tc>
          <w:tcPr>
            <w:tcW w:w="389" w:type="dxa"/>
            <w:tcMar>
              <w:top w:w="0" w:type="dxa"/>
              <w:left w:w="0" w:type="dxa"/>
              <w:bottom w:w="0" w:type="dxa"/>
              <w:right w:w="0" w:type="dxa"/>
            </w:tcMar>
          </w:tcPr>
          <w:p w14:paraId="1CD227A8" w14:textId="265B204E" w:rsidR="00230BD8" w:rsidRPr="0089456A" w:rsidDel="00AB7021" w:rsidRDefault="00230BD8" w:rsidP="00D90BFA">
            <w:pPr>
              <w:spacing w:after="0" w:line="240" w:lineRule="auto"/>
              <w:jc w:val="right"/>
              <w:rPr>
                <w:del w:id="2912" w:author="Elizabeth Marks" w:date="2021-04-29T05:30:00Z"/>
                <w:rFonts w:ascii="Times New Roman" w:eastAsia="Times New Roman" w:hAnsi="Times New Roman" w:cs="Times New Roman"/>
                <w:b/>
                <w:bCs/>
                <w:sz w:val="24"/>
                <w:szCs w:val="24"/>
                <w:lang w:eastAsia="en-CA"/>
              </w:rPr>
            </w:pPr>
            <w:del w:id="2913" w:author="Elizabeth Marks" w:date="2021-04-29T05:30:00Z">
              <w:r w:rsidRPr="0089456A" w:rsidDel="00AB7021">
                <w:rPr>
                  <w:rFonts w:ascii="Times New Roman" w:eastAsia="Times New Roman" w:hAnsi="Times New Roman" w:cs="Times New Roman"/>
                  <w:b/>
                  <w:bCs/>
                  <w:sz w:val="24"/>
                  <w:szCs w:val="24"/>
                  <w:lang w:eastAsia="en-CA"/>
                </w:rPr>
                <w:delText>.18</w:delText>
              </w:r>
            </w:del>
          </w:p>
        </w:tc>
        <w:tc>
          <w:tcPr>
            <w:tcW w:w="302" w:type="dxa"/>
          </w:tcPr>
          <w:p w14:paraId="45481B3E" w14:textId="56C08A68" w:rsidR="00230BD8" w:rsidRPr="00692718" w:rsidDel="00AB7021" w:rsidRDefault="00230BD8" w:rsidP="00D90BFA">
            <w:pPr>
              <w:spacing w:after="0" w:line="240" w:lineRule="auto"/>
              <w:rPr>
                <w:del w:id="2914" w:author="Elizabeth Marks" w:date="2021-04-29T05:30:00Z"/>
                <w:rFonts w:ascii="Times New Roman" w:eastAsia="Times New Roman" w:hAnsi="Times New Roman" w:cs="Times New Roman"/>
                <w:b/>
                <w:bCs/>
                <w:sz w:val="18"/>
                <w:szCs w:val="18"/>
                <w:lang w:eastAsia="en-CA"/>
              </w:rPr>
            </w:pPr>
            <w:del w:id="2915"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7A49F0BD" w14:textId="64FE9E12" w:rsidR="00230BD8" w:rsidRPr="0089456A" w:rsidDel="00AB7021" w:rsidRDefault="00230BD8" w:rsidP="00D90BFA">
            <w:pPr>
              <w:spacing w:after="0" w:line="240" w:lineRule="auto"/>
              <w:jc w:val="right"/>
              <w:rPr>
                <w:del w:id="2916" w:author="Elizabeth Marks" w:date="2021-04-29T05:30:00Z"/>
                <w:rFonts w:ascii="Times New Roman" w:eastAsia="Times New Roman" w:hAnsi="Times New Roman" w:cs="Times New Roman"/>
                <w:b/>
                <w:bCs/>
                <w:sz w:val="24"/>
                <w:szCs w:val="24"/>
                <w:lang w:eastAsia="en-CA"/>
              </w:rPr>
            </w:pPr>
            <w:del w:id="2917" w:author="Elizabeth Marks" w:date="2021-04-29T05:30:00Z">
              <w:r w:rsidRPr="0089456A" w:rsidDel="00AB7021">
                <w:rPr>
                  <w:rFonts w:ascii="Times New Roman" w:eastAsia="Times New Roman" w:hAnsi="Times New Roman" w:cs="Times New Roman"/>
                  <w:b/>
                  <w:bCs/>
                  <w:sz w:val="24"/>
                  <w:szCs w:val="24"/>
                  <w:lang w:eastAsia="en-CA"/>
                </w:rPr>
                <w:delText>.31</w:delText>
              </w:r>
            </w:del>
          </w:p>
        </w:tc>
        <w:tc>
          <w:tcPr>
            <w:tcW w:w="302" w:type="dxa"/>
          </w:tcPr>
          <w:p w14:paraId="01A56CFD" w14:textId="6ADF1974" w:rsidR="00230BD8" w:rsidRPr="00692718" w:rsidDel="00AB7021" w:rsidRDefault="00230BD8" w:rsidP="00D90BFA">
            <w:pPr>
              <w:spacing w:after="0" w:line="240" w:lineRule="auto"/>
              <w:rPr>
                <w:del w:id="2918" w:author="Elizabeth Marks" w:date="2021-04-29T05:30:00Z"/>
                <w:rFonts w:ascii="Times New Roman" w:eastAsia="Times New Roman" w:hAnsi="Times New Roman" w:cs="Times New Roman"/>
                <w:b/>
                <w:bCs/>
                <w:sz w:val="18"/>
                <w:szCs w:val="18"/>
                <w:lang w:eastAsia="en-CA"/>
              </w:rPr>
            </w:pPr>
            <w:del w:id="2919"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4252CFCC" w14:textId="3CB403B3" w:rsidR="00230BD8" w:rsidRPr="0089456A" w:rsidDel="00AB7021" w:rsidRDefault="00230BD8" w:rsidP="00D90BFA">
            <w:pPr>
              <w:spacing w:after="0" w:line="240" w:lineRule="auto"/>
              <w:jc w:val="right"/>
              <w:rPr>
                <w:del w:id="2920" w:author="Elizabeth Marks" w:date="2021-04-29T05:30:00Z"/>
                <w:rFonts w:ascii="Times New Roman" w:eastAsia="Times New Roman" w:hAnsi="Times New Roman" w:cs="Times New Roman"/>
                <w:b/>
                <w:bCs/>
                <w:sz w:val="24"/>
                <w:szCs w:val="24"/>
                <w:lang w:eastAsia="en-CA"/>
              </w:rPr>
            </w:pPr>
            <w:del w:id="2921" w:author="Elizabeth Marks" w:date="2021-04-29T05:30:00Z">
              <w:r w:rsidRPr="0089456A" w:rsidDel="00AB7021">
                <w:rPr>
                  <w:rFonts w:ascii="Times New Roman" w:eastAsia="Times New Roman" w:hAnsi="Times New Roman" w:cs="Times New Roman"/>
                  <w:b/>
                  <w:bCs/>
                  <w:sz w:val="24"/>
                  <w:szCs w:val="24"/>
                  <w:lang w:eastAsia="en-CA"/>
                </w:rPr>
                <w:delText>.20</w:delText>
              </w:r>
            </w:del>
          </w:p>
        </w:tc>
        <w:tc>
          <w:tcPr>
            <w:tcW w:w="302" w:type="dxa"/>
          </w:tcPr>
          <w:p w14:paraId="7DFA8D30" w14:textId="2881CF43" w:rsidR="00230BD8" w:rsidRPr="00692718" w:rsidDel="00AB7021" w:rsidRDefault="00230BD8" w:rsidP="00D90BFA">
            <w:pPr>
              <w:spacing w:after="0" w:line="240" w:lineRule="auto"/>
              <w:rPr>
                <w:del w:id="2922" w:author="Elizabeth Marks" w:date="2021-04-29T05:30:00Z"/>
                <w:rFonts w:ascii="Times New Roman" w:eastAsia="Times New Roman" w:hAnsi="Times New Roman" w:cs="Times New Roman"/>
                <w:b/>
                <w:bCs/>
                <w:sz w:val="18"/>
                <w:szCs w:val="18"/>
                <w:lang w:eastAsia="en-CA"/>
              </w:rPr>
            </w:pPr>
            <w:del w:id="2923"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10076C11" w14:textId="6AADCBE4" w:rsidR="00230BD8" w:rsidRPr="0089456A" w:rsidDel="00AB7021" w:rsidRDefault="00230BD8" w:rsidP="00D90BFA">
            <w:pPr>
              <w:spacing w:after="0" w:line="240" w:lineRule="auto"/>
              <w:jc w:val="right"/>
              <w:rPr>
                <w:del w:id="2924" w:author="Elizabeth Marks" w:date="2021-04-29T05:30:00Z"/>
                <w:rFonts w:ascii="Times New Roman" w:eastAsia="Times New Roman" w:hAnsi="Times New Roman" w:cs="Times New Roman"/>
                <w:b/>
                <w:bCs/>
                <w:sz w:val="24"/>
                <w:szCs w:val="24"/>
                <w:lang w:eastAsia="en-CA"/>
              </w:rPr>
            </w:pPr>
            <w:del w:id="2925" w:author="Elizabeth Marks" w:date="2021-04-29T05:30:00Z">
              <w:r w:rsidRPr="0089456A" w:rsidDel="00AB7021">
                <w:rPr>
                  <w:rFonts w:ascii="Times New Roman" w:eastAsia="Times New Roman" w:hAnsi="Times New Roman" w:cs="Times New Roman"/>
                  <w:b/>
                  <w:bCs/>
                  <w:sz w:val="24"/>
                  <w:szCs w:val="24"/>
                  <w:lang w:eastAsia="en-CA"/>
                </w:rPr>
                <w:delText>.31</w:delText>
              </w:r>
            </w:del>
          </w:p>
        </w:tc>
        <w:tc>
          <w:tcPr>
            <w:tcW w:w="302" w:type="dxa"/>
          </w:tcPr>
          <w:p w14:paraId="07C984F2" w14:textId="01F465F0" w:rsidR="00230BD8" w:rsidRPr="00692718" w:rsidDel="00AB7021" w:rsidRDefault="00230BD8" w:rsidP="00D90BFA">
            <w:pPr>
              <w:spacing w:after="0" w:line="240" w:lineRule="auto"/>
              <w:rPr>
                <w:del w:id="2926" w:author="Elizabeth Marks" w:date="2021-04-29T05:30:00Z"/>
                <w:rFonts w:ascii="Times New Roman" w:eastAsia="Times New Roman" w:hAnsi="Times New Roman" w:cs="Times New Roman"/>
                <w:b/>
                <w:bCs/>
                <w:sz w:val="18"/>
                <w:szCs w:val="18"/>
                <w:lang w:eastAsia="en-CA"/>
              </w:rPr>
            </w:pPr>
            <w:del w:id="2927"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58FDF74D" w14:textId="045C9EC7" w:rsidR="00230BD8" w:rsidRPr="0089456A" w:rsidDel="00AB7021" w:rsidRDefault="00230BD8" w:rsidP="00D90BFA">
            <w:pPr>
              <w:spacing w:after="0" w:line="240" w:lineRule="auto"/>
              <w:jc w:val="right"/>
              <w:rPr>
                <w:del w:id="2928" w:author="Elizabeth Marks" w:date="2021-04-29T05:30:00Z"/>
                <w:rFonts w:ascii="Times New Roman" w:eastAsia="Times New Roman" w:hAnsi="Times New Roman" w:cs="Times New Roman"/>
                <w:b/>
                <w:bCs/>
                <w:sz w:val="24"/>
                <w:szCs w:val="24"/>
                <w:lang w:eastAsia="en-CA"/>
              </w:rPr>
            </w:pPr>
            <w:del w:id="2929" w:author="Elizabeth Marks" w:date="2021-04-29T05:30:00Z">
              <w:r w:rsidRPr="0089456A" w:rsidDel="00AB7021">
                <w:rPr>
                  <w:rFonts w:ascii="Times New Roman" w:eastAsia="Times New Roman" w:hAnsi="Times New Roman" w:cs="Times New Roman"/>
                  <w:b/>
                  <w:bCs/>
                  <w:sz w:val="24"/>
                  <w:szCs w:val="24"/>
                  <w:lang w:eastAsia="en-CA"/>
                </w:rPr>
                <w:delText>.33</w:delText>
              </w:r>
            </w:del>
          </w:p>
        </w:tc>
        <w:tc>
          <w:tcPr>
            <w:tcW w:w="302" w:type="dxa"/>
          </w:tcPr>
          <w:p w14:paraId="22053870" w14:textId="776B453D" w:rsidR="00230BD8" w:rsidRPr="00692718" w:rsidDel="00AB7021" w:rsidRDefault="00230BD8" w:rsidP="00D90BFA">
            <w:pPr>
              <w:spacing w:after="0" w:line="240" w:lineRule="auto"/>
              <w:rPr>
                <w:del w:id="2930" w:author="Elizabeth Marks" w:date="2021-04-29T05:30:00Z"/>
                <w:rFonts w:ascii="Times New Roman" w:eastAsia="Times New Roman" w:hAnsi="Times New Roman" w:cs="Times New Roman"/>
                <w:b/>
                <w:bCs/>
                <w:sz w:val="18"/>
                <w:szCs w:val="18"/>
                <w:lang w:eastAsia="en-CA"/>
              </w:rPr>
            </w:pPr>
            <w:del w:id="2931"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Mar>
              <w:top w:w="0" w:type="dxa"/>
              <w:left w:w="0" w:type="dxa"/>
              <w:bottom w:w="0" w:type="dxa"/>
              <w:right w:w="0" w:type="dxa"/>
            </w:tcMar>
          </w:tcPr>
          <w:p w14:paraId="3D52F701" w14:textId="288326BF" w:rsidR="00230BD8" w:rsidRPr="0089456A" w:rsidDel="00AB7021" w:rsidRDefault="00230BD8" w:rsidP="00D90BFA">
            <w:pPr>
              <w:spacing w:after="0" w:line="240" w:lineRule="auto"/>
              <w:jc w:val="right"/>
              <w:rPr>
                <w:del w:id="2932" w:author="Elizabeth Marks" w:date="2021-04-29T05:30:00Z"/>
                <w:rFonts w:ascii="Times New Roman" w:eastAsia="Times New Roman" w:hAnsi="Times New Roman" w:cs="Times New Roman"/>
                <w:b/>
                <w:bCs/>
                <w:sz w:val="24"/>
                <w:szCs w:val="24"/>
                <w:lang w:eastAsia="en-CA"/>
              </w:rPr>
            </w:pPr>
            <w:del w:id="2933" w:author="Elizabeth Marks" w:date="2021-04-29T05:30:00Z">
              <w:r w:rsidRPr="0089456A" w:rsidDel="00AB7021">
                <w:rPr>
                  <w:rFonts w:ascii="Times New Roman" w:eastAsia="Times New Roman" w:hAnsi="Times New Roman" w:cs="Times New Roman"/>
                  <w:b/>
                  <w:bCs/>
                  <w:sz w:val="24"/>
                  <w:szCs w:val="24"/>
                  <w:lang w:eastAsia="en-CA"/>
                </w:rPr>
                <w:delText>.28</w:delText>
              </w:r>
            </w:del>
          </w:p>
        </w:tc>
        <w:tc>
          <w:tcPr>
            <w:tcW w:w="302" w:type="dxa"/>
          </w:tcPr>
          <w:p w14:paraId="32DAC4CB" w14:textId="18D09F89" w:rsidR="00230BD8" w:rsidRPr="00692718" w:rsidDel="00AB7021" w:rsidRDefault="00230BD8" w:rsidP="00D90BFA">
            <w:pPr>
              <w:spacing w:after="0" w:line="240" w:lineRule="auto"/>
              <w:rPr>
                <w:del w:id="2934" w:author="Elizabeth Marks" w:date="2021-04-29T05:30:00Z"/>
                <w:rFonts w:ascii="Times New Roman" w:eastAsia="Times New Roman" w:hAnsi="Times New Roman" w:cs="Times New Roman"/>
                <w:b/>
                <w:bCs/>
                <w:sz w:val="18"/>
                <w:szCs w:val="18"/>
                <w:lang w:eastAsia="en-CA"/>
              </w:rPr>
            </w:pPr>
            <w:del w:id="2935"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Pr>
          <w:p w14:paraId="0DBC7B03" w14:textId="091751AC" w:rsidR="00230BD8" w:rsidRPr="0089456A" w:rsidDel="00AB7021" w:rsidRDefault="00230BD8" w:rsidP="00D90BFA">
            <w:pPr>
              <w:spacing w:after="0" w:line="240" w:lineRule="auto"/>
              <w:jc w:val="right"/>
              <w:rPr>
                <w:del w:id="2936" w:author="Elizabeth Marks" w:date="2021-04-29T05:30:00Z"/>
                <w:rFonts w:ascii="Times New Roman" w:eastAsia="Times New Roman" w:hAnsi="Times New Roman" w:cs="Times New Roman"/>
                <w:b/>
                <w:bCs/>
                <w:sz w:val="24"/>
                <w:szCs w:val="24"/>
                <w:lang w:eastAsia="en-CA"/>
              </w:rPr>
            </w:pPr>
            <w:del w:id="2937" w:author="Elizabeth Marks" w:date="2021-04-29T05:30:00Z">
              <w:r w:rsidRPr="0089456A" w:rsidDel="00AB7021">
                <w:rPr>
                  <w:rFonts w:ascii="Times New Roman" w:eastAsia="Times New Roman" w:hAnsi="Times New Roman" w:cs="Times New Roman"/>
                  <w:b/>
                  <w:bCs/>
                  <w:sz w:val="24"/>
                  <w:szCs w:val="24"/>
                  <w:lang w:eastAsia="en-CA"/>
                </w:rPr>
                <w:delText>.28</w:delText>
              </w:r>
            </w:del>
          </w:p>
        </w:tc>
        <w:tc>
          <w:tcPr>
            <w:tcW w:w="302" w:type="dxa"/>
          </w:tcPr>
          <w:p w14:paraId="12C7DEB6" w14:textId="7717DEB8" w:rsidR="00230BD8" w:rsidRPr="00692718" w:rsidDel="00AB7021" w:rsidRDefault="00230BD8" w:rsidP="00D90BFA">
            <w:pPr>
              <w:spacing w:after="0" w:line="240" w:lineRule="auto"/>
              <w:rPr>
                <w:del w:id="2938" w:author="Elizabeth Marks" w:date="2021-04-29T05:30:00Z"/>
                <w:rFonts w:ascii="Times New Roman" w:eastAsia="Times New Roman" w:hAnsi="Times New Roman" w:cs="Times New Roman"/>
                <w:b/>
                <w:bCs/>
                <w:sz w:val="18"/>
                <w:szCs w:val="18"/>
                <w:lang w:eastAsia="en-CA"/>
              </w:rPr>
            </w:pPr>
            <w:del w:id="2939"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Pr>
          <w:p w14:paraId="18B79D93" w14:textId="3DB7DBC5" w:rsidR="00230BD8" w:rsidRPr="0089456A" w:rsidDel="00AB7021" w:rsidRDefault="00230BD8" w:rsidP="00D90BFA">
            <w:pPr>
              <w:spacing w:after="0" w:line="240" w:lineRule="auto"/>
              <w:jc w:val="right"/>
              <w:rPr>
                <w:del w:id="2940" w:author="Elizabeth Marks" w:date="2021-04-29T05:30:00Z"/>
                <w:rFonts w:ascii="Times New Roman" w:hAnsi="Times New Roman" w:cs="Times New Roman"/>
                <w:b/>
                <w:bCs/>
                <w:sz w:val="24"/>
                <w:szCs w:val="24"/>
                <w:shd w:val="clear" w:color="auto" w:fill="FFFFFF"/>
              </w:rPr>
            </w:pPr>
            <w:del w:id="2941" w:author="Elizabeth Marks" w:date="2021-04-29T05:30:00Z">
              <w:r w:rsidRPr="0089456A" w:rsidDel="00AB7021">
                <w:rPr>
                  <w:rFonts w:ascii="Times New Roman" w:hAnsi="Times New Roman" w:cs="Times New Roman"/>
                  <w:b/>
                  <w:bCs/>
                  <w:sz w:val="24"/>
                  <w:szCs w:val="24"/>
                  <w:shd w:val="clear" w:color="auto" w:fill="FFFFFF"/>
                </w:rPr>
                <w:delText>.32</w:delText>
              </w:r>
            </w:del>
          </w:p>
        </w:tc>
        <w:tc>
          <w:tcPr>
            <w:tcW w:w="302" w:type="dxa"/>
          </w:tcPr>
          <w:p w14:paraId="5724BF62" w14:textId="59A508F6" w:rsidR="00230BD8" w:rsidRPr="00692718" w:rsidDel="00AB7021" w:rsidRDefault="00230BD8" w:rsidP="00D90BFA">
            <w:pPr>
              <w:spacing w:after="0" w:line="240" w:lineRule="auto"/>
              <w:rPr>
                <w:del w:id="2942" w:author="Elizabeth Marks" w:date="2021-04-29T05:30:00Z"/>
                <w:rFonts w:ascii="Times New Roman" w:hAnsi="Times New Roman" w:cs="Times New Roman"/>
                <w:b/>
                <w:bCs/>
                <w:sz w:val="18"/>
                <w:szCs w:val="18"/>
                <w:shd w:val="clear" w:color="auto" w:fill="FFFFFF"/>
              </w:rPr>
            </w:pPr>
            <w:del w:id="2943" w:author="Elizabeth Marks" w:date="2021-04-29T05:30:00Z">
              <w:r w:rsidRPr="00692718" w:rsidDel="00AB7021">
                <w:rPr>
                  <w:rFonts w:ascii="Times New Roman" w:hAnsi="Times New Roman" w:cs="Times New Roman"/>
                  <w:b/>
                  <w:bCs/>
                  <w:sz w:val="18"/>
                  <w:szCs w:val="18"/>
                  <w:shd w:val="clear" w:color="auto" w:fill="FFFFFF"/>
                </w:rPr>
                <w:delText>***</w:delText>
              </w:r>
            </w:del>
          </w:p>
        </w:tc>
        <w:tc>
          <w:tcPr>
            <w:tcW w:w="389" w:type="dxa"/>
          </w:tcPr>
          <w:p w14:paraId="37CEE82C" w14:textId="11F14197" w:rsidR="00230BD8" w:rsidRPr="0089456A" w:rsidDel="00AB7021" w:rsidRDefault="00230BD8" w:rsidP="00D90BFA">
            <w:pPr>
              <w:spacing w:after="0" w:line="240" w:lineRule="auto"/>
              <w:jc w:val="right"/>
              <w:rPr>
                <w:del w:id="2944" w:author="Elizabeth Marks" w:date="2021-04-29T05:30:00Z"/>
                <w:rFonts w:ascii="Times New Roman" w:hAnsi="Times New Roman" w:cs="Times New Roman"/>
                <w:b/>
                <w:bCs/>
                <w:sz w:val="24"/>
                <w:szCs w:val="24"/>
                <w:shd w:val="clear" w:color="auto" w:fill="FFFFFF"/>
                <w:vertAlign w:val="superscript"/>
              </w:rPr>
            </w:pPr>
            <w:del w:id="2945" w:author="Elizabeth Marks" w:date="2021-04-29T05:30:00Z">
              <w:r w:rsidRPr="0089456A" w:rsidDel="00AB7021">
                <w:rPr>
                  <w:rFonts w:ascii="Times New Roman" w:eastAsia="Times New Roman" w:hAnsi="Times New Roman" w:cs="Times New Roman"/>
                  <w:b/>
                  <w:bCs/>
                  <w:sz w:val="24"/>
                  <w:szCs w:val="24"/>
                  <w:lang w:eastAsia="en-CA"/>
                </w:rPr>
                <w:delText>-</w:delText>
              </w:r>
            </w:del>
          </w:p>
        </w:tc>
        <w:tc>
          <w:tcPr>
            <w:tcW w:w="302" w:type="dxa"/>
          </w:tcPr>
          <w:p w14:paraId="17ADA419" w14:textId="6F6DE9C3" w:rsidR="00230BD8" w:rsidRPr="00692718" w:rsidDel="00AB7021" w:rsidRDefault="00230BD8" w:rsidP="00D90BFA">
            <w:pPr>
              <w:spacing w:after="0" w:line="240" w:lineRule="auto"/>
              <w:rPr>
                <w:del w:id="2946" w:author="Elizabeth Marks" w:date="2021-04-29T05:30:00Z"/>
                <w:rFonts w:ascii="Times New Roman" w:hAnsi="Times New Roman" w:cs="Times New Roman"/>
                <w:sz w:val="18"/>
                <w:szCs w:val="18"/>
                <w:shd w:val="clear" w:color="auto" w:fill="FFFFFF"/>
              </w:rPr>
            </w:pPr>
          </w:p>
        </w:tc>
        <w:tc>
          <w:tcPr>
            <w:tcW w:w="389" w:type="dxa"/>
          </w:tcPr>
          <w:p w14:paraId="7B7D0AD3" w14:textId="66ADC89C" w:rsidR="00230BD8" w:rsidRPr="0089456A" w:rsidDel="00AB7021" w:rsidRDefault="00230BD8" w:rsidP="00D90BFA">
            <w:pPr>
              <w:spacing w:after="0" w:line="240" w:lineRule="auto"/>
              <w:jc w:val="right"/>
              <w:rPr>
                <w:del w:id="2947" w:author="Elizabeth Marks" w:date="2021-04-29T05:30:00Z"/>
                <w:rFonts w:ascii="Times New Roman" w:hAnsi="Times New Roman" w:cs="Times New Roman"/>
                <w:b/>
                <w:bCs/>
                <w:sz w:val="24"/>
                <w:szCs w:val="24"/>
                <w:shd w:val="clear" w:color="auto" w:fill="FFFFFF"/>
              </w:rPr>
            </w:pPr>
          </w:p>
        </w:tc>
        <w:tc>
          <w:tcPr>
            <w:tcW w:w="302" w:type="dxa"/>
          </w:tcPr>
          <w:p w14:paraId="07154641" w14:textId="33F602BB" w:rsidR="00230BD8" w:rsidRPr="0089456A" w:rsidDel="00AB7021" w:rsidRDefault="00230BD8" w:rsidP="00D90BFA">
            <w:pPr>
              <w:spacing w:after="0" w:line="240" w:lineRule="auto"/>
              <w:rPr>
                <w:del w:id="2948" w:author="Elizabeth Marks" w:date="2021-04-29T05:30:00Z"/>
                <w:rFonts w:ascii="Times New Roman" w:hAnsi="Times New Roman" w:cs="Times New Roman"/>
                <w:sz w:val="24"/>
                <w:szCs w:val="24"/>
                <w:shd w:val="clear" w:color="auto" w:fill="FFFFFF"/>
              </w:rPr>
            </w:pPr>
          </w:p>
        </w:tc>
      </w:tr>
      <w:tr w:rsidR="00230BD8" w:rsidRPr="0089456A" w:rsidDel="00AB7021" w14:paraId="1E0C101F" w14:textId="3978ABAF" w:rsidTr="00D90BFA">
        <w:trPr>
          <w:trHeight w:val="255"/>
          <w:del w:id="2949" w:author="Elizabeth Marks" w:date="2021-04-29T05:30:00Z"/>
        </w:trPr>
        <w:tc>
          <w:tcPr>
            <w:tcW w:w="2160" w:type="dxa"/>
            <w:tcBorders>
              <w:bottom w:val="single" w:sz="8" w:space="0" w:color="auto"/>
            </w:tcBorders>
            <w:tcMar>
              <w:top w:w="0" w:type="dxa"/>
              <w:left w:w="0" w:type="dxa"/>
              <w:bottom w:w="0" w:type="dxa"/>
              <w:right w:w="0" w:type="dxa"/>
            </w:tcMar>
          </w:tcPr>
          <w:p w14:paraId="449BCFD2" w14:textId="5318B76C" w:rsidR="00230BD8" w:rsidRPr="0089456A" w:rsidDel="00AB7021" w:rsidRDefault="00230BD8" w:rsidP="00D90BFA">
            <w:pPr>
              <w:spacing w:after="0" w:line="240" w:lineRule="auto"/>
              <w:rPr>
                <w:del w:id="2950" w:author="Elizabeth Marks" w:date="2021-04-29T05:30:00Z"/>
                <w:rFonts w:ascii="Times New Roman" w:eastAsia="Times New Roman" w:hAnsi="Times New Roman" w:cs="Times New Roman"/>
                <w:sz w:val="24"/>
                <w:szCs w:val="24"/>
                <w:lang w:eastAsia="en-CA"/>
              </w:rPr>
            </w:pPr>
            <w:del w:id="2951" w:author="Elizabeth Marks" w:date="2021-04-29T05:30:00Z">
              <w:r w:rsidRPr="0089456A" w:rsidDel="00AB7021">
                <w:rPr>
                  <w:rFonts w:ascii="Times New Roman" w:eastAsia="Times New Roman" w:hAnsi="Times New Roman" w:cs="Times New Roman"/>
                  <w:sz w:val="24"/>
                  <w:szCs w:val="24"/>
                  <w:lang w:eastAsia="en-CA"/>
                </w:rPr>
                <w:delText>20. Work is Reward 2</w:delText>
              </w:r>
            </w:del>
          </w:p>
        </w:tc>
        <w:tc>
          <w:tcPr>
            <w:tcW w:w="389" w:type="dxa"/>
            <w:tcBorders>
              <w:bottom w:val="single" w:sz="8" w:space="0" w:color="auto"/>
            </w:tcBorders>
            <w:tcMar>
              <w:top w:w="0" w:type="dxa"/>
              <w:left w:w="0" w:type="dxa"/>
              <w:bottom w:w="0" w:type="dxa"/>
              <w:right w:w="0" w:type="dxa"/>
            </w:tcMar>
          </w:tcPr>
          <w:p w14:paraId="2880905E" w14:textId="4C6E87D0" w:rsidR="00230BD8" w:rsidRPr="0089456A" w:rsidDel="00AB7021" w:rsidRDefault="00230BD8" w:rsidP="00D90BFA">
            <w:pPr>
              <w:spacing w:after="0" w:line="240" w:lineRule="auto"/>
              <w:jc w:val="right"/>
              <w:rPr>
                <w:del w:id="2952" w:author="Elizabeth Marks" w:date="2021-04-29T05:30:00Z"/>
                <w:rFonts w:ascii="Times New Roman" w:eastAsia="Times New Roman" w:hAnsi="Times New Roman" w:cs="Times New Roman"/>
                <w:b/>
                <w:bCs/>
                <w:sz w:val="24"/>
                <w:szCs w:val="24"/>
                <w:lang w:eastAsia="en-CA"/>
              </w:rPr>
            </w:pPr>
            <w:del w:id="2953" w:author="Elizabeth Marks" w:date="2021-04-29T05:30:00Z">
              <w:r w:rsidRPr="0089456A" w:rsidDel="00AB7021">
                <w:rPr>
                  <w:rFonts w:ascii="Times New Roman" w:eastAsia="Times New Roman" w:hAnsi="Times New Roman" w:cs="Times New Roman"/>
                  <w:b/>
                  <w:bCs/>
                  <w:sz w:val="24"/>
                  <w:szCs w:val="24"/>
                  <w:lang w:eastAsia="en-CA"/>
                </w:rPr>
                <w:delText>.23</w:delText>
              </w:r>
            </w:del>
          </w:p>
        </w:tc>
        <w:tc>
          <w:tcPr>
            <w:tcW w:w="302" w:type="dxa"/>
            <w:tcBorders>
              <w:bottom w:val="single" w:sz="8" w:space="0" w:color="auto"/>
            </w:tcBorders>
          </w:tcPr>
          <w:p w14:paraId="672F4142" w14:textId="58C98B66" w:rsidR="00230BD8" w:rsidRPr="00692718" w:rsidDel="00AB7021" w:rsidRDefault="00230BD8" w:rsidP="00D90BFA">
            <w:pPr>
              <w:spacing w:after="0" w:line="240" w:lineRule="auto"/>
              <w:rPr>
                <w:del w:id="2954" w:author="Elizabeth Marks" w:date="2021-04-29T05:30:00Z"/>
                <w:rFonts w:ascii="Times New Roman" w:eastAsia="Times New Roman" w:hAnsi="Times New Roman" w:cs="Times New Roman"/>
                <w:b/>
                <w:bCs/>
                <w:sz w:val="18"/>
                <w:szCs w:val="18"/>
                <w:lang w:eastAsia="en-CA"/>
              </w:rPr>
            </w:pPr>
            <w:del w:id="2955"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Borders>
              <w:bottom w:val="single" w:sz="8" w:space="0" w:color="auto"/>
            </w:tcBorders>
            <w:tcMar>
              <w:top w:w="0" w:type="dxa"/>
              <w:left w:w="0" w:type="dxa"/>
              <w:bottom w:w="0" w:type="dxa"/>
              <w:right w:w="0" w:type="dxa"/>
            </w:tcMar>
          </w:tcPr>
          <w:p w14:paraId="1AE77C63" w14:textId="59D1CE88" w:rsidR="00230BD8" w:rsidRPr="0089456A" w:rsidDel="00AB7021" w:rsidRDefault="00230BD8" w:rsidP="00D90BFA">
            <w:pPr>
              <w:spacing w:after="0" w:line="240" w:lineRule="auto"/>
              <w:jc w:val="right"/>
              <w:rPr>
                <w:del w:id="2956" w:author="Elizabeth Marks" w:date="2021-04-29T05:30:00Z"/>
                <w:rFonts w:ascii="Times New Roman" w:eastAsia="Times New Roman" w:hAnsi="Times New Roman" w:cs="Times New Roman"/>
                <w:b/>
                <w:bCs/>
                <w:sz w:val="24"/>
                <w:szCs w:val="24"/>
                <w:lang w:eastAsia="en-CA"/>
              </w:rPr>
            </w:pPr>
            <w:del w:id="2957" w:author="Elizabeth Marks" w:date="2021-04-29T05:30:00Z">
              <w:r w:rsidRPr="0089456A" w:rsidDel="00AB7021">
                <w:rPr>
                  <w:rFonts w:ascii="Times New Roman" w:eastAsia="Times New Roman" w:hAnsi="Times New Roman" w:cs="Times New Roman"/>
                  <w:b/>
                  <w:bCs/>
                  <w:sz w:val="24"/>
                  <w:szCs w:val="24"/>
                  <w:lang w:eastAsia="en-CA"/>
                </w:rPr>
                <w:delText>.39</w:delText>
              </w:r>
            </w:del>
          </w:p>
        </w:tc>
        <w:tc>
          <w:tcPr>
            <w:tcW w:w="302" w:type="dxa"/>
            <w:tcBorders>
              <w:bottom w:val="single" w:sz="8" w:space="0" w:color="auto"/>
            </w:tcBorders>
          </w:tcPr>
          <w:p w14:paraId="3D9B9BA9" w14:textId="0525483F" w:rsidR="00230BD8" w:rsidRPr="00692718" w:rsidDel="00AB7021" w:rsidRDefault="00230BD8" w:rsidP="00D90BFA">
            <w:pPr>
              <w:spacing w:after="0" w:line="240" w:lineRule="auto"/>
              <w:rPr>
                <w:del w:id="2958" w:author="Elizabeth Marks" w:date="2021-04-29T05:30:00Z"/>
                <w:rFonts w:ascii="Times New Roman" w:eastAsia="Times New Roman" w:hAnsi="Times New Roman" w:cs="Times New Roman"/>
                <w:b/>
                <w:bCs/>
                <w:sz w:val="18"/>
                <w:szCs w:val="18"/>
                <w:lang w:eastAsia="en-CA"/>
              </w:rPr>
            </w:pPr>
            <w:del w:id="2959"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Borders>
              <w:bottom w:val="single" w:sz="8" w:space="0" w:color="auto"/>
            </w:tcBorders>
            <w:tcMar>
              <w:top w:w="0" w:type="dxa"/>
              <w:left w:w="0" w:type="dxa"/>
              <w:bottom w:w="0" w:type="dxa"/>
              <w:right w:w="0" w:type="dxa"/>
            </w:tcMar>
          </w:tcPr>
          <w:p w14:paraId="15AF76FE" w14:textId="05D4077A" w:rsidR="00230BD8" w:rsidRPr="0089456A" w:rsidDel="00AB7021" w:rsidRDefault="00230BD8" w:rsidP="00D90BFA">
            <w:pPr>
              <w:spacing w:after="0" w:line="240" w:lineRule="auto"/>
              <w:jc w:val="right"/>
              <w:rPr>
                <w:del w:id="2960" w:author="Elizabeth Marks" w:date="2021-04-29T05:30:00Z"/>
                <w:rFonts w:ascii="Times New Roman" w:eastAsia="Times New Roman" w:hAnsi="Times New Roman" w:cs="Times New Roman"/>
                <w:b/>
                <w:bCs/>
                <w:sz w:val="24"/>
                <w:szCs w:val="24"/>
                <w:lang w:eastAsia="en-CA"/>
              </w:rPr>
            </w:pPr>
            <w:del w:id="2961" w:author="Elizabeth Marks" w:date="2021-04-29T05:30:00Z">
              <w:r w:rsidRPr="0089456A" w:rsidDel="00AB7021">
                <w:rPr>
                  <w:rFonts w:ascii="Times New Roman" w:eastAsia="Times New Roman" w:hAnsi="Times New Roman" w:cs="Times New Roman"/>
                  <w:b/>
                  <w:bCs/>
                  <w:sz w:val="24"/>
                  <w:szCs w:val="24"/>
                  <w:lang w:eastAsia="en-CA"/>
                </w:rPr>
                <w:delText>.11</w:delText>
              </w:r>
            </w:del>
          </w:p>
        </w:tc>
        <w:tc>
          <w:tcPr>
            <w:tcW w:w="302" w:type="dxa"/>
            <w:tcBorders>
              <w:bottom w:val="single" w:sz="8" w:space="0" w:color="auto"/>
            </w:tcBorders>
          </w:tcPr>
          <w:p w14:paraId="0774A486" w14:textId="62C0BAE1" w:rsidR="00230BD8" w:rsidRPr="00692718" w:rsidDel="00AB7021" w:rsidRDefault="00230BD8" w:rsidP="00D90BFA">
            <w:pPr>
              <w:spacing w:after="0" w:line="240" w:lineRule="auto"/>
              <w:rPr>
                <w:del w:id="2962" w:author="Elizabeth Marks" w:date="2021-04-29T05:30:00Z"/>
                <w:rFonts w:ascii="Times New Roman" w:eastAsia="Times New Roman" w:hAnsi="Times New Roman" w:cs="Times New Roman"/>
                <w:b/>
                <w:bCs/>
                <w:sz w:val="18"/>
                <w:szCs w:val="18"/>
                <w:lang w:eastAsia="en-CA"/>
              </w:rPr>
            </w:pPr>
            <w:del w:id="2963"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Borders>
              <w:bottom w:val="single" w:sz="8" w:space="0" w:color="auto"/>
            </w:tcBorders>
            <w:tcMar>
              <w:top w:w="0" w:type="dxa"/>
              <w:left w:w="0" w:type="dxa"/>
              <w:bottom w:w="0" w:type="dxa"/>
              <w:right w:w="0" w:type="dxa"/>
            </w:tcMar>
          </w:tcPr>
          <w:p w14:paraId="20D86FA4" w14:textId="7F7AEC6A" w:rsidR="00230BD8" w:rsidRPr="0089456A" w:rsidDel="00AB7021" w:rsidRDefault="00230BD8" w:rsidP="00D90BFA">
            <w:pPr>
              <w:spacing w:after="0" w:line="240" w:lineRule="auto"/>
              <w:jc w:val="right"/>
              <w:rPr>
                <w:del w:id="2964" w:author="Elizabeth Marks" w:date="2021-04-29T05:30:00Z"/>
                <w:rFonts w:ascii="Times New Roman" w:eastAsia="Times New Roman" w:hAnsi="Times New Roman" w:cs="Times New Roman"/>
                <w:b/>
                <w:bCs/>
                <w:sz w:val="24"/>
                <w:szCs w:val="24"/>
                <w:lang w:eastAsia="en-CA"/>
              </w:rPr>
            </w:pPr>
            <w:del w:id="2965" w:author="Elizabeth Marks" w:date="2021-04-29T05:30:00Z">
              <w:r w:rsidRPr="0089456A" w:rsidDel="00AB7021">
                <w:rPr>
                  <w:rFonts w:ascii="Times New Roman" w:eastAsia="Times New Roman" w:hAnsi="Times New Roman" w:cs="Times New Roman"/>
                  <w:b/>
                  <w:bCs/>
                  <w:sz w:val="24"/>
                  <w:szCs w:val="24"/>
                  <w:lang w:eastAsia="en-CA"/>
                </w:rPr>
                <w:delText>.31</w:delText>
              </w:r>
            </w:del>
          </w:p>
        </w:tc>
        <w:tc>
          <w:tcPr>
            <w:tcW w:w="302" w:type="dxa"/>
            <w:tcBorders>
              <w:bottom w:val="single" w:sz="8" w:space="0" w:color="auto"/>
            </w:tcBorders>
          </w:tcPr>
          <w:p w14:paraId="2A3F9A94" w14:textId="26AFE35F" w:rsidR="00230BD8" w:rsidRPr="00692718" w:rsidDel="00AB7021" w:rsidRDefault="00230BD8" w:rsidP="00D90BFA">
            <w:pPr>
              <w:spacing w:after="0" w:line="240" w:lineRule="auto"/>
              <w:rPr>
                <w:del w:id="2966" w:author="Elizabeth Marks" w:date="2021-04-29T05:30:00Z"/>
                <w:rFonts w:ascii="Times New Roman" w:eastAsia="Times New Roman" w:hAnsi="Times New Roman" w:cs="Times New Roman"/>
                <w:b/>
                <w:bCs/>
                <w:sz w:val="18"/>
                <w:szCs w:val="18"/>
                <w:lang w:eastAsia="en-CA"/>
              </w:rPr>
            </w:pPr>
            <w:del w:id="2967"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Borders>
              <w:bottom w:val="single" w:sz="8" w:space="0" w:color="auto"/>
            </w:tcBorders>
            <w:tcMar>
              <w:top w:w="0" w:type="dxa"/>
              <w:left w:w="0" w:type="dxa"/>
              <w:bottom w:w="0" w:type="dxa"/>
              <w:right w:w="0" w:type="dxa"/>
            </w:tcMar>
          </w:tcPr>
          <w:p w14:paraId="6519FBDA" w14:textId="0D00143F" w:rsidR="00230BD8" w:rsidRPr="0089456A" w:rsidDel="00AB7021" w:rsidRDefault="00230BD8" w:rsidP="00D90BFA">
            <w:pPr>
              <w:spacing w:after="0" w:line="240" w:lineRule="auto"/>
              <w:jc w:val="right"/>
              <w:rPr>
                <w:del w:id="2968" w:author="Elizabeth Marks" w:date="2021-04-29T05:30:00Z"/>
                <w:rFonts w:ascii="Times New Roman" w:eastAsia="Times New Roman" w:hAnsi="Times New Roman" w:cs="Times New Roman"/>
                <w:b/>
                <w:bCs/>
                <w:sz w:val="24"/>
                <w:szCs w:val="24"/>
                <w:lang w:eastAsia="en-CA"/>
              </w:rPr>
            </w:pPr>
            <w:del w:id="2969" w:author="Elizabeth Marks" w:date="2021-04-29T05:30:00Z">
              <w:r w:rsidRPr="0089456A" w:rsidDel="00AB7021">
                <w:rPr>
                  <w:rFonts w:ascii="Times New Roman" w:eastAsia="Times New Roman" w:hAnsi="Times New Roman" w:cs="Times New Roman"/>
                  <w:b/>
                  <w:bCs/>
                  <w:sz w:val="24"/>
                  <w:szCs w:val="24"/>
                  <w:lang w:eastAsia="en-CA"/>
                </w:rPr>
                <w:delText>.24</w:delText>
              </w:r>
            </w:del>
          </w:p>
        </w:tc>
        <w:tc>
          <w:tcPr>
            <w:tcW w:w="302" w:type="dxa"/>
            <w:tcBorders>
              <w:bottom w:val="single" w:sz="8" w:space="0" w:color="auto"/>
            </w:tcBorders>
          </w:tcPr>
          <w:p w14:paraId="30DFBD1A" w14:textId="6CD597FF" w:rsidR="00230BD8" w:rsidRPr="00692718" w:rsidDel="00AB7021" w:rsidRDefault="00230BD8" w:rsidP="00D90BFA">
            <w:pPr>
              <w:spacing w:after="0" w:line="240" w:lineRule="auto"/>
              <w:rPr>
                <w:del w:id="2970" w:author="Elizabeth Marks" w:date="2021-04-29T05:30:00Z"/>
                <w:rFonts w:ascii="Times New Roman" w:eastAsia="Times New Roman" w:hAnsi="Times New Roman" w:cs="Times New Roman"/>
                <w:b/>
                <w:bCs/>
                <w:sz w:val="18"/>
                <w:szCs w:val="18"/>
                <w:lang w:eastAsia="en-CA"/>
              </w:rPr>
            </w:pPr>
            <w:del w:id="2971"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Borders>
              <w:bottom w:val="single" w:sz="8" w:space="0" w:color="auto"/>
            </w:tcBorders>
            <w:tcMar>
              <w:top w:w="0" w:type="dxa"/>
              <w:left w:w="0" w:type="dxa"/>
              <w:bottom w:w="0" w:type="dxa"/>
              <w:right w:w="0" w:type="dxa"/>
            </w:tcMar>
          </w:tcPr>
          <w:p w14:paraId="12665F4C" w14:textId="610638CA" w:rsidR="00230BD8" w:rsidRPr="0089456A" w:rsidDel="00AB7021" w:rsidRDefault="00230BD8" w:rsidP="00D90BFA">
            <w:pPr>
              <w:spacing w:after="0" w:line="240" w:lineRule="auto"/>
              <w:jc w:val="right"/>
              <w:rPr>
                <w:del w:id="2972" w:author="Elizabeth Marks" w:date="2021-04-29T05:30:00Z"/>
                <w:rFonts w:ascii="Times New Roman" w:eastAsia="Times New Roman" w:hAnsi="Times New Roman" w:cs="Times New Roman"/>
                <w:b/>
                <w:bCs/>
                <w:sz w:val="24"/>
                <w:szCs w:val="24"/>
                <w:lang w:eastAsia="en-CA"/>
              </w:rPr>
            </w:pPr>
            <w:del w:id="2973" w:author="Elizabeth Marks" w:date="2021-04-29T05:30:00Z">
              <w:r w:rsidRPr="0089456A" w:rsidDel="00AB7021">
                <w:rPr>
                  <w:rFonts w:ascii="Times New Roman" w:eastAsia="Times New Roman" w:hAnsi="Times New Roman" w:cs="Times New Roman"/>
                  <w:b/>
                  <w:bCs/>
                  <w:sz w:val="24"/>
                  <w:szCs w:val="24"/>
                  <w:lang w:eastAsia="en-CA"/>
                </w:rPr>
                <w:delText>.31</w:delText>
              </w:r>
            </w:del>
          </w:p>
        </w:tc>
        <w:tc>
          <w:tcPr>
            <w:tcW w:w="302" w:type="dxa"/>
            <w:tcBorders>
              <w:bottom w:val="single" w:sz="8" w:space="0" w:color="auto"/>
            </w:tcBorders>
          </w:tcPr>
          <w:p w14:paraId="7C6299B5" w14:textId="6EF52778" w:rsidR="00230BD8" w:rsidRPr="00692718" w:rsidDel="00AB7021" w:rsidRDefault="00230BD8" w:rsidP="00D90BFA">
            <w:pPr>
              <w:spacing w:after="0" w:line="240" w:lineRule="auto"/>
              <w:rPr>
                <w:del w:id="2974" w:author="Elizabeth Marks" w:date="2021-04-29T05:30:00Z"/>
                <w:rFonts w:ascii="Times New Roman" w:eastAsia="Times New Roman" w:hAnsi="Times New Roman" w:cs="Times New Roman"/>
                <w:b/>
                <w:bCs/>
                <w:sz w:val="18"/>
                <w:szCs w:val="18"/>
                <w:lang w:eastAsia="en-CA"/>
              </w:rPr>
            </w:pPr>
            <w:del w:id="2975"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Borders>
              <w:bottom w:val="single" w:sz="8" w:space="0" w:color="auto"/>
            </w:tcBorders>
          </w:tcPr>
          <w:p w14:paraId="6DAFB04F" w14:textId="42AAA0A7" w:rsidR="00230BD8" w:rsidRPr="0089456A" w:rsidDel="00AB7021" w:rsidRDefault="00230BD8" w:rsidP="00D90BFA">
            <w:pPr>
              <w:spacing w:after="0" w:line="240" w:lineRule="auto"/>
              <w:jc w:val="right"/>
              <w:rPr>
                <w:del w:id="2976" w:author="Elizabeth Marks" w:date="2021-04-29T05:30:00Z"/>
                <w:rFonts w:ascii="Times New Roman" w:eastAsia="Times New Roman" w:hAnsi="Times New Roman" w:cs="Times New Roman"/>
                <w:b/>
                <w:bCs/>
                <w:sz w:val="24"/>
                <w:szCs w:val="24"/>
                <w:lang w:eastAsia="en-CA"/>
              </w:rPr>
            </w:pPr>
            <w:del w:id="2977" w:author="Elizabeth Marks" w:date="2021-04-29T05:30:00Z">
              <w:r w:rsidRPr="0089456A" w:rsidDel="00AB7021">
                <w:rPr>
                  <w:rFonts w:ascii="Times New Roman" w:eastAsia="Times New Roman" w:hAnsi="Times New Roman" w:cs="Times New Roman"/>
                  <w:b/>
                  <w:bCs/>
                  <w:sz w:val="24"/>
                  <w:szCs w:val="24"/>
                  <w:lang w:eastAsia="en-CA"/>
                </w:rPr>
                <w:delText>.56</w:delText>
              </w:r>
            </w:del>
          </w:p>
        </w:tc>
        <w:tc>
          <w:tcPr>
            <w:tcW w:w="302" w:type="dxa"/>
            <w:tcBorders>
              <w:bottom w:val="single" w:sz="8" w:space="0" w:color="auto"/>
            </w:tcBorders>
          </w:tcPr>
          <w:p w14:paraId="080BB4C6" w14:textId="49315644" w:rsidR="00230BD8" w:rsidRPr="00692718" w:rsidDel="00AB7021" w:rsidRDefault="00230BD8" w:rsidP="00D90BFA">
            <w:pPr>
              <w:spacing w:after="0" w:line="240" w:lineRule="auto"/>
              <w:rPr>
                <w:del w:id="2978" w:author="Elizabeth Marks" w:date="2021-04-29T05:30:00Z"/>
                <w:rFonts w:ascii="Times New Roman" w:eastAsia="Times New Roman" w:hAnsi="Times New Roman" w:cs="Times New Roman"/>
                <w:b/>
                <w:bCs/>
                <w:sz w:val="18"/>
                <w:szCs w:val="18"/>
                <w:lang w:eastAsia="en-CA"/>
              </w:rPr>
            </w:pPr>
            <w:del w:id="2979"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Borders>
              <w:bottom w:val="single" w:sz="8" w:space="0" w:color="auto"/>
            </w:tcBorders>
          </w:tcPr>
          <w:p w14:paraId="4422BCF6" w14:textId="6D4DA19F" w:rsidR="00230BD8" w:rsidRPr="0089456A" w:rsidDel="00AB7021" w:rsidRDefault="00230BD8" w:rsidP="00D90BFA">
            <w:pPr>
              <w:spacing w:after="0" w:line="240" w:lineRule="auto"/>
              <w:jc w:val="right"/>
              <w:rPr>
                <w:del w:id="2980" w:author="Elizabeth Marks" w:date="2021-04-29T05:30:00Z"/>
                <w:rFonts w:ascii="Times New Roman" w:eastAsia="Times New Roman" w:hAnsi="Times New Roman" w:cs="Times New Roman"/>
                <w:b/>
                <w:bCs/>
                <w:sz w:val="24"/>
                <w:szCs w:val="24"/>
                <w:lang w:eastAsia="en-CA"/>
              </w:rPr>
            </w:pPr>
            <w:del w:id="2981" w:author="Elizabeth Marks" w:date="2021-04-29T05:30:00Z">
              <w:r w:rsidRPr="0089456A" w:rsidDel="00AB7021">
                <w:rPr>
                  <w:rFonts w:ascii="Times New Roman" w:eastAsia="Times New Roman" w:hAnsi="Times New Roman" w:cs="Times New Roman"/>
                  <w:b/>
                  <w:bCs/>
                  <w:sz w:val="24"/>
                  <w:szCs w:val="24"/>
                  <w:lang w:eastAsia="en-CA"/>
                </w:rPr>
                <w:delText>.60</w:delText>
              </w:r>
            </w:del>
          </w:p>
        </w:tc>
        <w:tc>
          <w:tcPr>
            <w:tcW w:w="302" w:type="dxa"/>
            <w:tcBorders>
              <w:bottom w:val="single" w:sz="8" w:space="0" w:color="auto"/>
            </w:tcBorders>
          </w:tcPr>
          <w:p w14:paraId="03B80994" w14:textId="2D39A222" w:rsidR="00230BD8" w:rsidRPr="00692718" w:rsidDel="00AB7021" w:rsidRDefault="00230BD8" w:rsidP="00D90BFA">
            <w:pPr>
              <w:spacing w:after="0" w:line="240" w:lineRule="auto"/>
              <w:rPr>
                <w:del w:id="2982" w:author="Elizabeth Marks" w:date="2021-04-29T05:30:00Z"/>
                <w:rFonts w:ascii="Times New Roman" w:eastAsia="Times New Roman" w:hAnsi="Times New Roman" w:cs="Times New Roman"/>
                <w:b/>
                <w:bCs/>
                <w:sz w:val="18"/>
                <w:szCs w:val="18"/>
                <w:lang w:eastAsia="en-CA"/>
              </w:rPr>
            </w:pPr>
            <w:del w:id="2983"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Borders>
              <w:bottom w:val="single" w:sz="8" w:space="0" w:color="auto"/>
            </w:tcBorders>
          </w:tcPr>
          <w:p w14:paraId="46542EEF" w14:textId="07E65F66" w:rsidR="00230BD8" w:rsidRPr="0089456A" w:rsidDel="00AB7021" w:rsidRDefault="00230BD8" w:rsidP="00D90BFA">
            <w:pPr>
              <w:spacing w:after="0" w:line="240" w:lineRule="auto"/>
              <w:rPr>
                <w:del w:id="2984" w:author="Elizabeth Marks" w:date="2021-04-29T05:30:00Z"/>
                <w:rFonts w:ascii="Times New Roman" w:eastAsia="Times New Roman" w:hAnsi="Times New Roman" w:cs="Times New Roman"/>
                <w:b/>
                <w:bCs/>
                <w:sz w:val="24"/>
                <w:szCs w:val="24"/>
                <w:lang w:eastAsia="en-CA"/>
              </w:rPr>
            </w:pPr>
            <w:del w:id="2985" w:author="Elizabeth Marks" w:date="2021-04-29T05:30:00Z">
              <w:r w:rsidRPr="0089456A" w:rsidDel="00AB7021">
                <w:rPr>
                  <w:rFonts w:ascii="Times New Roman" w:eastAsia="Times New Roman" w:hAnsi="Times New Roman" w:cs="Times New Roman"/>
                  <w:b/>
                  <w:bCs/>
                  <w:sz w:val="24"/>
                  <w:szCs w:val="24"/>
                  <w:lang w:eastAsia="en-CA"/>
                </w:rPr>
                <w:delText>.32</w:delText>
              </w:r>
            </w:del>
          </w:p>
        </w:tc>
        <w:tc>
          <w:tcPr>
            <w:tcW w:w="302" w:type="dxa"/>
            <w:tcBorders>
              <w:bottom w:val="single" w:sz="8" w:space="0" w:color="auto"/>
            </w:tcBorders>
          </w:tcPr>
          <w:p w14:paraId="26995B32" w14:textId="445E3A16" w:rsidR="00230BD8" w:rsidRPr="00692718" w:rsidDel="00AB7021" w:rsidRDefault="00230BD8" w:rsidP="00D90BFA">
            <w:pPr>
              <w:spacing w:after="0" w:line="240" w:lineRule="auto"/>
              <w:rPr>
                <w:del w:id="2986" w:author="Elizabeth Marks" w:date="2021-04-29T05:30:00Z"/>
                <w:rFonts w:ascii="Times New Roman" w:eastAsia="Times New Roman" w:hAnsi="Times New Roman" w:cs="Times New Roman"/>
                <w:b/>
                <w:bCs/>
                <w:sz w:val="18"/>
                <w:szCs w:val="18"/>
                <w:lang w:eastAsia="en-CA"/>
              </w:rPr>
            </w:pPr>
            <w:del w:id="2987" w:author="Elizabeth Marks" w:date="2021-04-29T05:30:00Z">
              <w:r w:rsidRPr="00692718" w:rsidDel="00AB7021">
                <w:rPr>
                  <w:rFonts w:ascii="Times New Roman" w:eastAsia="Times New Roman" w:hAnsi="Times New Roman" w:cs="Times New Roman"/>
                  <w:b/>
                  <w:bCs/>
                  <w:sz w:val="18"/>
                  <w:szCs w:val="18"/>
                  <w:lang w:eastAsia="en-CA"/>
                </w:rPr>
                <w:delText>***</w:delText>
              </w:r>
            </w:del>
          </w:p>
        </w:tc>
        <w:tc>
          <w:tcPr>
            <w:tcW w:w="389" w:type="dxa"/>
            <w:tcBorders>
              <w:bottom w:val="single" w:sz="8" w:space="0" w:color="auto"/>
            </w:tcBorders>
          </w:tcPr>
          <w:p w14:paraId="644C54DE" w14:textId="5C2A42F8" w:rsidR="00230BD8" w:rsidRPr="0089456A" w:rsidDel="00AB7021" w:rsidRDefault="00230BD8" w:rsidP="00D90BFA">
            <w:pPr>
              <w:spacing w:after="0" w:line="240" w:lineRule="auto"/>
              <w:jc w:val="right"/>
              <w:rPr>
                <w:del w:id="2988" w:author="Elizabeth Marks" w:date="2021-04-29T05:30:00Z"/>
                <w:rFonts w:ascii="Times New Roman" w:eastAsia="Times New Roman" w:hAnsi="Times New Roman" w:cs="Times New Roman"/>
                <w:b/>
                <w:bCs/>
                <w:sz w:val="24"/>
                <w:szCs w:val="24"/>
                <w:lang w:eastAsia="en-CA"/>
              </w:rPr>
            </w:pPr>
            <w:del w:id="2989" w:author="Elizabeth Marks" w:date="2021-04-29T05:30:00Z">
              <w:r w:rsidRPr="0089456A" w:rsidDel="00AB7021">
                <w:rPr>
                  <w:rFonts w:ascii="Times New Roman" w:hAnsi="Times New Roman" w:cs="Times New Roman"/>
                  <w:b/>
                  <w:bCs/>
                  <w:sz w:val="24"/>
                  <w:szCs w:val="24"/>
                  <w:shd w:val="clear" w:color="auto" w:fill="FFFFFF"/>
                </w:rPr>
                <w:delText>-</w:delText>
              </w:r>
            </w:del>
          </w:p>
        </w:tc>
        <w:tc>
          <w:tcPr>
            <w:tcW w:w="302" w:type="dxa"/>
            <w:tcBorders>
              <w:bottom w:val="single" w:sz="8" w:space="0" w:color="auto"/>
            </w:tcBorders>
          </w:tcPr>
          <w:p w14:paraId="5F60C255" w14:textId="5C58105D" w:rsidR="00230BD8" w:rsidRPr="0089456A" w:rsidDel="00AB7021" w:rsidRDefault="00230BD8" w:rsidP="00D90BFA">
            <w:pPr>
              <w:spacing w:after="0" w:line="240" w:lineRule="auto"/>
              <w:rPr>
                <w:del w:id="2990" w:author="Elizabeth Marks" w:date="2021-04-29T05:30:00Z"/>
                <w:rFonts w:ascii="Times New Roman" w:eastAsia="Times New Roman" w:hAnsi="Times New Roman" w:cs="Times New Roman"/>
                <w:b/>
                <w:bCs/>
                <w:sz w:val="24"/>
                <w:szCs w:val="24"/>
                <w:lang w:eastAsia="en-CA"/>
              </w:rPr>
            </w:pPr>
          </w:p>
        </w:tc>
      </w:tr>
    </w:tbl>
    <w:p w14:paraId="4FD3358D" w14:textId="0D06B640" w:rsidR="00230BD8" w:rsidRPr="00692718" w:rsidDel="00AB7021" w:rsidRDefault="00230BD8" w:rsidP="00230BD8">
      <w:pPr>
        <w:spacing w:after="0" w:line="240" w:lineRule="auto"/>
        <w:rPr>
          <w:del w:id="2991" w:author="Elizabeth Marks" w:date="2021-04-29T05:30:00Z"/>
          <w:rFonts w:ascii="Times New Roman" w:eastAsia="Times New Roman" w:hAnsi="Times New Roman" w:cs="Times New Roman"/>
          <w:lang w:eastAsia="en-CA"/>
        </w:rPr>
      </w:pPr>
      <w:del w:id="2992" w:author="Elizabeth Marks" w:date="2021-04-29T05:30:00Z">
        <w:r w:rsidRPr="00692718" w:rsidDel="00AB7021">
          <w:rPr>
            <w:rFonts w:ascii="Times New Roman" w:eastAsia="Times New Roman" w:hAnsi="Times New Roman" w:cs="Times New Roman"/>
            <w:i/>
            <w:iCs/>
            <w:lang w:eastAsia="en-CA"/>
          </w:rPr>
          <w:delText xml:space="preserve">Note. </w:delText>
        </w:r>
        <w:r w:rsidRPr="00692718" w:rsidDel="00AB7021">
          <w:rPr>
            <w:rFonts w:ascii="Times New Roman" w:hAnsi="Times New Roman" w:cs="Times New Roman"/>
            <w:shd w:val="clear" w:color="auto" w:fill="FFFFFF"/>
            <w:vertAlign w:val="superscript"/>
          </w:rPr>
          <w:delText>†</w:delText>
        </w:r>
        <w:r w:rsidRPr="00692718" w:rsidDel="00AB7021">
          <w:rPr>
            <w:rFonts w:ascii="Times New Roman" w:eastAsia="Times New Roman" w:hAnsi="Times New Roman" w:cs="Times New Roman"/>
            <w:i/>
            <w:iCs/>
            <w:lang w:eastAsia="en-CA"/>
          </w:rPr>
          <w:delText xml:space="preserve">p &lt; .10, *p </w:delText>
        </w:r>
        <w:r w:rsidRPr="00692718" w:rsidDel="00AB7021">
          <w:rPr>
            <w:rFonts w:ascii="Times New Roman" w:eastAsia="Times New Roman" w:hAnsi="Times New Roman" w:cs="Times New Roman"/>
            <w:lang w:eastAsia="en-CA"/>
          </w:rPr>
          <w:delText>&lt; .05 level</w:delText>
        </w:r>
        <w:r w:rsidRPr="00692718" w:rsidDel="00AB7021">
          <w:rPr>
            <w:rFonts w:ascii="Times New Roman" w:eastAsia="Times New Roman" w:hAnsi="Times New Roman" w:cs="Times New Roman"/>
            <w:i/>
            <w:iCs/>
            <w:lang w:eastAsia="en-CA"/>
          </w:rPr>
          <w:delText xml:space="preserve">, ** p </w:delText>
        </w:r>
        <w:r w:rsidRPr="00692718" w:rsidDel="00AB7021">
          <w:rPr>
            <w:rFonts w:ascii="Times New Roman" w:eastAsia="Times New Roman" w:hAnsi="Times New Roman" w:cs="Times New Roman"/>
            <w:lang w:eastAsia="en-CA"/>
          </w:rPr>
          <w:delText xml:space="preserve">&lt; .01 level, </w:delText>
        </w:r>
        <w:r w:rsidRPr="00692718" w:rsidDel="00AB7021">
          <w:rPr>
            <w:rFonts w:ascii="Times New Roman" w:eastAsia="Times New Roman" w:hAnsi="Times New Roman" w:cs="Times New Roman"/>
            <w:i/>
            <w:iCs/>
            <w:lang w:eastAsia="en-CA"/>
          </w:rPr>
          <w:delText xml:space="preserve">*** p </w:delText>
        </w:r>
        <w:r w:rsidRPr="00692718" w:rsidDel="00AB7021">
          <w:rPr>
            <w:rFonts w:ascii="Times New Roman" w:eastAsia="Times New Roman" w:hAnsi="Times New Roman" w:cs="Times New Roman"/>
            <w:lang w:eastAsia="en-CA"/>
          </w:rPr>
          <w:delText>&lt; .001 level.</w:delText>
        </w:r>
      </w:del>
    </w:p>
    <w:p w14:paraId="74BA3637" w14:textId="171375E3" w:rsidR="00230BD8" w:rsidRPr="00692718" w:rsidDel="00AB7021" w:rsidRDefault="00230BD8" w:rsidP="00230BD8">
      <w:pPr>
        <w:spacing w:after="0" w:line="240" w:lineRule="auto"/>
        <w:ind w:left="405"/>
        <w:rPr>
          <w:del w:id="2993" w:author="Elizabeth Marks" w:date="2021-04-29T05:30:00Z"/>
          <w:rFonts w:ascii="Times New Roman" w:eastAsia="Times New Roman" w:hAnsi="Times New Roman" w:cs="Times New Roman"/>
          <w:lang w:eastAsia="en-CA"/>
        </w:rPr>
      </w:pPr>
      <w:del w:id="2994" w:author="Elizabeth Marks" w:date="2021-04-29T05:30:00Z">
        <w:r w:rsidRPr="00692718" w:rsidDel="00AB7021">
          <w:rPr>
            <w:rFonts w:ascii="Times New Roman" w:eastAsia="Times New Roman" w:hAnsi="Times New Roman" w:cs="Times New Roman"/>
            <w:lang w:eastAsia="en-CA"/>
          </w:rPr>
          <w:delText>Manipulation = Manipulation Check, Exploitation = Exploitation Justification, Mistreatment = Mistreatment Justification, Perfectionism = Expectations of Perfectionism, Extra Work = Extra Work Justification, Work Hours = Work Hours, Competitive = Perception of Competitive Work Place, Company First = Company First Attitude, Loyalty to Co = Expectation of Loyalty, Gratitude to Co = Expectation of Gratitude, Co is Fun Place = Perception of Fun Workplace, Emp Well Being = Perceived Care for Employee Well Being, Work is Reward = View of Work as its own Reward.</w:delText>
        </w:r>
      </w:del>
    </w:p>
    <w:p w14:paraId="26BECD93" w14:textId="134034F0" w:rsidR="00230BD8" w:rsidRPr="00EB32AA" w:rsidDel="00DC5136" w:rsidRDefault="00230BD8" w:rsidP="00230BD8">
      <w:pPr>
        <w:rPr>
          <w:del w:id="2995" w:author="Elizabeth Marks" w:date="2021-04-29T03:24:00Z"/>
          <w:rFonts w:ascii="Times New Roman" w:hAnsi="Times New Roman" w:cs="Times New Roman"/>
          <w:b/>
          <w:bCs/>
          <w:sz w:val="24"/>
          <w:szCs w:val="24"/>
        </w:rPr>
      </w:pPr>
    </w:p>
    <w:p w14:paraId="7F4D8839" w14:textId="56F7BD9D" w:rsidR="00DC5136" w:rsidRDefault="00DC5136" w:rsidP="00DC5136">
      <w:pPr>
        <w:spacing w:after="0" w:line="240" w:lineRule="auto"/>
        <w:rPr>
          <w:ins w:id="2996" w:author="Elizabeth Marks" w:date="2021-04-29T05:30:00Z"/>
          <w:rFonts w:ascii="Times New Roman" w:hAnsi="Times New Roman" w:cs="Times New Roman"/>
          <w:b/>
          <w:bCs/>
          <w:sz w:val="24"/>
          <w:szCs w:val="24"/>
        </w:rPr>
      </w:pPr>
    </w:p>
    <w:p w14:paraId="79320BF8" w14:textId="77777777" w:rsidR="00AB7021" w:rsidRDefault="00AB7021" w:rsidP="00DC5136">
      <w:pPr>
        <w:spacing w:after="0" w:line="240" w:lineRule="auto"/>
        <w:rPr>
          <w:ins w:id="2997" w:author="Elizabeth Marks" w:date="2021-04-29T03:24:00Z"/>
          <w:rFonts w:ascii="Times New Roman" w:hAnsi="Times New Roman" w:cs="Times New Roman"/>
          <w:b/>
          <w:bCs/>
          <w:sz w:val="24"/>
          <w:szCs w:val="24"/>
        </w:rPr>
      </w:pPr>
    </w:p>
    <w:p w14:paraId="4DEEE495" w14:textId="77777777" w:rsidR="00DC5136" w:rsidRDefault="00DC5136" w:rsidP="00DC5136">
      <w:pPr>
        <w:spacing w:after="0" w:line="240" w:lineRule="auto"/>
        <w:rPr>
          <w:ins w:id="2998" w:author="Elizabeth Marks" w:date="2021-04-29T03:24:00Z"/>
          <w:rFonts w:ascii="Times New Roman" w:hAnsi="Times New Roman" w:cs="Times New Roman"/>
          <w:b/>
          <w:bCs/>
          <w:sz w:val="24"/>
          <w:szCs w:val="24"/>
        </w:rPr>
      </w:pPr>
    </w:p>
    <w:p w14:paraId="1AD8357A" w14:textId="77777777" w:rsidR="00DC5136" w:rsidRPr="0089456A" w:rsidRDefault="00DC5136" w:rsidP="00DC5136">
      <w:pPr>
        <w:spacing w:after="0" w:line="240" w:lineRule="auto"/>
        <w:rPr>
          <w:ins w:id="2999" w:author="Elizabeth Marks" w:date="2021-04-29T03:26:00Z"/>
          <w:rFonts w:ascii="Times New Roman" w:eastAsia="Times New Roman" w:hAnsi="Times New Roman" w:cs="Times New Roman"/>
          <w:sz w:val="24"/>
          <w:szCs w:val="24"/>
          <w:lang w:eastAsia="en-CA"/>
        </w:rPr>
      </w:pPr>
      <w:ins w:id="3000" w:author="Elizabeth Marks" w:date="2021-04-29T03:26:00Z">
        <w:r w:rsidRPr="0089456A">
          <w:rPr>
            <w:rFonts w:ascii="Times New Roman" w:eastAsia="Times New Roman" w:hAnsi="Times New Roman" w:cs="Times New Roman"/>
            <w:sz w:val="24"/>
            <w:szCs w:val="24"/>
            <w:lang w:eastAsia="en-CA"/>
          </w:rPr>
          <w:t xml:space="preserve">Table </w:t>
        </w:r>
        <w:r>
          <w:rPr>
            <w:rFonts w:ascii="Times New Roman" w:eastAsia="Times New Roman" w:hAnsi="Times New Roman" w:cs="Times New Roman"/>
            <w:sz w:val="24"/>
            <w:szCs w:val="24"/>
            <w:lang w:eastAsia="en-CA"/>
          </w:rPr>
          <w:t>D</w:t>
        </w:r>
        <w:r w:rsidRPr="0089456A">
          <w:rPr>
            <w:rFonts w:ascii="Times New Roman" w:eastAsia="Times New Roman" w:hAnsi="Times New Roman" w:cs="Times New Roman"/>
            <w:sz w:val="24"/>
            <w:szCs w:val="24"/>
            <w:lang w:eastAsia="en-CA"/>
          </w:rPr>
          <w:t>3</w:t>
        </w:r>
      </w:ins>
    </w:p>
    <w:p w14:paraId="73883D9E" w14:textId="7F97D8EC" w:rsidR="00DC5136" w:rsidRPr="0089456A" w:rsidRDefault="00DC5136" w:rsidP="00DC5136">
      <w:pPr>
        <w:spacing w:after="0" w:line="240" w:lineRule="auto"/>
        <w:rPr>
          <w:ins w:id="3001" w:author="Elizabeth Marks" w:date="2021-04-29T03:26:00Z"/>
          <w:rFonts w:ascii="Times New Roman" w:eastAsia="Times New Roman" w:hAnsi="Times New Roman" w:cs="Times New Roman"/>
          <w:sz w:val="24"/>
          <w:szCs w:val="24"/>
          <w:lang w:eastAsia="en-CA"/>
        </w:rPr>
      </w:pPr>
      <w:ins w:id="3002" w:author="Elizabeth Marks" w:date="2021-04-29T03:26:00Z">
        <w:r w:rsidRPr="0089456A">
          <w:rPr>
            <w:rFonts w:ascii="Times New Roman" w:eastAsia="Times New Roman" w:hAnsi="Times New Roman" w:cs="Times New Roman"/>
            <w:i/>
            <w:iCs/>
            <w:sz w:val="24"/>
            <w:szCs w:val="24"/>
            <w:lang w:eastAsia="en-CA"/>
          </w:rPr>
          <w:t>Summary of correlations (significance) across manipulation check</w:t>
        </w:r>
      </w:ins>
      <w:ins w:id="3003" w:author="Elizabeth Marks" w:date="2021-04-29T05:29:00Z">
        <w:r w:rsidR="00AB7021">
          <w:rPr>
            <w:rFonts w:ascii="Times New Roman" w:eastAsia="Times New Roman" w:hAnsi="Times New Roman" w:cs="Times New Roman"/>
            <w:i/>
            <w:iCs/>
            <w:sz w:val="24"/>
            <w:szCs w:val="24"/>
            <w:lang w:eastAsia="en-CA"/>
          </w:rPr>
          <w:t>, perception of CCM as fun</w:t>
        </w:r>
      </w:ins>
      <w:ins w:id="3004" w:author="Elizabeth Marks" w:date="2021-04-29T03:26:00Z">
        <w:r w:rsidRPr="0089456A">
          <w:rPr>
            <w:rFonts w:ascii="Times New Roman" w:eastAsia="Times New Roman" w:hAnsi="Times New Roman" w:cs="Times New Roman"/>
            <w:i/>
            <w:iCs/>
            <w:sz w:val="24"/>
            <w:szCs w:val="24"/>
            <w:lang w:eastAsia="en-CA"/>
          </w:rPr>
          <w:t xml:space="preserve"> and all </w:t>
        </w:r>
      </w:ins>
      <w:ins w:id="3005" w:author="Elizabeth Marks" w:date="2021-04-29T05:29:00Z">
        <w:r w:rsidR="00AB7021">
          <w:rPr>
            <w:rFonts w:ascii="Times New Roman" w:eastAsia="Times New Roman" w:hAnsi="Times New Roman" w:cs="Times New Roman"/>
            <w:i/>
            <w:iCs/>
            <w:sz w:val="24"/>
            <w:szCs w:val="24"/>
            <w:lang w:eastAsia="en-CA"/>
          </w:rPr>
          <w:t xml:space="preserve">key </w:t>
        </w:r>
      </w:ins>
      <w:ins w:id="3006" w:author="Elizabeth Marks" w:date="2021-04-29T03:26:00Z">
        <w:r w:rsidRPr="0089456A">
          <w:rPr>
            <w:rFonts w:ascii="Times New Roman" w:eastAsia="Times New Roman" w:hAnsi="Times New Roman" w:cs="Times New Roman"/>
            <w:i/>
            <w:iCs/>
            <w:sz w:val="24"/>
            <w:szCs w:val="24"/>
            <w:lang w:eastAsia="en-CA"/>
          </w:rPr>
          <w:t>outcomes.</w:t>
        </w:r>
      </w:ins>
    </w:p>
    <w:tbl>
      <w:tblPr>
        <w:tblW w:w="8640" w:type="dxa"/>
        <w:tblLayout w:type="fixed"/>
        <w:tblCellMar>
          <w:top w:w="15" w:type="dxa"/>
          <w:left w:w="15" w:type="dxa"/>
          <w:bottom w:w="15" w:type="dxa"/>
          <w:right w:w="15" w:type="dxa"/>
        </w:tblCellMar>
        <w:tblLook w:val="04A0" w:firstRow="1" w:lastRow="0" w:firstColumn="1" w:lastColumn="0" w:noHBand="0" w:noVBand="1"/>
        <w:tblPrChange w:id="3007" w:author="Elizabeth Marks" w:date="2021-04-30T05:41:00Z">
          <w:tblPr>
            <w:tblW w:w="9070" w:type="dxa"/>
            <w:tblLayout w:type="fixed"/>
            <w:tblCellMar>
              <w:top w:w="15" w:type="dxa"/>
              <w:left w:w="15" w:type="dxa"/>
              <w:bottom w:w="15" w:type="dxa"/>
              <w:right w:w="15" w:type="dxa"/>
            </w:tblCellMar>
            <w:tblLook w:val="04A0" w:firstRow="1" w:lastRow="0" w:firstColumn="1" w:lastColumn="0" w:noHBand="0" w:noVBand="1"/>
          </w:tblPr>
        </w:tblPrChange>
      </w:tblPr>
      <w:tblGrid>
        <w:gridCol w:w="2153"/>
        <w:gridCol w:w="401"/>
        <w:gridCol w:w="405"/>
        <w:gridCol w:w="402"/>
        <w:gridCol w:w="406"/>
        <w:gridCol w:w="403"/>
        <w:gridCol w:w="403"/>
        <w:gridCol w:w="403"/>
        <w:gridCol w:w="403"/>
        <w:gridCol w:w="403"/>
        <w:gridCol w:w="403"/>
        <w:gridCol w:w="403"/>
        <w:gridCol w:w="403"/>
        <w:gridCol w:w="403"/>
        <w:gridCol w:w="403"/>
        <w:gridCol w:w="806"/>
        <w:gridCol w:w="37"/>
        <w:tblGridChange w:id="3008">
          <w:tblGrid>
            <w:gridCol w:w="2153"/>
            <w:gridCol w:w="2"/>
            <w:gridCol w:w="5"/>
            <w:gridCol w:w="394"/>
            <w:gridCol w:w="3"/>
            <w:gridCol w:w="294"/>
            <w:gridCol w:w="108"/>
            <w:gridCol w:w="4"/>
            <w:gridCol w:w="398"/>
            <w:gridCol w:w="4"/>
            <w:gridCol w:w="177"/>
            <w:gridCol w:w="225"/>
            <w:gridCol w:w="4"/>
            <w:gridCol w:w="399"/>
            <w:gridCol w:w="4"/>
            <w:gridCol w:w="59"/>
            <w:gridCol w:w="340"/>
            <w:gridCol w:w="4"/>
            <w:gridCol w:w="347"/>
            <w:gridCol w:w="52"/>
            <w:gridCol w:w="4"/>
            <w:gridCol w:w="399"/>
            <w:gridCol w:w="4"/>
            <w:gridCol w:w="232"/>
            <w:gridCol w:w="167"/>
            <w:gridCol w:w="4"/>
            <w:gridCol w:w="399"/>
            <w:gridCol w:w="4"/>
            <w:gridCol w:w="117"/>
            <w:gridCol w:w="282"/>
            <w:gridCol w:w="4"/>
            <w:gridCol w:w="399"/>
            <w:gridCol w:w="4"/>
            <w:gridCol w:w="2"/>
            <w:gridCol w:w="397"/>
            <w:gridCol w:w="4"/>
            <w:gridCol w:w="290"/>
            <w:gridCol w:w="109"/>
            <w:gridCol w:w="4"/>
            <w:gridCol w:w="403"/>
            <w:gridCol w:w="436"/>
          </w:tblGrid>
        </w:tblGridChange>
      </w:tblGrid>
      <w:tr w:rsidR="00DC5136" w:rsidRPr="00A05792" w14:paraId="7DF29DA8" w14:textId="77777777" w:rsidTr="006B569A">
        <w:trPr>
          <w:gridAfter w:val="1"/>
          <w:wAfter w:w="37" w:type="dxa"/>
          <w:trHeight w:val="255"/>
          <w:ins w:id="3009" w:author="Elizabeth Marks" w:date="2021-04-29T03:26:00Z"/>
          <w:trPrChange w:id="3010" w:author="Elizabeth Marks" w:date="2021-04-30T05:41:00Z">
            <w:trPr>
              <w:gridAfter w:val="1"/>
              <w:trHeight w:val="255"/>
            </w:trPr>
          </w:trPrChange>
        </w:trPr>
        <w:tc>
          <w:tcPr>
            <w:tcW w:w="2153" w:type="dxa"/>
            <w:tcBorders>
              <w:top w:val="single" w:sz="4" w:space="0" w:color="auto"/>
            </w:tcBorders>
            <w:tcMar>
              <w:top w:w="0" w:type="dxa"/>
              <w:left w:w="0" w:type="dxa"/>
              <w:bottom w:w="0" w:type="dxa"/>
              <w:right w:w="0" w:type="dxa"/>
            </w:tcMar>
            <w:hideMark/>
            <w:tcPrChange w:id="3011" w:author="Elizabeth Marks" w:date="2021-04-30T05:41:00Z">
              <w:tcPr>
                <w:tcW w:w="2160" w:type="dxa"/>
                <w:gridSpan w:val="3"/>
                <w:tcBorders>
                  <w:top w:val="single" w:sz="8" w:space="0" w:color="auto"/>
                </w:tcBorders>
                <w:tcMar>
                  <w:top w:w="0" w:type="dxa"/>
                  <w:left w:w="0" w:type="dxa"/>
                  <w:bottom w:w="0" w:type="dxa"/>
                  <w:right w:w="0" w:type="dxa"/>
                </w:tcMar>
                <w:hideMark/>
              </w:tcPr>
            </w:tcPrChange>
          </w:tcPr>
          <w:p w14:paraId="4CB0CE5C" w14:textId="307B5229" w:rsidR="00DC5136" w:rsidRPr="00A05792" w:rsidRDefault="00DC5136" w:rsidP="00403395">
            <w:pPr>
              <w:spacing w:after="0" w:line="240" w:lineRule="auto"/>
              <w:rPr>
                <w:ins w:id="3012" w:author="Elizabeth Marks" w:date="2021-04-29T03:26:00Z"/>
                <w:rFonts w:ascii="Times New Roman" w:eastAsia="Times New Roman" w:hAnsi="Times New Roman" w:cs="Times New Roman"/>
                <w:sz w:val="24"/>
                <w:szCs w:val="24"/>
                <w:lang w:eastAsia="en-CA"/>
              </w:rPr>
            </w:pPr>
          </w:p>
        </w:tc>
        <w:tc>
          <w:tcPr>
            <w:tcW w:w="806" w:type="dxa"/>
            <w:gridSpan w:val="2"/>
            <w:tcBorders>
              <w:top w:val="single" w:sz="8" w:space="0" w:color="auto"/>
              <w:bottom w:val="single" w:sz="8" w:space="0" w:color="auto"/>
            </w:tcBorders>
            <w:tcMar>
              <w:top w:w="0" w:type="dxa"/>
              <w:left w:w="108" w:type="dxa"/>
              <w:bottom w:w="0" w:type="dxa"/>
              <w:right w:w="108" w:type="dxa"/>
            </w:tcMar>
            <w:hideMark/>
            <w:tcPrChange w:id="3013" w:author="Elizabeth Marks" w:date="2021-04-30T05:41:00Z">
              <w:tcPr>
                <w:tcW w:w="691" w:type="dxa"/>
                <w:gridSpan w:val="3"/>
                <w:tcBorders>
                  <w:top w:val="single" w:sz="8" w:space="0" w:color="auto"/>
                  <w:bottom w:val="single" w:sz="8" w:space="0" w:color="auto"/>
                </w:tcBorders>
                <w:tcMar>
                  <w:top w:w="0" w:type="dxa"/>
                  <w:left w:w="108" w:type="dxa"/>
                  <w:bottom w:w="0" w:type="dxa"/>
                  <w:right w:w="108" w:type="dxa"/>
                </w:tcMar>
                <w:hideMark/>
              </w:tcPr>
            </w:tcPrChange>
          </w:tcPr>
          <w:p w14:paraId="35E971EB" w14:textId="77777777" w:rsidR="00DC5136" w:rsidRPr="00A05792" w:rsidRDefault="00DC5136" w:rsidP="00403395">
            <w:pPr>
              <w:spacing w:after="0" w:line="240" w:lineRule="auto"/>
              <w:jc w:val="center"/>
              <w:rPr>
                <w:ins w:id="3014" w:author="Elizabeth Marks" w:date="2021-04-29T03:26:00Z"/>
                <w:rFonts w:ascii="Times New Roman" w:eastAsia="Times New Roman" w:hAnsi="Times New Roman" w:cs="Times New Roman"/>
                <w:sz w:val="24"/>
                <w:szCs w:val="24"/>
                <w:lang w:eastAsia="en-CA"/>
              </w:rPr>
            </w:pPr>
            <w:ins w:id="3015" w:author="Elizabeth Marks" w:date="2021-04-29T03:26:00Z">
              <w:r w:rsidRPr="00A05792">
                <w:rPr>
                  <w:rFonts w:ascii="Times New Roman" w:eastAsia="Times New Roman" w:hAnsi="Times New Roman" w:cs="Times New Roman"/>
                  <w:sz w:val="24"/>
                  <w:szCs w:val="24"/>
                  <w:lang w:eastAsia="en-CA"/>
                </w:rPr>
                <w:t>1</w:t>
              </w:r>
            </w:ins>
          </w:p>
        </w:tc>
        <w:tc>
          <w:tcPr>
            <w:tcW w:w="808" w:type="dxa"/>
            <w:gridSpan w:val="2"/>
            <w:tcBorders>
              <w:top w:val="single" w:sz="8" w:space="0" w:color="auto"/>
              <w:bottom w:val="single" w:sz="8" w:space="0" w:color="auto"/>
            </w:tcBorders>
            <w:tcMar>
              <w:top w:w="0" w:type="dxa"/>
              <w:left w:w="108" w:type="dxa"/>
              <w:bottom w:w="0" w:type="dxa"/>
              <w:right w:w="108" w:type="dxa"/>
            </w:tcMar>
            <w:hideMark/>
            <w:tcPrChange w:id="3016" w:author="Elizabeth Marks" w:date="2021-04-30T05:41:00Z">
              <w:tcPr>
                <w:tcW w:w="691" w:type="dxa"/>
                <w:gridSpan w:val="5"/>
                <w:tcBorders>
                  <w:top w:val="single" w:sz="8" w:space="0" w:color="auto"/>
                  <w:bottom w:val="single" w:sz="8" w:space="0" w:color="auto"/>
                </w:tcBorders>
                <w:tcMar>
                  <w:top w:w="0" w:type="dxa"/>
                  <w:left w:w="108" w:type="dxa"/>
                  <w:bottom w:w="0" w:type="dxa"/>
                  <w:right w:w="108" w:type="dxa"/>
                </w:tcMar>
                <w:hideMark/>
              </w:tcPr>
            </w:tcPrChange>
          </w:tcPr>
          <w:p w14:paraId="57C41DAF" w14:textId="77777777" w:rsidR="00DC5136" w:rsidRPr="00A05792" w:rsidRDefault="00DC5136" w:rsidP="00403395">
            <w:pPr>
              <w:spacing w:after="0" w:line="240" w:lineRule="auto"/>
              <w:jc w:val="center"/>
              <w:rPr>
                <w:ins w:id="3017" w:author="Elizabeth Marks" w:date="2021-04-29T03:26:00Z"/>
                <w:rFonts w:ascii="Times New Roman" w:eastAsia="Times New Roman" w:hAnsi="Times New Roman" w:cs="Times New Roman"/>
                <w:sz w:val="24"/>
                <w:szCs w:val="24"/>
                <w:lang w:eastAsia="en-CA"/>
              </w:rPr>
            </w:pPr>
            <w:ins w:id="3018" w:author="Elizabeth Marks" w:date="2021-04-29T03:26:00Z">
              <w:r w:rsidRPr="00A05792">
                <w:rPr>
                  <w:rFonts w:ascii="Times New Roman" w:eastAsia="Times New Roman" w:hAnsi="Times New Roman" w:cs="Times New Roman"/>
                  <w:sz w:val="24"/>
                  <w:szCs w:val="24"/>
                  <w:lang w:eastAsia="en-CA"/>
                </w:rPr>
                <w:t>2</w:t>
              </w:r>
            </w:ins>
          </w:p>
        </w:tc>
        <w:tc>
          <w:tcPr>
            <w:tcW w:w="806" w:type="dxa"/>
            <w:gridSpan w:val="2"/>
            <w:tcBorders>
              <w:top w:val="single" w:sz="8" w:space="0" w:color="auto"/>
              <w:bottom w:val="single" w:sz="8" w:space="0" w:color="auto"/>
            </w:tcBorders>
            <w:tcMar>
              <w:top w:w="0" w:type="dxa"/>
              <w:left w:w="108" w:type="dxa"/>
              <w:bottom w:w="0" w:type="dxa"/>
              <w:right w:w="108" w:type="dxa"/>
            </w:tcMar>
            <w:hideMark/>
            <w:tcPrChange w:id="3019" w:author="Elizabeth Marks" w:date="2021-04-30T05:41:00Z">
              <w:tcPr>
                <w:tcW w:w="691" w:type="dxa"/>
                <w:gridSpan w:val="5"/>
                <w:tcBorders>
                  <w:top w:val="single" w:sz="8" w:space="0" w:color="auto"/>
                  <w:bottom w:val="single" w:sz="8" w:space="0" w:color="auto"/>
                </w:tcBorders>
                <w:tcMar>
                  <w:top w:w="0" w:type="dxa"/>
                  <w:left w:w="108" w:type="dxa"/>
                  <w:bottom w:w="0" w:type="dxa"/>
                  <w:right w:w="108" w:type="dxa"/>
                </w:tcMar>
                <w:hideMark/>
              </w:tcPr>
            </w:tcPrChange>
          </w:tcPr>
          <w:p w14:paraId="19B3B032" w14:textId="77777777" w:rsidR="00DC5136" w:rsidRPr="00A05792" w:rsidRDefault="00DC5136" w:rsidP="00403395">
            <w:pPr>
              <w:spacing w:after="0" w:line="240" w:lineRule="auto"/>
              <w:jc w:val="center"/>
              <w:rPr>
                <w:ins w:id="3020" w:author="Elizabeth Marks" w:date="2021-04-29T03:26:00Z"/>
                <w:rFonts w:ascii="Times New Roman" w:eastAsia="Times New Roman" w:hAnsi="Times New Roman" w:cs="Times New Roman"/>
                <w:sz w:val="24"/>
                <w:szCs w:val="24"/>
                <w:lang w:eastAsia="en-CA"/>
              </w:rPr>
            </w:pPr>
            <w:ins w:id="3021" w:author="Elizabeth Marks" w:date="2021-04-29T03:26:00Z">
              <w:r w:rsidRPr="00A05792">
                <w:rPr>
                  <w:rFonts w:ascii="Times New Roman" w:eastAsia="Times New Roman" w:hAnsi="Times New Roman" w:cs="Times New Roman"/>
                  <w:sz w:val="24"/>
                  <w:szCs w:val="24"/>
                  <w:lang w:eastAsia="en-CA"/>
                </w:rPr>
                <w:t>3</w:t>
              </w:r>
            </w:ins>
          </w:p>
        </w:tc>
        <w:tc>
          <w:tcPr>
            <w:tcW w:w="806" w:type="dxa"/>
            <w:gridSpan w:val="2"/>
            <w:tcBorders>
              <w:top w:val="single" w:sz="8" w:space="0" w:color="auto"/>
              <w:bottom w:val="single" w:sz="8" w:space="0" w:color="auto"/>
            </w:tcBorders>
            <w:tcMar>
              <w:top w:w="0" w:type="dxa"/>
              <w:left w:w="108" w:type="dxa"/>
              <w:bottom w:w="0" w:type="dxa"/>
              <w:right w:w="108" w:type="dxa"/>
            </w:tcMar>
            <w:hideMark/>
            <w:tcPrChange w:id="3022" w:author="Elizabeth Marks" w:date="2021-04-30T05:41:00Z">
              <w:tcPr>
                <w:tcW w:w="691" w:type="dxa"/>
                <w:gridSpan w:val="3"/>
                <w:tcBorders>
                  <w:top w:val="single" w:sz="8" w:space="0" w:color="auto"/>
                  <w:bottom w:val="single" w:sz="8" w:space="0" w:color="auto"/>
                </w:tcBorders>
                <w:tcMar>
                  <w:top w:w="0" w:type="dxa"/>
                  <w:left w:w="108" w:type="dxa"/>
                  <w:bottom w:w="0" w:type="dxa"/>
                  <w:right w:w="108" w:type="dxa"/>
                </w:tcMar>
                <w:hideMark/>
              </w:tcPr>
            </w:tcPrChange>
          </w:tcPr>
          <w:p w14:paraId="1D7B3E0A" w14:textId="77777777" w:rsidR="00DC5136" w:rsidRPr="00A05792" w:rsidRDefault="00DC5136" w:rsidP="00403395">
            <w:pPr>
              <w:spacing w:after="0" w:line="240" w:lineRule="auto"/>
              <w:jc w:val="center"/>
              <w:rPr>
                <w:ins w:id="3023" w:author="Elizabeth Marks" w:date="2021-04-29T03:26:00Z"/>
                <w:rFonts w:ascii="Times New Roman" w:eastAsia="Times New Roman" w:hAnsi="Times New Roman" w:cs="Times New Roman"/>
                <w:sz w:val="24"/>
                <w:szCs w:val="24"/>
                <w:lang w:eastAsia="en-CA"/>
              </w:rPr>
            </w:pPr>
            <w:ins w:id="3024" w:author="Elizabeth Marks" w:date="2021-04-29T03:26:00Z">
              <w:r w:rsidRPr="00A05792">
                <w:rPr>
                  <w:rFonts w:ascii="Times New Roman" w:eastAsia="Times New Roman" w:hAnsi="Times New Roman" w:cs="Times New Roman"/>
                  <w:sz w:val="24"/>
                  <w:szCs w:val="24"/>
                  <w:lang w:eastAsia="en-CA"/>
                </w:rPr>
                <w:t>4</w:t>
              </w:r>
            </w:ins>
          </w:p>
        </w:tc>
        <w:tc>
          <w:tcPr>
            <w:tcW w:w="806" w:type="dxa"/>
            <w:gridSpan w:val="2"/>
            <w:tcBorders>
              <w:top w:val="single" w:sz="8" w:space="0" w:color="auto"/>
              <w:bottom w:val="single" w:sz="8" w:space="0" w:color="auto"/>
            </w:tcBorders>
            <w:tcMar>
              <w:top w:w="0" w:type="dxa"/>
              <w:left w:w="108" w:type="dxa"/>
              <w:bottom w:w="0" w:type="dxa"/>
              <w:right w:w="108" w:type="dxa"/>
            </w:tcMar>
            <w:hideMark/>
            <w:tcPrChange w:id="3025" w:author="Elizabeth Marks" w:date="2021-04-30T05:41:00Z">
              <w:tcPr>
                <w:tcW w:w="691" w:type="dxa"/>
                <w:gridSpan w:val="5"/>
                <w:tcBorders>
                  <w:top w:val="single" w:sz="8" w:space="0" w:color="auto"/>
                  <w:bottom w:val="single" w:sz="8" w:space="0" w:color="auto"/>
                </w:tcBorders>
                <w:tcMar>
                  <w:top w:w="0" w:type="dxa"/>
                  <w:left w:w="108" w:type="dxa"/>
                  <w:bottom w:w="0" w:type="dxa"/>
                  <w:right w:w="108" w:type="dxa"/>
                </w:tcMar>
                <w:hideMark/>
              </w:tcPr>
            </w:tcPrChange>
          </w:tcPr>
          <w:p w14:paraId="1C07D13D" w14:textId="77777777" w:rsidR="00DC5136" w:rsidRPr="00A05792" w:rsidRDefault="00DC5136" w:rsidP="00403395">
            <w:pPr>
              <w:spacing w:after="0" w:line="240" w:lineRule="auto"/>
              <w:jc w:val="center"/>
              <w:rPr>
                <w:ins w:id="3026" w:author="Elizabeth Marks" w:date="2021-04-29T03:26:00Z"/>
                <w:rFonts w:ascii="Times New Roman" w:eastAsia="Times New Roman" w:hAnsi="Times New Roman" w:cs="Times New Roman"/>
                <w:sz w:val="24"/>
                <w:szCs w:val="24"/>
                <w:lang w:eastAsia="en-CA"/>
              </w:rPr>
            </w:pPr>
            <w:ins w:id="3027" w:author="Elizabeth Marks" w:date="2021-04-29T03:26:00Z">
              <w:r w:rsidRPr="00A05792">
                <w:rPr>
                  <w:rFonts w:ascii="Times New Roman" w:eastAsia="Times New Roman" w:hAnsi="Times New Roman" w:cs="Times New Roman"/>
                  <w:sz w:val="24"/>
                  <w:szCs w:val="24"/>
                  <w:lang w:eastAsia="en-CA"/>
                </w:rPr>
                <w:t>5</w:t>
              </w:r>
            </w:ins>
          </w:p>
        </w:tc>
        <w:tc>
          <w:tcPr>
            <w:tcW w:w="806" w:type="dxa"/>
            <w:gridSpan w:val="2"/>
            <w:tcBorders>
              <w:top w:val="single" w:sz="8" w:space="0" w:color="auto"/>
              <w:bottom w:val="single" w:sz="8" w:space="0" w:color="auto"/>
            </w:tcBorders>
            <w:tcMar>
              <w:top w:w="0" w:type="dxa"/>
              <w:left w:w="108" w:type="dxa"/>
              <w:bottom w:w="0" w:type="dxa"/>
              <w:right w:w="108" w:type="dxa"/>
            </w:tcMar>
            <w:hideMark/>
            <w:tcPrChange w:id="3028" w:author="Elizabeth Marks" w:date="2021-04-30T05:41:00Z">
              <w:tcPr>
                <w:tcW w:w="691" w:type="dxa"/>
                <w:gridSpan w:val="5"/>
                <w:tcBorders>
                  <w:top w:val="single" w:sz="8" w:space="0" w:color="auto"/>
                  <w:bottom w:val="single" w:sz="8" w:space="0" w:color="auto"/>
                </w:tcBorders>
                <w:tcMar>
                  <w:top w:w="0" w:type="dxa"/>
                  <w:left w:w="108" w:type="dxa"/>
                  <w:bottom w:w="0" w:type="dxa"/>
                  <w:right w:w="108" w:type="dxa"/>
                </w:tcMar>
                <w:hideMark/>
              </w:tcPr>
            </w:tcPrChange>
          </w:tcPr>
          <w:p w14:paraId="72F2CF33" w14:textId="77777777" w:rsidR="00DC5136" w:rsidRPr="00A05792" w:rsidRDefault="00DC5136" w:rsidP="00403395">
            <w:pPr>
              <w:spacing w:after="0" w:line="240" w:lineRule="auto"/>
              <w:jc w:val="center"/>
              <w:rPr>
                <w:ins w:id="3029" w:author="Elizabeth Marks" w:date="2021-04-29T03:26:00Z"/>
                <w:rFonts w:ascii="Times New Roman" w:eastAsia="Times New Roman" w:hAnsi="Times New Roman" w:cs="Times New Roman"/>
                <w:sz w:val="24"/>
                <w:szCs w:val="24"/>
                <w:lang w:eastAsia="en-CA"/>
              </w:rPr>
            </w:pPr>
            <w:ins w:id="3030" w:author="Elizabeth Marks" w:date="2021-04-29T03:26:00Z">
              <w:r w:rsidRPr="00A05792">
                <w:rPr>
                  <w:rFonts w:ascii="Times New Roman" w:eastAsia="Times New Roman" w:hAnsi="Times New Roman" w:cs="Times New Roman"/>
                  <w:sz w:val="24"/>
                  <w:szCs w:val="24"/>
                  <w:lang w:eastAsia="en-CA"/>
                </w:rPr>
                <w:t>6</w:t>
              </w:r>
            </w:ins>
          </w:p>
        </w:tc>
        <w:tc>
          <w:tcPr>
            <w:tcW w:w="806" w:type="dxa"/>
            <w:gridSpan w:val="2"/>
            <w:tcBorders>
              <w:top w:val="single" w:sz="8" w:space="0" w:color="auto"/>
              <w:bottom w:val="single" w:sz="8" w:space="0" w:color="auto"/>
            </w:tcBorders>
            <w:tcPrChange w:id="3031" w:author="Elizabeth Marks" w:date="2021-04-30T05:41:00Z">
              <w:tcPr>
                <w:tcW w:w="691" w:type="dxa"/>
                <w:gridSpan w:val="5"/>
                <w:tcBorders>
                  <w:top w:val="single" w:sz="8" w:space="0" w:color="auto"/>
                  <w:bottom w:val="single" w:sz="8" w:space="0" w:color="auto"/>
                </w:tcBorders>
              </w:tcPr>
            </w:tcPrChange>
          </w:tcPr>
          <w:p w14:paraId="6803C0A6" w14:textId="77777777" w:rsidR="00DC5136" w:rsidRPr="00A05792" w:rsidRDefault="00DC5136" w:rsidP="00403395">
            <w:pPr>
              <w:spacing w:after="0" w:line="240" w:lineRule="auto"/>
              <w:jc w:val="center"/>
              <w:rPr>
                <w:ins w:id="3032" w:author="Elizabeth Marks" w:date="2021-04-29T03:26:00Z"/>
                <w:rFonts w:ascii="Times New Roman" w:eastAsia="Times New Roman" w:hAnsi="Times New Roman" w:cs="Times New Roman"/>
                <w:sz w:val="24"/>
                <w:szCs w:val="24"/>
                <w:lang w:eastAsia="en-CA"/>
              </w:rPr>
            </w:pPr>
            <w:ins w:id="3033" w:author="Elizabeth Marks" w:date="2021-04-29T03:26:00Z">
              <w:r w:rsidRPr="00A05792">
                <w:rPr>
                  <w:rFonts w:ascii="Times New Roman" w:eastAsia="Times New Roman" w:hAnsi="Times New Roman" w:cs="Times New Roman"/>
                  <w:sz w:val="24"/>
                  <w:szCs w:val="24"/>
                  <w:lang w:eastAsia="en-CA"/>
                </w:rPr>
                <w:t>7</w:t>
              </w:r>
            </w:ins>
          </w:p>
        </w:tc>
        <w:tc>
          <w:tcPr>
            <w:tcW w:w="806" w:type="dxa"/>
            <w:tcBorders>
              <w:top w:val="single" w:sz="8" w:space="0" w:color="auto"/>
              <w:bottom w:val="single" w:sz="8" w:space="0" w:color="auto"/>
            </w:tcBorders>
            <w:tcPrChange w:id="3034" w:author="Elizabeth Marks" w:date="2021-04-30T05:41:00Z">
              <w:tcPr>
                <w:tcW w:w="691" w:type="dxa"/>
                <w:gridSpan w:val="3"/>
                <w:tcBorders>
                  <w:top w:val="single" w:sz="8" w:space="0" w:color="auto"/>
                  <w:bottom w:val="single" w:sz="8" w:space="0" w:color="auto"/>
                </w:tcBorders>
              </w:tcPr>
            </w:tcPrChange>
          </w:tcPr>
          <w:p w14:paraId="73029A83" w14:textId="77777777" w:rsidR="00DC5136" w:rsidRPr="00A05792" w:rsidRDefault="00DC5136" w:rsidP="00403395">
            <w:pPr>
              <w:spacing w:after="0" w:line="240" w:lineRule="auto"/>
              <w:jc w:val="center"/>
              <w:rPr>
                <w:ins w:id="3035" w:author="Elizabeth Marks" w:date="2021-04-29T03:26:00Z"/>
                <w:rFonts w:ascii="Times New Roman" w:eastAsia="Times New Roman" w:hAnsi="Times New Roman" w:cs="Times New Roman"/>
                <w:sz w:val="24"/>
                <w:szCs w:val="24"/>
                <w:lang w:eastAsia="en-CA"/>
              </w:rPr>
            </w:pPr>
            <w:ins w:id="3036" w:author="Elizabeth Marks" w:date="2021-04-29T03:26:00Z">
              <w:r w:rsidRPr="00A05792">
                <w:rPr>
                  <w:rFonts w:ascii="Times New Roman" w:eastAsia="Times New Roman" w:hAnsi="Times New Roman" w:cs="Times New Roman"/>
                  <w:sz w:val="24"/>
                  <w:szCs w:val="24"/>
                  <w:lang w:eastAsia="en-CA"/>
                </w:rPr>
                <w:t>8</w:t>
              </w:r>
            </w:ins>
          </w:p>
        </w:tc>
      </w:tr>
      <w:tr w:rsidR="006B569A" w:rsidRPr="00A05792" w14:paraId="4C738212" w14:textId="77777777" w:rsidTr="006B569A">
        <w:trPr>
          <w:trHeight w:val="259"/>
          <w:ins w:id="3037" w:author="Elizabeth Marks" w:date="2021-04-29T03:26:00Z"/>
        </w:trPr>
        <w:tc>
          <w:tcPr>
            <w:tcW w:w="2153" w:type="dxa"/>
            <w:tcMar>
              <w:top w:w="0" w:type="dxa"/>
              <w:left w:w="0" w:type="dxa"/>
              <w:bottom w:w="0" w:type="dxa"/>
              <w:right w:w="0" w:type="dxa"/>
            </w:tcMar>
          </w:tcPr>
          <w:p w14:paraId="5F972D17" w14:textId="77777777" w:rsidR="000D569A" w:rsidRPr="00A05792" w:rsidRDefault="000D569A" w:rsidP="00403395">
            <w:pPr>
              <w:spacing w:after="0" w:line="240" w:lineRule="auto"/>
              <w:rPr>
                <w:ins w:id="3038" w:author="Elizabeth Marks" w:date="2021-04-29T03:26:00Z"/>
                <w:rFonts w:ascii="Times New Roman" w:eastAsia="Times New Roman" w:hAnsi="Times New Roman" w:cs="Times New Roman"/>
                <w:sz w:val="24"/>
                <w:szCs w:val="24"/>
                <w:lang w:eastAsia="en-CA"/>
              </w:rPr>
            </w:pPr>
            <w:ins w:id="3039" w:author="Elizabeth Marks" w:date="2021-04-29T03:26:00Z">
              <w:r w:rsidRPr="00A05792">
                <w:rPr>
                  <w:rFonts w:ascii="Times New Roman" w:eastAsia="Times New Roman" w:hAnsi="Times New Roman" w:cs="Times New Roman"/>
                  <w:sz w:val="24"/>
                  <w:szCs w:val="24"/>
                  <w:lang w:eastAsia="en-CA"/>
                </w:rPr>
                <w:t xml:space="preserve"> 1. Manipulation </w:t>
              </w:r>
            </w:ins>
          </w:p>
        </w:tc>
        <w:tc>
          <w:tcPr>
            <w:tcW w:w="401" w:type="dxa"/>
            <w:tcBorders>
              <w:top w:val="single" w:sz="8" w:space="0" w:color="auto"/>
            </w:tcBorders>
            <w:tcMar>
              <w:top w:w="0" w:type="dxa"/>
              <w:left w:w="0" w:type="dxa"/>
              <w:bottom w:w="0" w:type="dxa"/>
              <w:right w:w="0" w:type="dxa"/>
            </w:tcMar>
          </w:tcPr>
          <w:p w14:paraId="45A9BD52" w14:textId="77777777" w:rsidR="000D569A" w:rsidRPr="00A05792" w:rsidRDefault="000D569A" w:rsidP="00403395">
            <w:pPr>
              <w:spacing w:after="0" w:line="240" w:lineRule="auto"/>
              <w:jc w:val="right"/>
              <w:rPr>
                <w:ins w:id="3040" w:author="Elizabeth Marks" w:date="2021-04-29T03:26:00Z"/>
                <w:rFonts w:ascii="Times New Roman" w:eastAsia="Times New Roman" w:hAnsi="Times New Roman" w:cs="Times New Roman"/>
                <w:sz w:val="24"/>
                <w:szCs w:val="24"/>
                <w:lang w:eastAsia="en-CA"/>
              </w:rPr>
            </w:pPr>
            <w:ins w:id="3041" w:author="Elizabeth Marks" w:date="2021-04-29T03:26:00Z">
              <w:r w:rsidRPr="00A05792">
                <w:rPr>
                  <w:rFonts w:ascii="Times New Roman" w:eastAsia="Times New Roman" w:hAnsi="Times New Roman" w:cs="Times New Roman"/>
                  <w:sz w:val="24"/>
                  <w:szCs w:val="24"/>
                  <w:lang w:eastAsia="en-CA"/>
                </w:rPr>
                <w:t>-</w:t>
              </w:r>
            </w:ins>
          </w:p>
        </w:tc>
        <w:tc>
          <w:tcPr>
            <w:tcW w:w="405" w:type="dxa"/>
            <w:tcBorders>
              <w:top w:val="single" w:sz="8" w:space="0" w:color="auto"/>
            </w:tcBorders>
          </w:tcPr>
          <w:p w14:paraId="1BD0D732" w14:textId="77777777" w:rsidR="000D569A" w:rsidRPr="00A05792" w:rsidRDefault="000D569A" w:rsidP="00403395">
            <w:pPr>
              <w:spacing w:after="0" w:line="240" w:lineRule="auto"/>
              <w:rPr>
                <w:ins w:id="3042" w:author="Elizabeth Marks" w:date="2021-04-29T03:26:00Z"/>
                <w:rFonts w:ascii="Times New Roman" w:eastAsia="Times New Roman" w:hAnsi="Times New Roman" w:cs="Times New Roman"/>
                <w:sz w:val="24"/>
                <w:szCs w:val="24"/>
                <w:lang w:eastAsia="en-CA"/>
              </w:rPr>
            </w:pPr>
          </w:p>
        </w:tc>
        <w:tc>
          <w:tcPr>
            <w:tcW w:w="402" w:type="dxa"/>
            <w:tcBorders>
              <w:top w:val="single" w:sz="8" w:space="0" w:color="auto"/>
            </w:tcBorders>
            <w:tcMar>
              <w:top w:w="0" w:type="dxa"/>
              <w:left w:w="108" w:type="dxa"/>
              <w:bottom w:w="0" w:type="dxa"/>
              <w:right w:w="108" w:type="dxa"/>
            </w:tcMar>
          </w:tcPr>
          <w:p w14:paraId="35DC5BED" w14:textId="77777777" w:rsidR="000D569A" w:rsidRPr="00A05792" w:rsidRDefault="000D569A" w:rsidP="00403395">
            <w:pPr>
              <w:spacing w:after="0" w:line="240" w:lineRule="auto"/>
              <w:jc w:val="right"/>
              <w:rPr>
                <w:ins w:id="3043" w:author="Elizabeth Marks" w:date="2021-04-29T03:26:00Z"/>
                <w:rFonts w:ascii="Times New Roman" w:eastAsia="Times New Roman" w:hAnsi="Times New Roman" w:cs="Times New Roman"/>
                <w:sz w:val="24"/>
                <w:szCs w:val="24"/>
                <w:lang w:eastAsia="en-CA"/>
              </w:rPr>
            </w:pPr>
          </w:p>
        </w:tc>
        <w:tc>
          <w:tcPr>
            <w:tcW w:w="406" w:type="dxa"/>
            <w:tcBorders>
              <w:top w:val="single" w:sz="8" w:space="0" w:color="auto"/>
            </w:tcBorders>
          </w:tcPr>
          <w:p w14:paraId="61BF66DE" w14:textId="77777777" w:rsidR="000D569A" w:rsidRPr="00A05792" w:rsidRDefault="000D569A" w:rsidP="00403395">
            <w:pPr>
              <w:spacing w:after="0" w:line="240" w:lineRule="auto"/>
              <w:rPr>
                <w:ins w:id="3044" w:author="Elizabeth Marks" w:date="2021-04-29T03:26:00Z"/>
                <w:rFonts w:ascii="Times New Roman" w:eastAsia="Times New Roman" w:hAnsi="Times New Roman" w:cs="Times New Roman"/>
                <w:sz w:val="24"/>
                <w:szCs w:val="24"/>
                <w:lang w:eastAsia="en-CA"/>
              </w:rPr>
            </w:pPr>
          </w:p>
        </w:tc>
        <w:tc>
          <w:tcPr>
            <w:tcW w:w="403" w:type="dxa"/>
            <w:tcBorders>
              <w:top w:val="single" w:sz="8" w:space="0" w:color="auto"/>
            </w:tcBorders>
            <w:tcMar>
              <w:top w:w="0" w:type="dxa"/>
              <w:left w:w="108" w:type="dxa"/>
              <w:bottom w:w="0" w:type="dxa"/>
              <w:right w:w="108" w:type="dxa"/>
            </w:tcMar>
          </w:tcPr>
          <w:p w14:paraId="06DA2F57" w14:textId="77777777" w:rsidR="000D569A" w:rsidRPr="00A05792" w:rsidRDefault="000D569A" w:rsidP="00403395">
            <w:pPr>
              <w:spacing w:after="0" w:line="240" w:lineRule="auto"/>
              <w:jc w:val="right"/>
              <w:rPr>
                <w:ins w:id="3045" w:author="Elizabeth Marks" w:date="2021-04-29T03:26:00Z"/>
                <w:rFonts w:ascii="Times New Roman" w:eastAsia="Times New Roman" w:hAnsi="Times New Roman" w:cs="Times New Roman"/>
                <w:sz w:val="24"/>
                <w:szCs w:val="24"/>
                <w:lang w:eastAsia="en-CA"/>
              </w:rPr>
            </w:pPr>
          </w:p>
        </w:tc>
        <w:tc>
          <w:tcPr>
            <w:tcW w:w="403" w:type="dxa"/>
            <w:tcBorders>
              <w:top w:val="single" w:sz="8" w:space="0" w:color="auto"/>
            </w:tcBorders>
          </w:tcPr>
          <w:p w14:paraId="7B56C42A" w14:textId="77777777" w:rsidR="000D569A" w:rsidRPr="00A05792" w:rsidRDefault="000D569A" w:rsidP="00403395">
            <w:pPr>
              <w:spacing w:after="0" w:line="240" w:lineRule="auto"/>
              <w:rPr>
                <w:ins w:id="3046" w:author="Elizabeth Marks" w:date="2021-04-29T03:26:00Z"/>
                <w:rFonts w:ascii="Times New Roman" w:eastAsia="Times New Roman" w:hAnsi="Times New Roman" w:cs="Times New Roman"/>
                <w:sz w:val="24"/>
                <w:szCs w:val="24"/>
                <w:lang w:eastAsia="en-CA"/>
              </w:rPr>
            </w:pPr>
          </w:p>
        </w:tc>
        <w:tc>
          <w:tcPr>
            <w:tcW w:w="403" w:type="dxa"/>
            <w:tcBorders>
              <w:top w:val="single" w:sz="8" w:space="0" w:color="auto"/>
            </w:tcBorders>
            <w:tcMar>
              <w:top w:w="0" w:type="dxa"/>
              <w:left w:w="108" w:type="dxa"/>
              <w:bottom w:w="0" w:type="dxa"/>
              <w:right w:w="108" w:type="dxa"/>
            </w:tcMar>
          </w:tcPr>
          <w:p w14:paraId="4AB07BDD" w14:textId="77777777" w:rsidR="000D569A" w:rsidRPr="00A05792" w:rsidRDefault="000D569A" w:rsidP="00403395">
            <w:pPr>
              <w:spacing w:after="0" w:line="240" w:lineRule="auto"/>
              <w:jc w:val="center"/>
              <w:rPr>
                <w:ins w:id="3047" w:author="Elizabeth Marks" w:date="2021-04-29T03:26:00Z"/>
                <w:rFonts w:ascii="Times New Roman" w:eastAsia="Times New Roman" w:hAnsi="Times New Roman" w:cs="Times New Roman"/>
                <w:sz w:val="24"/>
                <w:szCs w:val="24"/>
                <w:lang w:eastAsia="en-CA"/>
              </w:rPr>
            </w:pPr>
          </w:p>
        </w:tc>
        <w:tc>
          <w:tcPr>
            <w:tcW w:w="403" w:type="dxa"/>
            <w:tcBorders>
              <w:top w:val="single" w:sz="8" w:space="0" w:color="auto"/>
            </w:tcBorders>
          </w:tcPr>
          <w:p w14:paraId="6F8CA9D2" w14:textId="77777777" w:rsidR="000D569A" w:rsidRPr="00A05792" w:rsidRDefault="000D569A" w:rsidP="00403395">
            <w:pPr>
              <w:spacing w:after="0" w:line="240" w:lineRule="auto"/>
              <w:rPr>
                <w:ins w:id="3048" w:author="Elizabeth Marks" w:date="2021-04-29T03:26:00Z"/>
                <w:rFonts w:ascii="Times New Roman" w:eastAsia="Times New Roman" w:hAnsi="Times New Roman" w:cs="Times New Roman"/>
                <w:sz w:val="24"/>
                <w:szCs w:val="24"/>
                <w:lang w:eastAsia="en-CA"/>
              </w:rPr>
            </w:pPr>
          </w:p>
        </w:tc>
        <w:tc>
          <w:tcPr>
            <w:tcW w:w="403" w:type="dxa"/>
            <w:tcBorders>
              <w:top w:val="single" w:sz="8" w:space="0" w:color="auto"/>
            </w:tcBorders>
            <w:tcMar>
              <w:top w:w="0" w:type="dxa"/>
              <w:left w:w="108" w:type="dxa"/>
              <w:bottom w:w="0" w:type="dxa"/>
              <w:right w:w="108" w:type="dxa"/>
            </w:tcMar>
          </w:tcPr>
          <w:p w14:paraId="025BC3A5" w14:textId="77777777" w:rsidR="000D569A" w:rsidRPr="00A05792" w:rsidRDefault="000D569A" w:rsidP="00403395">
            <w:pPr>
              <w:spacing w:after="0" w:line="240" w:lineRule="auto"/>
              <w:jc w:val="center"/>
              <w:rPr>
                <w:ins w:id="3049" w:author="Elizabeth Marks" w:date="2021-04-29T03:26:00Z"/>
                <w:rFonts w:ascii="Times New Roman" w:eastAsia="Times New Roman" w:hAnsi="Times New Roman" w:cs="Times New Roman"/>
                <w:sz w:val="24"/>
                <w:szCs w:val="24"/>
                <w:lang w:eastAsia="en-CA"/>
              </w:rPr>
            </w:pPr>
          </w:p>
        </w:tc>
        <w:tc>
          <w:tcPr>
            <w:tcW w:w="403" w:type="dxa"/>
            <w:tcBorders>
              <w:top w:val="single" w:sz="8" w:space="0" w:color="auto"/>
            </w:tcBorders>
          </w:tcPr>
          <w:p w14:paraId="156D4937" w14:textId="77777777" w:rsidR="000D569A" w:rsidRPr="00A05792" w:rsidRDefault="000D569A" w:rsidP="00403395">
            <w:pPr>
              <w:spacing w:after="0" w:line="240" w:lineRule="auto"/>
              <w:rPr>
                <w:ins w:id="3050" w:author="Elizabeth Marks" w:date="2021-04-29T03:26:00Z"/>
                <w:rFonts w:ascii="Times New Roman" w:eastAsia="Times New Roman" w:hAnsi="Times New Roman" w:cs="Times New Roman"/>
                <w:sz w:val="24"/>
                <w:szCs w:val="24"/>
                <w:lang w:eastAsia="en-CA"/>
              </w:rPr>
            </w:pPr>
          </w:p>
        </w:tc>
        <w:tc>
          <w:tcPr>
            <w:tcW w:w="403" w:type="dxa"/>
            <w:tcBorders>
              <w:top w:val="single" w:sz="8" w:space="0" w:color="auto"/>
            </w:tcBorders>
            <w:tcMar>
              <w:top w:w="0" w:type="dxa"/>
              <w:left w:w="108" w:type="dxa"/>
              <w:bottom w:w="0" w:type="dxa"/>
              <w:right w:w="108" w:type="dxa"/>
            </w:tcMar>
          </w:tcPr>
          <w:p w14:paraId="1C9E8645" w14:textId="77777777" w:rsidR="000D569A" w:rsidRPr="00A05792" w:rsidRDefault="000D569A" w:rsidP="00403395">
            <w:pPr>
              <w:spacing w:after="0" w:line="240" w:lineRule="auto"/>
              <w:rPr>
                <w:ins w:id="3051" w:author="Elizabeth Marks" w:date="2021-04-29T03:26:00Z"/>
                <w:rFonts w:ascii="Times New Roman" w:eastAsia="Times New Roman" w:hAnsi="Times New Roman" w:cs="Times New Roman"/>
                <w:sz w:val="24"/>
                <w:szCs w:val="24"/>
                <w:lang w:eastAsia="en-CA"/>
              </w:rPr>
            </w:pPr>
          </w:p>
        </w:tc>
        <w:tc>
          <w:tcPr>
            <w:tcW w:w="403" w:type="dxa"/>
            <w:tcBorders>
              <w:top w:val="single" w:sz="8" w:space="0" w:color="auto"/>
            </w:tcBorders>
          </w:tcPr>
          <w:p w14:paraId="0891D3E5" w14:textId="77777777" w:rsidR="000D569A" w:rsidRPr="00A05792" w:rsidRDefault="000D569A" w:rsidP="00403395">
            <w:pPr>
              <w:spacing w:after="0" w:line="240" w:lineRule="auto"/>
              <w:rPr>
                <w:ins w:id="3052" w:author="Elizabeth Marks" w:date="2021-04-29T03:26:00Z"/>
                <w:rFonts w:ascii="Times New Roman" w:eastAsia="Times New Roman" w:hAnsi="Times New Roman" w:cs="Times New Roman"/>
                <w:sz w:val="24"/>
                <w:szCs w:val="24"/>
                <w:lang w:eastAsia="en-CA"/>
              </w:rPr>
            </w:pPr>
          </w:p>
        </w:tc>
        <w:tc>
          <w:tcPr>
            <w:tcW w:w="403" w:type="dxa"/>
            <w:tcBorders>
              <w:top w:val="single" w:sz="8" w:space="0" w:color="auto"/>
            </w:tcBorders>
          </w:tcPr>
          <w:p w14:paraId="5D7AAEF6" w14:textId="77777777" w:rsidR="000D569A" w:rsidRPr="00A05792" w:rsidRDefault="000D569A" w:rsidP="00403395">
            <w:pPr>
              <w:spacing w:after="0" w:line="240" w:lineRule="auto"/>
              <w:rPr>
                <w:ins w:id="3053" w:author="Elizabeth Marks" w:date="2021-04-29T03:26:00Z"/>
                <w:rFonts w:ascii="Times New Roman" w:eastAsia="Times New Roman" w:hAnsi="Times New Roman" w:cs="Times New Roman"/>
                <w:sz w:val="24"/>
                <w:szCs w:val="24"/>
                <w:lang w:eastAsia="en-CA"/>
              </w:rPr>
            </w:pPr>
          </w:p>
        </w:tc>
        <w:tc>
          <w:tcPr>
            <w:tcW w:w="403" w:type="dxa"/>
            <w:tcBorders>
              <w:top w:val="single" w:sz="8" w:space="0" w:color="auto"/>
            </w:tcBorders>
          </w:tcPr>
          <w:p w14:paraId="46970B1A" w14:textId="77777777" w:rsidR="000D569A" w:rsidRPr="00A05792" w:rsidRDefault="000D569A" w:rsidP="00403395">
            <w:pPr>
              <w:spacing w:after="0" w:line="240" w:lineRule="auto"/>
              <w:rPr>
                <w:ins w:id="3054" w:author="Elizabeth Marks" w:date="2021-04-29T03:26:00Z"/>
                <w:rFonts w:ascii="Times New Roman" w:eastAsia="Times New Roman" w:hAnsi="Times New Roman" w:cs="Times New Roman"/>
                <w:sz w:val="24"/>
                <w:szCs w:val="24"/>
                <w:lang w:eastAsia="en-CA"/>
              </w:rPr>
            </w:pPr>
          </w:p>
        </w:tc>
        <w:tc>
          <w:tcPr>
            <w:tcW w:w="843" w:type="dxa"/>
            <w:gridSpan w:val="2"/>
            <w:tcBorders>
              <w:top w:val="single" w:sz="8" w:space="0" w:color="auto"/>
            </w:tcBorders>
          </w:tcPr>
          <w:p w14:paraId="2B91C854" w14:textId="77777777" w:rsidR="000D569A" w:rsidRPr="00A05792" w:rsidRDefault="000D569A" w:rsidP="00403395">
            <w:pPr>
              <w:spacing w:after="0" w:line="240" w:lineRule="auto"/>
              <w:rPr>
                <w:ins w:id="3055" w:author="Elizabeth Marks" w:date="2021-04-29T03:26:00Z"/>
                <w:rFonts w:ascii="Times New Roman" w:eastAsia="Times New Roman" w:hAnsi="Times New Roman" w:cs="Times New Roman"/>
                <w:sz w:val="24"/>
                <w:szCs w:val="24"/>
                <w:lang w:eastAsia="en-CA"/>
              </w:rPr>
            </w:pPr>
          </w:p>
        </w:tc>
      </w:tr>
      <w:tr w:rsidR="006B569A" w:rsidRPr="00A05792" w14:paraId="5888BD1B" w14:textId="77777777" w:rsidTr="006B569A">
        <w:trPr>
          <w:trHeight w:val="255"/>
          <w:ins w:id="3056" w:author="Elizabeth Marks" w:date="2021-04-29T03:26:00Z"/>
        </w:trPr>
        <w:tc>
          <w:tcPr>
            <w:tcW w:w="2153" w:type="dxa"/>
            <w:tcMar>
              <w:top w:w="0" w:type="dxa"/>
              <w:left w:w="0" w:type="dxa"/>
              <w:bottom w:w="0" w:type="dxa"/>
              <w:right w:w="0" w:type="dxa"/>
            </w:tcMar>
            <w:hideMark/>
          </w:tcPr>
          <w:p w14:paraId="0651D42B" w14:textId="77777777" w:rsidR="000D569A" w:rsidRPr="00A05792" w:rsidRDefault="000D569A" w:rsidP="00403395">
            <w:pPr>
              <w:spacing w:after="0" w:line="240" w:lineRule="auto"/>
              <w:rPr>
                <w:ins w:id="3057" w:author="Elizabeth Marks" w:date="2021-04-29T03:26:00Z"/>
                <w:rFonts w:ascii="Times New Roman" w:eastAsia="Times New Roman" w:hAnsi="Times New Roman" w:cs="Times New Roman"/>
                <w:sz w:val="24"/>
                <w:szCs w:val="24"/>
                <w:lang w:eastAsia="en-CA"/>
              </w:rPr>
            </w:pPr>
            <w:ins w:id="3058" w:author="Elizabeth Marks" w:date="2021-04-29T03:26:00Z">
              <w:r w:rsidRPr="00A05792">
                <w:rPr>
                  <w:rFonts w:ascii="Times New Roman" w:eastAsia="Times New Roman" w:hAnsi="Times New Roman" w:cs="Times New Roman"/>
                  <w:sz w:val="24"/>
                  <w:szCs w:val="24"/>
                  <w:lang w:eastAsia="en-CA"/>
                </w:rPr>
                <w:t xml:space="preserve"> 2. Exploitation 1</w:t>
              </w:r>
            </w:ins>
          </w:p>
        </w:tc>
        <w:tc>
          <w:tcPr>
            <w:tcW w:w="401" w:type="dxa"/>
            <w:tcMar>
              <w:top w:w="0" w:type="dxa"/>
              <w:left w:w="0" w:type="dxa"/>
              <w:bottom w:w="0" w:type="dxa"/>
              <w:right w:w="0" w:type="dxa"/>
            </w:tcMar>
            <w:hideMark/>
          </w:tcPr>
          <w:p w14:paraId="0C45311E" w14:textId="77777777" w:rsidR="000D569A" w:rsidRPr="00A05792" w:rsidRDefault="000D569A" w:rsidP="00403395">
            <w:pPr>
              <w:spacing w:after="0" w:line="240" w:lineRule="auto"/>
              <w:jc w:val="right"/>
              <w:rPr>
                <w:ins w:id="3059" w:author="Elizabeth Marks" w:date="2021-04-29T03:26:00Z"/>
                <w:rFonts w:ascii="Times New Roman" w:eastAsia="Times New Roman" w:hAnsi="Times New Roman" w:cs="Times New Roman"/>
                <w:sz w:val="24"/>
                <w:szCs w:val="24"/>
                <w:lang w:eastAsia="en-CA"/>
              </w:rPr>
            </w:pPr>
            <w:ins w:id="3060" w:author="Elizabeth Marks" w:date="2021-04-29T03:26:00Z">
              <w:r w:rsidRPr="00A05792">
                <w:rPr>
                  <w:rFonts w:ascii="Times New Roman" w:eastAsia="Times New Roman" w:hAnsi="Times New Roman" w:cs="Times New Roman"/>
                  <w:sz w:val="24"/>
                  <w:szCs w:val="24"/>
                  <w:lang w:eastAsia="en-CA"/>
                </w:rPr>
                <w:t>.01</w:t>
              </w:r>
            </w:ins>
          </w:p>
        </w:tc>
        <w:tc>
          <w:tcPr>
            <w:tcW w:w="405" w:type="dxa"/>
          </w:tcPr>
          <w:p w14:paraId="557A07EA" w14:textId="77777777" w:rsidR="000D569A" w:rsidRPr="00A05792" w:rsidRDefault="000D569A" w:rsidP="00403395">
            <w:pPr>
              <w:spacing w:after="0" w:line="240" w:lineRule="auto"/>
              <w:rPr>
                <w:ins w:id="3061" w:author="Elizabeth Marks" w:date="2021-04-29T03:26:00Z"/>
                <w:rFonts w:ascii="Times New Roman" w:eastAsia="Times New Roman" w:hAnsi="Times New Roman" w:cs="Times New Roman"/>
                <w:sz w:val="24"/>
                <w:szCs w:val="24"/>
                <w:lang w:eastAsia="en-CA"/>
                <w:rPrChange w:id="3062" w:author="Elizabeth Marks" w:date="2021-04-29T05:43:00Z">
                  <w:rPr>
                    <w:ins w:id="3063" w:author="Elizabeth Marks" w:date="2021-04-29T03:26:00Z"/>
                    <w:rFonts w:ascii="Times New Roman" w:eastAsia="Times New Roman" w:hAnsi="Times New Roman" w:cs="Times New Roman"/>
                    <w:sz w:val="18"/>
                    <w:szCs w:val="18"/>
                    <w:lang w:eastAsia="en-CA"/>
                  </w:rPr>
                </w:rPrChange>
              </w:rPr>
            </w:pPr>
          </w:p>
        </w:tc>
        <w:tc>
          <w:tcPr>
            <w:tcW w:w="402" w:type="dxa"/>
            <w:tcMar>
              <w:top w:w="0" w:type="dxa"/>
              <w:left w:w="0" w:type="dxa"/>
              <w:bottom w:w="0" w:type="dxa"/>
              <w:right w:w="0" w:type="dxa"/>
            </w:tcMar>
            <w:hideMark/>
          </w:tcPr>
          <w:p w14:paraId="458E88CE" w14:textId="77777777" w:rsidR="000D569A" w:rsidRPr="00A05792" w:rsidRDefault="000D569A" w:rsidP="00403395">
            <w:pPr>
              <w:spacing w:after="0" w:line="240" w:lineRule="auto"/>
              <w:jc w:val="right"/>
              <w:rPr>
                <w:ins w:id="3064" w:author="Elizabeth Marks" w:date="2021-04-29T03:26:00Z"/>
                <w:rFonts w:ascii="Times New Roman" w:eastAsia="Times New Roman" w:hAnsi="Times New Roman" w:cs="Times New Roman"/>
                <w:sz w:val="24"/>
                <w:szCs w:val="24"/>
                <w:lang w:eastAsia="en-CA"/>
              </w:rPr>
            </w:pPr>
            <w:ins w:id="3065" w:author="Elizabeth Marks" w:date="2021-04-29T03:26:00Z">
              <w:r w:rsidRPr="00A05792">
                <w:rPr>
                  <w:rFonts w:ascii="Times New Roman" w:eastAsia="Times New Roman" w:hAnsi="Times New Roman" w:cs="Times New Roman"/>
                  <w:sz w:val="24"/>
                  <w:szCs w:val="24"/>
                  <w:lang w:eastAsia="en-CA"/>
                </w:rPr>
                <w:t>-</w:t>
              </w:r>
            </w:ins>
          </w:p>
        </w:tc>
        <w:tc>
          <w:tcPr>
            <w:tcW w:w="406" w:type="dxa"/>
          </w:tcPr>
          <w:p w14:paraId="082316CA" w14:textId="77777777" w:rsidR="000D569A" w:rsidRPr="00A05792" w:rsidRDefault="000D569A" w:rsidP="00403395">
            <w:pPr>
              <w:spacing w:after="0" w:line="240" w:lineRule="auto"/>
              <w:rPr>
                <w:ins w:id="3066" w:author="Elizabeth Marks" w:date="2021-04-29T03:26:00Z"/>
                <w:rFonts w:ascii="Times New Roman" w:eastAsia="Times New Roman" w:hAnsi="Times New Roman" w:cs="Times New Roman"/>
                <w:sz w:val="24"/>
                <w:szCs w:val="24"/>
                <w:lang w:eastAsia="en-CA"/>
                <w:rPrChange w:id="3067" w:author="Elizabeth Marks" w:date="2021-04-29T05:43:00Z">
                  <w:rPr>
                    <w:ins w:id="3068" w:author="Elizabeth Marks" w:date="2021-04-29T03:26:00Z"/>
                    <w:rFonts w:ascii="Times New Roman" w:eastAsia="Times New Roman" w:hAnsi="Times New Roman" w:cs="Times New Roman"/>
                    <w:sz w:val="18"/>
                    <w:szCs w:val="18"/>
                    <w:lang w:eastAsia="en-CA"/>
                  </w:rPr>
                </w:rPrChange>
              </w:rPr>
            </w:pPr>
          </w:p>
        </w:tc>
        <w:tc>
          <w:tcPr>
            <w:tcW w:w="403" w:type="dxa"/>
            <w:tcMar>
              <w:top w:w="0" w:type="dxa"/>
              <w:left w:w="108" w:type="dxa"/>
              <w:bottom w:w="0" w:type="dxa"/>
              <w:right w:w="108" w:type="dxa"/>
            </w:tcMar>
            <w:hideMark/>
          </w:tcPr>
          <w:p w14:paraId="452DEF97" w14:textId="77777777" w:rsidR="000D569A" w:rsidRPr="00A05792" w:rsidRDefault="000D569A" w:rsidP="00403395">
            <w:pPr>
              <w:spacing w:after="0" w:line="240" w:lineRule="auto"/>
              <w:jc w:val="right"/>
              <w:rPr>
                <w:ins w:id="3069" w:author="Elizabeth Marks" w:date="2021-04-29T03:26:00Z"/>
                <w:rFonts w:ascii="Times New Roman" w:eastAsia="Times New Roman" w:hAnsi="Times New Roman" w:cs="Times New Roman"/>
                <w:sz w:val="24"/>
                <w:szCs w:val="24"/>
                <w:lang w:eastAsia="en-CA"/>
              </w:rPr>
            </w:pPr>
          </w:p>
        </w:tc>
        <w:tc>
          <w:tcPr>
            <w:tcW w:w="403" w:type="dxa"/>
          </w:tcPr>
          <w:p w14:paraId="0E4D5424" w14:textId="77777777" w:rsidR="000D569A" w:rsidRPr="00A05792" w:rsidRDefault="000D569A" w:rsidP="00403395">
            <w:pPr>
              <w:spacing w:after="0" w:line="240" w:lineRule="auto"/>
              <w:rPr>
                <w:ins w:id="3070" w:author="Elizabeth Marks" w:date="2021-04-29T03:26:00Z"/>
                <w:rFonts w:ascii="Times New Roman" w:eastAsia="Times New Roman" w:hAnsi="Times New Roman" w:cs="Times New Roman"/>
                <w:sz w:val="24"/>
                <w:szCs w:val="24"/>
                <w:lang w:eastAsia="en-CA"/>
              </w:rPr>
            </w:pPr>
          </w:p>
        </w:tc>
        <w:tc>
          <w:tcPr>
            <w:tcW w:w="403" w:type="dxa"/>
            <w:tcMar>
              <w:top w:w="0" w:type="dxa"/>
              <w:left w:w="108" w:type="dxa"/>
              <w:bottom w:w="0" w:type="dxa"/>
              <w:right w:w="108" w:type="dxa"/>
            </w:tcMar>
            <w:hideMark/>
          </w:tcPr>
          <w:p w14:paraId="47A1AC37" w14:textId="77777777" w:rsidR="000D569A" w:rsidRPr="00A05792" w:rsidRDefault="000D569A" w:rsidP="00403395">
            <w:pPr>
              <w:spacing w:after="0" w:line="240" w:lineRule="auto"/>
              <w:jc w:val="center"/>
              <w:rPr>
                <w:ins w:id="3071" w:author="Elizabeth Marks" w:date="2021-04-29T03:26:00Z"/>
                <w:rFonts w:ascii="Times New Roman" w:eastAsia="Times New Roman" w:hAnsi="Times New Roman" w:cs="Times New Roman"/>
                <w:sz w:val="24"/>
                <w:szCs w:val="24"/>
                <w:lang w:eastAsia="en-CA"/>
              </w:rPr>
            </w:pPr>
          </w:p>
        </w:tc>
        <w:tc>
          <w:tcPr>
            <w:tcW w:w="403" w:type="dxa"/>
          </w:tcPr>
          <w:p w14:paraId="20588A3B" w14:textId="77777777" w:rsidR="000D569A" w:rsidRPr="00A05792" w:rsidRDefault="000D569A" w:rsidP="00403395">
            <w:pPr>
              <w:spacing w:after="0" w:line="240" w:lineRule="auto"/>
              <w:rPr>
                <w:ins w:id="3072" w:author="Elizabeth Marks" w:date="2021-04-29T03:26:00Z"/>
                <w:rFonts w:ascii="Times New Roman" w:eastAsia="Times New Roman" w:hAnsi="Times New Roman" w:cs="Times New Roman"/>
                <w:sz w:val="24"/>
                <w:szCs w:val="24"/>
                <w:lang w:eastAsia="en-CA"/>
              </w:rPr>
            </w:pPr>
          </w:p>
        </w:tc>
        <w:tc>
          <w:tcPr>
            <w:tcW w:w="403" w:type="dxa"/>
            <w:tcMar>
              <w:top w:w="0" w:type="dxa"/>
              <w:left w:w="108" w:type="dxa"/>
              <w:bottom w:w="0" w:type="dxa"/>
              <w:right w:w="108" w:type="dxa"/>
            </w:tcMar>
            <w:hideMark/>
          </w:tcPr>
          <w:p w14:paraId="7FBBC183" w14:textId="77777777" w:rsidR="000D569A" w:rsidRPr="00A05792" w:rsidRDefault="000D569A" w:rsidP="00403395">
            <w:pPr>
              <w:spacing w:after="0" w:line="240" w:lineRule="auto"/>
              <w:jc w:val="center"/>
              <w:rPr>
                <w:ins w:id="3073" w:author="Elizabeth Marks" w:date="2021-04-29T03:26:00Z"/>
                <w:rFonts w:ascii="Times New Roman" w:eastAsia="Times New Roman" w:hAnsi="Times New Roman" w:cs="Times New Roman"/>
                <w:sz w:val="24"/>
                <w:szCs w:val="24"/>
                <w:lang w:eastAsia="en-CA"/>
              </w:rPr>
            </w:pPr>
          </w:p>
        </w:tc>
        <w:tc>
          <w:tcPr>
            <w:tcW w:w="403" w:type="dxa"/>
          </w:tcPr>
          <w:p w14:paraId="60FBB4C0" w14:textId="77777777" w:rsidR="000D569A" w:rsidRPr="00A05792" w:rsidRDefault="000D569A" w:rsidP="00403395">
            <w:pPr>
              <w:spacing w:after="0" w:line="240" w:lineRule="auto"/>
              <w:rPr>
                <w:ins w:id="3074" w:author="Elizabeth Marks" w:date="2021-04-29T03:26:00Z"/>
                <w:rFonts w:ascii="Times New Roman" w:eastAsia="Times New Roman" w:hAnsi="Times New Roman" w:cs="Times New Roman"/>
                <w:sz w:val="24"/>
                <w:szCs w:val="24"/>
                <w:lang w:eastAsia="en-CA"/>
              </w:rPr>
            </w:pPr>
          </w:p>
        </w:tc>
        <w:tc>
          <w:tcPr>
            <w:tcW w:w="403" w:type="dxa"/>
            <w:tcMar>
              <w:top w:w="0" w:type="dxa"/>
              <w:left w:w="108" w:type="dxa"/>
              <w:bottom w:w="0" w:type="dxa"/>
              <w:right w:w="108" w:type="dxa"/>
            </w:tcMar>
            <w:hideMark/>
          </w:tcPr>
          <w:p w14:paraId="335214D3" w14:textId="77777777" w:rsidR="000D569A" w:rsidRPr="00A05792" w:rsidRDefault="000D569A" w:rsidP="00403395">
            <w:pPr>
              <w:spacing w:after="0" w:line="240" w:lineRule="auto"/>
              <w:rPr>
                <w:ins w:id="3075" w:author="Elizabeth Marks" w:date="2021-04-29T03:26:00Z"/>
                <w:rFonts w:ascii="Times New Roman" w:eastAsia="Times New Roman" w:hAnsi="Times New Roman" w:cs="Times New Roman"/>
                <w:sz w:val="24"/>
                <w:szCs w:val="24"/>
                <w:lang w:eastAsia="en-CA"/>
              </w:rPr>
            </w:pPr>
          </w:p>
        </w:tc>
        <w:tc>
          <w:tcPr>
            <w:tcW w:w="403" w:type="dxa"/>
          </w:tcPr>
          <w:p w14:paraId="6EF5ABC8" w14:textId="77777777" w:rsidR="000D569A" w:rsidRPr="00A05792" w:rsidRDefault="000D569A" w:rsidP="00403395">
            <w:pPr>
              <w:spacing w:after="0" w:line="240" w:lineRule="auto"/>
              <w:rPr>
                <w:ins w:id="3076" w:author="Elizabeth Marks" w:date="2021-04-29T03:26:00Z"/>
                <w:rFonts w:ascii="Times New Roman" w:eastAsia="Times New Roman" w:hAnsi="Times New Roman" w:cs="Times New Roman"/>
                <w:sz w:val="24"/>
                <w:szCs w:val="24"/>
                <w:lang w:eastAsia="en-CA"/>
              </w:rPr>
            </w:pPr>
          </w:p>
        </w:tc>
        <w:tc>
          <w:tcPr>
            <w:tcW w:w="403" w:type="dxa"/>
          </w:tcPr>
          <w:p w14:paraId="61CBFC49" w14:textId="77777777" w:rsidR="000D569A" w:rsidRPr="00A05792" w:rsidRDefault="000D569A" w:rsidP="00403395">
            <w:pPr>
              <w:spacing w:after="0" w:line="240" w:lineRule="auto"/>
              <w:rPr>
                <w:ins w:id="3077" w:author="Elizabeth Marks" w:date="2021-04-29T03:26:00Z"/>
                <w:rFonts w:ascii="Times New Roman" w:eastAsia="Times New Roman" w:hAnsi="Times New Roman" w:cs="Times New Roman"/>
                <w:sz w:val="24"/>
                <w:szCs w:val="24"/>
                <w:lang w:eastAsia="en-CA"/>
              </w:rPr>
            </w:pPr>
          </w:p>
        </w:tc>
        <w:tc>
          <w:tcPr>
            <w:tcW w:w="403" w:type="dxa"/>
          </w:tcPr>
          <w:p w14:paraId="699A5442" w14:textId="77777777" w:rsidR="000D569A" w:rsidRPr="00A05792" w:rsidRDefault="000D569A" w:rsidP="00403395">
            <w:pPr>
              <w:spacing w:after="0" w:line="240" w:lineRule="auto"/>
              <w:rPr>
                <w:ins w:id="3078" w:author="Elizabeth Marks" w:date="2021-04-29T03:26:00Z"/>
                <w:rFonts w:ascii="Times New Roman" w:eastAsia="Times New Roman" w:hAnsi="Times New Roman" w:cs="Times New Roman"/>
                <w:sz w:val="24"/>
                <w:szCs w:val="24"/>
                <w:lang w:eastAsia="en-CA"/>
              </w:rPr>
            </w:pPr>
          </w:p>
        </w:tc>
        <w:tc>
          <w:tcPr>
            <w:tcW w:w="843" w:type="dxa"/>
            <w:gridSpan w:val="2"/>
          </w:tcPr>
          <w:p w14:paraId="609F5CB7" w14:textId="77777777" w:rsidR="000D569A" w:rsidRPr="00A05792" w:rsidRDefault="000D569A" w:rsidP="00403395">
            <w:pPr>
              <w:spacing w:after="0" w:line="240" w:lineRule="auto"/>
              <w:rPr>
                <w:ins w:id="3079" w:author="Elizabeth Marks" w:date="2021-04-29T03:26:00Z"/>
                <w:rFonts w:ascii="Times New Roman" w:eastAsia="Times New Roman" w:hAnsi="Times New Roman" w:cs="Times New Roman"/>
                <w:sz w:val="24"/>
                <w:szCs w:val="24"/>
                <w:lang w:eastAsia="en-CA"/>
              </w:rPr>
            </w:pPr>
          </w:p>
        </w:tc>
      </w:tr>
      <w:tr w:rsidR="006B569A" w:rsidRPr="00A05792" w14:paraId="2A9AA61D" w14:textId="77777777" w:rsidTr="006B569A">
        <w:tblPrEx>
          <w:tblPrExChange w:id="3080" w:author="Elizabeth Marks" w:date="2021-04-30T05:40:00Z">
            <w:tblPrEx>
              <w:tblW w:w="8204" w:type="dxa"/>
            </w:tblPrEx>
          </w:tblPrExChange>
        </w:tblPrEx>
        <w:trPr>
          <w:trHeight w:val="255"/>
          <w:ins w:id="3081" w:author="Elizabeth Marks" w:date="2021-04-29T03:26:00Z"/>
          <w:trPrChange w:id="3082" w:author="Elizabeth Marks" w:date="2021-04-30T05:40:00Z">
            <w:trPr>
              <w:gridAfter w:val="0"/>
              <w:trHeight w:val="255"/>
            </w:trPr>
          </w:trPrChange>
        </w:trPr>
        <w:tc>
          <w:tcPr>
            <w:tcW w:w="2153" w:type="dxa"/>
            <w:tcMar>
              <w:top w:w="0" w:type="dxa"/>
              <w:left w:w="0" w:type="dxa"/>
              <w:bottom w:w="0" w:type="dxa"/>
              <w:right w:w="0" w:type="dxa"/>
            </w:tcMar>
            <w:hideMark/>
            <w:tcPrChange w:id="3083" w:author="Elizabeth Marks" w:date="2021-04-30T05:40:00Z">
              <w:tcPr>
                <w:tcW w:w="2159" w:type="dxa"/>
                <w:gridSpan w:val="2"/>
                <w:tcMar>
                  <w:top w:w="0" w:type="dxa"/>
                  <w:left w:w="0" w:type="dxa"/>
                  <w:bottom w:w="0" w:type="dxa"/>
                  <w:right w:w="0" w:type="dxa"/>
                </w:tcMar>
                <w:hideMark/>
              </w:tcPr>
            </w:tcPrChange>
          </w:tcPr>
          <w:p w14:paraId="10CB91F3" w14:textId="77777777" w:rsidR="000D569A" w:rsidRPr="00A05792" w:rsidRDefault="000D569A" w:rsidP="00403395">
            <w:pPr>
              <w:spacing w:after="0" w:line="240" w:lineRule="auto"/>
              <w:rPr>
                <w:ins w:id="3084" w:author="Elizabeth Marks" w:date="2021-04-29T03:26:00Z"/>
                <w:rFonts w:ascii="Times New Roman" w:eastAsia="Times New Roman" w:hAnsi="Times New Roman" w:cs="Times New Roman"/>
                <w:sz w:val="24"/>
                <w:szCs w:val="24"/>
                <w:lang w:eastAsia="en-CA"/>
              </w:rPr>
            </w:pPr>
            <w:ins w:id="3085" w:author="Elizabeth Marks" w:date="2021-04-29T03:26:00Z">
              <w:r w:rsidRPr="00A05792">
                <w:rPr>
                  <w:rFonts w:ascii="Times New Roman" w:eastAsia="Times New Roman" w:hAnsi="Times New Roman" w:cs="Times New Roman"/>
                  <w:sz w:val="24"/>
                  <w:szCs w:val="24"/>
                  <w:lang w:eastAsia="en-CA"/>
                </w:rPr>
                <w:t xml:space="preserve"> 3. Exploitation 2</w:t>
              </w:r>
            </w:ins>
          </w:p>
        </w:tc>
        <w:tc>
          <w:tcPr>
            <w:tcW w:w="401" w:type="dxa"/>
            <w:tcMar>
              <w:top w:w="0" w:type="dxa"/>
              <w:left w:w="0" w:type="dxa"/>
              <w:bottom w:w="0" w:type="dxa"/>
              <w:right w:w="0" w:type="dxa"/>
            </w:tcMar>
            <w:tcPrChange w:id="3086" w:author="Elizabeth Marks" w:date="2021-04-30T05:40:00Z">
              <w:tcPr>
                <w:tcW w:w="403" w:type="dxa"/>
                <w:gridSpan w:val="3"/>
                <w:tcMar>
                  <w:top w:w="0" w:type="dxa"/>
                  <w:left w:w="0" w:type="dxa"/>
                  <w:bottom w:w="0" w:type="dxa"/>
                  <w:right w:w="0" w:type="dxa"/>
                </w:tcMar>
              </w:tcPr>
            </w:tcPrChange>
          </w:tcPr>
          <w:p w14:paraId="6CAAC249" w14:textId="77777777" w:rsidR="000D569A" w:rsidRPr="00A05792" w:rsidRDefault="000D569A" w:rsidP="00403395">
            <w:pPr>
              <w:spacing w:after="0" w:line="240" w:lineRule="auto"/>
              <w:jc w:val="right"/>
              <w:rPr>
                <w:ins w:id="3087" w:author="Elizabeth Marks" w:date="2021-04-29T03:26:00Z"/>
                <w:rFonts w:ascii="Times New Roman" w:eastAsia="Times New Roman" w:hAnsi="Times New Roman" w:cs="Times New Roman"/>
                <w:sz w:val="24"/>
                <w:szCs w:val="24"/>
                <w:lang w:eastAsia="en-CA"/>
              </w:rPr>
            </w:pPr>
            <w:ins w:id="3088" w:author="Elizabeth Marks" w:date="2021-04-29T03:26:00Z">
              <w:r w:rsidRPr="00A05792">
                <w:rPr>
                  <w:rFonts w:ascii="Times New Roman" w:eastAsia="Times New Roman" w:hAnsi="Times New Roman" w:cs="Times New Roman"/>
                  <w:sz w:val="24"/>
                  <w:szCs w:val="24"/>
                  <w:lang w:eastAsia="en-CA"/>
                </w:rPr>
                <w:t>.08</w:t>
              </w:r>
            </w:ins>
          </w:p>
        </w:tc>
        <w:tc>
          <w:tcPr>
            <w:tcW w:w="405" w:type="dxa"/>
            <w:tcPrChange w:id="3089" w:author="Elizabeth Marks" w:date="2021-04-30T05:40:00Z">
              <w:tcPr>
                <w:tcW w:w="403" w:type="dxa"/>
                <w:gridSpan w:val="3"/>
              </w:tcPr>
            </w:tcPrChange>
          </w:tcPr>
          <w:p w14:paraId="6DEC4E65" w14:textId="77777777" w:rsidR="000D569A" w:rsidRPr="00A05792" w:rsidRDefault="000D569A" w:rsidP="00403395">
            <w:pPr>
              <w:spacing w:after="0" w:line="240" w:lineRule="auto"/>
              <w:rPr>
                <w:ins w:id="3090" w:author="Elizabeth Marks" w:date="2021-04-29T03:26:00Z"/>
                <w:rFonts w:ascii="Times New Roman" w:eastAsia="Times New Roman" w:hAnsi="Times New Roman" w:cs="Times New Roman"/>
                <w:b/>
                <w:bCs/>
                <w:sz w:val="24"/>
                <w:szCs w:val="24"/>
                <w:lang w:eastAsia="en-CA"/>
                <w:rPrChange w:id="3091" w:author="Elizabeth Marks" w:date="2021-04-29T05:43:00Z">
                  <w:rPr>
                    <w:ins w:id="3092" w:author="Elizabeth Marks" w:date="2021-04-29T03:26:00Z"/>
                    <w:rFonts w:ascii="Times New Roman" w:eastAsia="Times New Roman" w:hAnsi="Times New Roman" w:cs="Times New Roman"/>
                    <w:b/>
                    <w:bCs/>
                    <w:sz w:val="18"/>
                    <w:szCs w:val="18"/>
                    <w:lang w:eastAsia="en-CA"/>
                  </w:rPr>
                </w:rPrChange>
              </w:rPr>
            </w:pPr>
          </w:p>
        </w:tc>
        <w:tc>
          <w:tcPr>
            <w:tcW w:w="402" w:type="dxa"/>
            <w:tcMar>
              <w:top w:w="0" w:type="dxa"/>
              <w:left w:w="0" w:type="dxa"/>
              <w:bottom w:w="0" w:type="dxa"/>
              <w:right w:w="0" w:type="dxa"/>
            </w:tcMar>
            <w:hideMark/>
            <w:tcPrChange w:id="3093" w:author="Elizabeth Marks" w:date="2021-04-30T05:40:00Z">
              <w:tcPr>
                <w:tcW w:w="403" w:type="dxa"/>
                <w:gridSpan w:val="2"/>
                <w:tcMar>
                  <w:top w:w="0" w:type="dxa"/>
                  <w:left w:w="0" w:type="dxa"/>
                  <w:bottom w:w="0" w:type="dxa"/>
                  <w:right w:w="0" w:type="dxa"/>
                </w:tcMar>
                <w:hideMark/>
              </w:tcPr>
            </w:tcPrChange>
          </w:tcPr>
          <w:p w14:paraId="1D887DD7" w14:textId="77777777" w:rsidR="000D569A" w:rsidRPr="00A05792" w:rsidRDefault="000D569A" w:rsidP="00403395">
            <w:pPr>
              <w:spacing w:after="0" w:line="240" w:lineRule="auto"/>
              <w:jc w:val="right"/>
              <w:rPr>
                <w:ins w:id="3094" w:author="Elizabeth Marks" w:date="2021-04-29T03:26:00Z"/>
                <w:rFonts w:ascii="Times New Roman" w:eastAsia="Times New Roman" w:hAnsi="Times New Roman" w:cs="Times New Roman"/>
                <w:b/>
                <w:bCs/>
                <w:sz w:val="24"/>
                <w:szCs w:val="24"/>
                <w:lang w:eastAsia="en-CA"/>
              </w:rPr>
            </w:pPr>
            <w:ins w:id="3095" w:author="Elizabeth Marks" w:date="2021-04-29T03:26:00Z">
              <w:r w:rsidRPr="00A05792">
                <w:rPr>
                  <w:rFonts w:ascii="Times New Roman" w:eastAsia="Times New Roman" w:hAnsi="Times New Roman" w:cs="Times New Roman"/>
                  <w:b/>
                  <w:bCs/>
                  <w:sz w:val="24"/>
                  <w:szCs w:val="24"/>
                  <w:lang w:eastAsia="en-CA"/>
                </w:rPr>
                <w:t>.26</w:t>
              </w:r>
            </w:ins>
          </w:p>
        </w:tc>
        <w:tc>
          <w:tcPr>
            <w:tcW w:w="406" w:type="dxa"/>
            <w:tcPrChange w:id="3096" w:author="Elizabeth Marks" w:date="2021-04-30T05:40:00Z">
              <w:tcPr>
                <w:tcW w:w="403" w:type="dxa"/>
                <w:gridSpan w:val="3"/>
              </w:tcPr>
            </w:tcPrChange>
          </w:tcPr>
          <w:p w14:paraId="18507268" w14:textId="77777777" w:rsidR="000D569A" w:rsidRPr="00A05792" w:rsidRDefault="000D569A" w:rsidP="00403395">
            <w:pPr>
              <w:spacing w:after="0" w:line="240" w:lineRule="auto"/>
              <w:rPr>
                <w:ins w:id="3097" w:author="Elizabeth Marks" w:date="2021-04-29T03:26:00Z"/>
                <w:rFonts w:ascii="Times New Roman" w:eastAsia="Times New Roman" w:hAnsi="Times New Roman" w:cs="Times New Roman"/>
                <w:b/>
                <w:bCs/>
                <w:sz w:val="24"/>
                <w:szCs w:val="24"/>
                <w:lang w:eastAsia="en-CA"/>
                <w:rPrChange w:id="3098" w:author="Elizabeth Marks" w:date="2021-04-29T05:43:00Z">
                  <w:rPr>
                    <w:ins w:id="3099" w:author="Elizabeth Marks" w:date="2021-04-29T03:26:00Z"/>
                    <w:rFonts w:ascii="Times New Roman" w:eastAsia="Times New Roman" w:hAnsi="Times New Roman" w:cs="Times New Roman"/>
                    <w:b/>
                    <w:bCs/>
                    <w:sz w:val="18"/>
                    <w:szCs w:val="18"/>
                    <w:lang w:eastAsia="en-CA"/>
                  </w:rPr>
                </w:rPrChange>
              </w:rPr>
            </w:pPr>
            <w:ins w:id="3100" w:author="Elizabeth Marks" w:date="2021-04-29T03:26:00Z">
              <w:r w:rsidRPr="00A05792">
                <w:rPr>
                  <w:rFonts w:ascii="Times New Roman" w:eastAsia="Times New Roman" w:hAnsi="Times New Roman" w:cs="Times New Roman"/>
                  <w:b/>
                  <w:bCs/>
                  <w:sz w:val="24"/>
                  <w:szCs w:val="24"/>
                  <w:lang w:eastAsia="en-CA"/>
                  <w:rPrChange w:id="3101" w:author="Elizabeth Marks" w:date="2021-04-29T05:43:00Z">
                    <w:rPr>
                      <w:rFonts w:ascii="Times New Roman" w:eastAsia="Times New Roman" w:hAnsi="Times New Roman" w:cs="Times New Roman"/>
                      <w:b/>
                      <w:bCs/>
                      <w:sz w:val="18"/>
                      <w:szCs w:val="18"/>
                      <w:lang w:eastAsia="en-CA"/>
                    </w:rPr>
                  </w:rPrChange>
                </w:rPr>
                <w:t>***</w:t>
              </w:r>
            </w:ins>
          </w:p>
        </w:tc>
        <w:tc>
          <w:tcPr>
            <w:tcW w:w="403" w:type="dxa"/>
            <w:tcMar>
              <w:top w:w="0" w:type="dxa"/>
              <w:left w:w="0" w:type="dxa"/>
              <w:bottom w:w="0" w:type="dxa"/>
              <w:right w:w="0" w:type="dxa"/>
            </w:tcMar>
            <w:hideMark/>
            <w:tcPrChange w:id="3102" w:author="Elizabeth Marks" w:date="2021-04-30T05:40:00Z">
              <w:tcPr>
                <w:tcW w:w="403" w:type="dxa"/>
                <w:gridSpan w:val="2"/>
                <w:tcMar>
                  <w:top w:w="0" w:type="dxa"/>
                  <w:left w:w="0" w:type="dxa"/>
                  <w:bottom w:w="0" w:type="dxa"/>
                  <w:right w:w="0" w:type="dxa"/>
                </w:tcMar>
                <w:hideMark/>
              </w:tcPr>
            </w:tcPrChange>
          </w:tcPr>
          <w:p w14:paraId="6141B654" w14:textId="77777777" w:rsidR="000D569A" w:rsidRPr="00A05792" w:rsidRDefault="000D569A" w:rsidP="00403395">
            <w:pPr>
              <w:spacing w:after="0" w:line="240" w:lineRule="auto"/>
              <w:jc w:val="right"/>
              <w:rPr>
                <w:ins w:id="3103" w:author="Elizabeth Marks" w:date="2021-04-29T03:26:00Z"/>
                <w:rFonts w:ascii="Times New Roman" w:eastAsia="Times New Roman" w:hAnsi="Times New Roman" w:cs="Times New Roman"/>
                <w:sz w:val="24"/>
                <w:szCs w:val="24"/>
                <w:lang w:eastAsia="en-CA"/>
              </w:rPr>
            </w:pPr>
            <w:ins w:id="3104" w:author="Elizabeth Marks" w:date="2021-04-29T03:26:00Z">
              <w:r w:rsidRPr="00A05792">
                <w:rPr>
                  <w:rFonts w:ascii="Times New Roman" w:eastAsia="Times New Roman" w:hAnsi="Times New Roman" w:cs="Times New Roman"/>
                  <w:sz w:val="24"/>
                  <w:szCs w:val="24"/>
                  <w:lang w:eastAsia="en-CA"/>
                </w:rPr>
                <w:softHyphen/>
                <w:t>-</w:t>
              </w:r>
            </w:ins>
          </w:p>
        </w:tc>
        <w:tc>
          <w:tcPr>
            <w:tcW w:w="403" w:type="dxa"/>
            <w:tcPrChange w:id="3105" w:author="Elizabeth Marks" w:date="2021-04-30T05:40:00Z">
              <w:tcPr>
                <w:tcW w:w="403" w:type="dxa"/>
                <w:gridSpan w:val="3"/>
              </w:tcPr>
            </w:tcPrChange>
          </w:tcPr>
          <w:p w14:paraId="30FC9759" w14:textId="77777777" w:rsidR="000D569A" w:rsidRPr="00A05792" w:rsidRDefault="000D569A" w:rsidP="00403395">
            <w:pPr>
              <w:spacing w:after="0" w:line="240" w:lineRule="auto"/>
              <w:rPr>
                <w:ins w:id="3106" w:author="Elizabeth Marks" w:date="2021-04-29T03:26:00Z"/>
                <w:rFonts w:ascii="Times New Roman" w:eastAsia="Times New Roman" w:hAnsi="Times New Roman" w:cs="Times New Roman"/>
                <w:sz w:val="24"/>
                <w:szCs w:val="24"/>
                <w:lang w:eastAsia="en-CA"/>
              </w:rPr>
            </w:pPr>
          </w:p>
        </w:tc>
        <w:tc>
          <w:tcPr>
            <w:tcW w:w="403" w:type="dxa"/>
            <w:tcMar>
              <w:top w:w="0" w:type="dxa"/>
              <w:left w:w="108" w:type="dxa"/>
              <w:bottom w:w="0" w:type="dxa"/>
              <w:right w:w="108" w:type="dxa"/>
            </w:tcMar>
            <w:hideMark/>
            <w:tcPrChange w:id="3107" w:author="Elizabeth Marks" w:date="2021-04-30T05:40:00Z">
              <w:tcPr>
                <w:tcW w:w="403" w:type="dxa"/>
                <w:gridSpan w:val="3"/>
                <w:tcMar>
                  <w:top w:w="0" w:type="dxa"/>
                  <w:left w:w="108" w:type="dxa"/>
                  <w:bottom w:w="0" w:type="dxa"/>
                  <w:right w:w="108" w:type="dxa"/>
                </w:tcMar>
                <w:hideMark/>
              </w:tcPr>
            </w:tcPrChange>
          </w:tcPr>
          <w:p w14:paraId="6546FB36" w14:textId="77777777" w:rsidR="000D569A" w:rsidRPr="00A05792" w:rsidRDefault="000D569A" w:rsidP="00403395">
            <w:pPr>
              <w:spacing w:after="0" w:line="240" w:lineRule="auto"/>
              <w:jc w:val="center"/>
              <w:rPr>
                <w:ins w:id="3108" w:author="Elizabeth Marks" w:date="2021-04-29T03:26:00Z"/>
                <w:rFonts w:ascii="Times New Roman" w:eastAsia="Times New Roman" w:hAnsi="Times New Roman" w:cs="Times New Roman"/>
                <w:sz w:val="24"/>
                <w:szCs w:val="24"/>
                <w:lang w:eastAsia="en-CA"/>
              </w:rPr>
            </w:pPr>
          </w:p>
        </w:tc>
        <w:tc>
          <w:tcPr>
            <w:tcW w:w="403" w:type="dxa"/>
            <w:tcPrChange w:id="3109" w:author="Elizabeth Marks" w:date="2021-04-30T05:40:00Z">
              <w:tcPr>
                <w:tcW w:w="403" w:type="dxa"/>
                <w:gridSpan w:val="2"/>
              </w:tcPr>
            </w:tcPrChange>
          </w:tcPr>
          <w:p w14:paraId="6F202433" w14:textId="77777777" w:rsidR="000D569A" w:rsidRPr="00A05792" w:rsidRDefault="000D569A" w:rsidP="00403395">
            <w:pPr>
              <w:spacing w:after="0" w:line="240" w:lineRule="auto"/>
              <w:rPr>
                <w:ins w:id="3110" w:author="Elizabeth Marks" w:date="2021-04-29T03:26:00Z"/>
                <w:rFonts w:ascii="Times New Roman" w:eastAsia="Times New Roman" w:hAnsi="Times New Roman" w:cs="Times New Roman"/>
                <w:sz w:val="24"/>
                <w:szCs w:val="24"/>
                <w:lang w:eastAsia="en-CA"/>
              </w:rPr>
            </w:pPr>
          </w:p>
        </w:tc>
        <w:tc>
          <w:tcPr>
            <w:tcW w:w="403" w:type="dxa"/>
            <w:tcMar>
              <w:top w:w="0" w:type="dxa"/>
              <w:left w:w="108" w:type="dxa"/>
              <w:bottom w:w="0" w:type="dxa"/>
              <w:right w:w="108" w:type="dxa"/>
            </w:tcMar>
            <w:hideMark/>
            <w:tcPrChange w:id="3111" w:author="Elizabeth Marks" w:date="2021-04-30T05:40:00Z">
              <w:tcPr>
                <w:tcW w:w="403" w:type="dxa"/>
                <w:gridSpan w:val="3"/>
                <w:tcMar>
                  <w:top w:w="0" w:type="dxa"/>
                  <w:left w:w="108" w:type="dxa"/>
                  <w:bottom w:w="0" w:type="dxa"/>
                  <w:right w:w="108" w:type="dxa"/>
                </w:tcMar>
                <w:hideMark/>
              </w:tcPr>
            </w:tcPrChange>
          </w:tcPr>
          <w:p w14:paraId="3F19B3B6" w14:textId="77777777" w:rsidR="000D569A" w:rsidRPr="00A05792" w:rsidRDefault="000D569A" w:rsidP="00403395">
            <w:pPr>
              <w:spacing w:after="0" w:line="240" w:lineRule="auto"/>
              <w:jc w:val="center"/>
              <w:rPr>
                <w:ins w:id="3112" w:author="Elizabeth Marks" w:date="2021-04-29T03:26:00Z"/>
                <w:rFonts w:ascii="Times New Roman" w:eastAsia="Times New Roman" w:hAnsi="Times New Roman" w:cs="Times New Roman"/>
                <w:sz w:val="24"/>
                <w:szCs w:val="24"/>
                <w:lang w:eastAsia="en-CA"/>
              </w:rPr>
            </w:pPr>
          </w:p>
        </w:tc>
        <w:tc>
          <w:tcPr>
            <w:tcW w:w="403" w:type="dxa"/>
            <w:tcPrChange w:id="3113" w:author="Elizabeth Marks" w:date="2021-04-30T05:40:00Z">
              <w:tcPr>
                <w:tcW w:w="403" w:type="dxa"/>
                <w:gridSpan w:val="2"/>
              </w:tcPr>
            </w:tcPrChange>
          </w:tcPr>
          <w:p w14:paraId="58101845" w14:textId="77777777" w:rsidR="000D569A" w:rsidRPr="00A05792" w:rsidRDefault="000D569A" w:rsidP="00403395">
            <w:pPr>
              <w:spacing w:after="0" w:line="240" w:lineRule="auto"/>
              <w:rPr>
                <w:ins w:id="3114" w:author="Elizabeth Marks" w:date="2021-04-29T03:26:00Z"/>
                <w:rFonts w:ascii="Times New Roman" w:eastAsia="Times New Roman" w:hAnsi="Times New Roman" w:cs="Times New Roman"/>
                <w:sz w:val="24"/>
                <w:szCs w:val="24"/>
                <w:lang w:eastAsia="en-CA"/>
              </w:rPr>
            </w:pPr>
          </w:p>
        </w:tc>
        <w:tc>
          <w:tcPr>
            <w:tcW w:w="403" w:type="dxa"/>
            <w:tcMar>
              <w:top w:w="0" w:type="dxa"/>
              <w:left w:w="108" w:type="dxa"/>
              <w:bottom w:w="0" w:type="dxa"/>
              <w:right w:w="108" w:type="dxa"/>
            </w:tcMar>
            <w:hideMark/>
            <w:tcPrChange w:id="3115" w:author="Elizabeth Marks" w:date="2021-04-30T05:40:00Z">
              <w:tcPr>
                <w:tcW w:w="403" w:type="dxa"/>
                <w:gridSpan w:val="3"/>
                <w:tcMar>
                  <w:top w:w="0" w:type="dxa"/>
                  <w:left w:w="108" w:type="dxa"/>
                  <w:bottom w:w="0" w:type="dxa"/>
                  <w:right w:w="108" w:type="dxa"/>
                </w:tcMar>
                <w:hideMark/>
              </w:tcPr>
            </w:tcPrChange>
          </w:tcPr>
          <w:p w14:paraId="7C7FF005" w14:textId="77777777" w:rsidR="000D569A" w:rsidRPr="00A05792" w:rsidRDefault="000D569A" w:rsidP="00403395">
            <w:pPr>
              <w:spacing w:after="0" w:line="240" w:lineRule="auto"/>
              <w:rPr>
                <w:ins w:id="3116" w:author="Elizabeth Marks" w:date="2021-04-29T03:26:00Z"/>
                <w:rFonts w:ascii="Times New Roman" w:eastAsia="Times New Roman" w:hAnsi="Times New Roman" w:cs="Times New Roman"/>
                <w:sz w:val="24"/>
                <w:szCs w:val="24"/>
                <w:lang w:eastAsia="en-CA"/>
              </w:rPr>
            </w:pPr>
          </w:p>
        </w:tc>
        <w:tc>
          <w:tcPr>
            <w:tcW w:w="403" w:type="dxa"/>
            <w:tcPrChange w:id="3117" w:author="Elizabeth Marks" w:date="2021-04-30T05:40:00Z">
              <w:tcPr>
                <w:tcW w:w="403" w:type="dxa"/>
                <w:gridSpan w:val="2"/>
              </w:tcPr>
            </w:tcPrChange>
          </w:tcPr>
          <w:p w14:paraId="5327F1AB" w14:textId="77777777" w:rsidR="000D569A" w:rsidRPr="00A05792" w:rsidRDefault="000D569A" w:rsidP="00403395">
            <w:pPr>
              <w:spacing w:after="0" w:line="240" w:lineRule="auto"/>
              <w:rPr>
                <w:ins w:id="3118" w:author="Elizabeth Marks" w:date="2021-04-29T03:26:00Z"/>
                <w:rFonts w:ascii="Times New Roman" w:eastAsia="Times New Roman" w:hAnsi="Times New Roman" w:cs="Times New Roman"/>
                <w:sz w:val="24"/>
                <w:szCs w:val="24"/>
                <w:lang w:eastAsia="en-CA"/>
              </w:rPr>
            </w:pPr>
          </w:p>
        </w:tc>
        <w:tc>
          <w:tcPr>
            <w:tcW w:w="403" w:type="dxa"/>
            <w:tcPrChange w:id="3119" w:author="Elizabeth Marks" w:date="2021-04-30T05:40:00Z">
              <w:tcPr>
                <w:tcW w:w="403" w:type="dxa"/>
                <w:gridSpan w:val="3"/>
              </w:tcPr>
            </w:tcPrChange>
          </w:tcPr>
          <w:p w14:paraId="3E6EFEB8" w14:textId="77777777" w:rsidR="000D569A" w:rsidRPr="00A05792" w:rsidRDefault="000D569A" w:rsidP="00403395">
            <w:pPr>
              <w:spacing w:after="0" w:line="240" w:lineRule="auto"/>
              <w:rPr>
                <w:ins w:id="3120" w:author="Elizabeth Marks" w:date="2021-04-29T03:26:00Z"/>
                <w:rFonts w:ascii="Times New Roman" w:eastAsia="Times New Roman" w:hAnsi="Times New Roman" w:cs="Times New Roman"/>
                <w:sz w:val="24"/>
                <w:szCs w:val="24"/>
                <w:lang w:eastAsia="en-CA"/>
              </w:rPr>
            </w:pPr>
          </w:p>
        </w:tc>
        <w:tc>
          <w:tcPr>
            <w:tcW w:w="403" w:type="dxa"/>
            <w:tcPrChange w:id="3121" w:author="Elizabeth Marks" w:date="2021-04-30T05:40:00Z">
              <w:tcPr>
                <w:tcW w:w="403" w:type="dxa"/>
                <w:gridSpan w:val="3"/>
              </w:tcPr>
            </w:tcPrChange>
          </w:tcPr>
          <w:p w14:paraId="432EAB44" w14:textId="77777777" w:rsidR="000D569A" w:rsidRPr="00A05792" w:rsidRDefault="000D569A" w:rsidP="00403395">
            <w:pPr>
              <w:spacing w:after="0" w:line="240" w:lineRule="auto"/>
              <w:rPr>
                <w:ins w:id="3122" w:author="Elizabeth Marks" w:date="2021-04-29T03:26:00Z"/>
                <w:rFonts w:ascii="Times New Roman" w:eastAsia="Times New Roman" w:hAnsi="Times New Roman" w:cs="Times New Roman"/>
                <w:sz w:val="24"/>
                <w:szCs w:val="24"/>
                <w:lang w:eastAsia="en-CA"/>
              </w:rPr>
            </w:pPr>
          </w:p>
        </w:tc>
        <w:tc>
          <w:tcPr>
            <w:tcW w:w="843" w:type="dxa"/>
            <w:gridSpan w:val="2"/>
            <w:tcPrChange w:id="3123" w:author="Elizabeth Marks" w:date="2021-04-30T05:40:00Z">
              <w:tcPr>
                <w:tcW w:w="403" w:type="dxa"/>
              </w:tcPr>
            </w:tcPrChange>
          </w:tcPr>
          <w:p w14:paraId="706D220C" w14:textId="77777777" w:rsidR="000D569A" w:rsidRPr="00A05792" w:rsidRDefault="000D569A" w:rsidP="00403395">
            <w:pPr>
              <w:spacing w:after="0" w:line="240" w:lineRule="auto"/>
              <w:rPr>
                <w:ins w:id="3124" w:author="Elizabeth Marks" w:date="2021-04-29T03:26:00Z"/>
                <w:rFonts w:ascii="Times New Roman" w:eastAsia="Times New Roman" w:hAnsi="Times New Roman" w:cs="Times New Roman"/>
                <w:sz w:val="24"/>
                <w:szCs w:val="24"/>
                <w:lang w:eastAsia="en-CA"/>
              </w:rPr>
            </w:pPr>
          </w:p>
        </w:tc>
      </w:tr>
      <w:tr w:rsidR="006B569A" w:rsidRPr="00A05792" w14:paraId="7E107B55" w14:textId="77777777" w:rsidTr="006B569A">
        <w:tblPrEx>
          <w:tblPrExChange w:id="3125" w:author="Elizabeth Marks" w:date="2021-04-30T05:40:00Z">
            <w:tblPrEx>
              <w:tblW w:w="8204" w:type="dxa"/>
            </w:tblPrEx>
          </w:tblPrExChange>
        </w:tblPrEx>
        <w:trPr>
          <w:trHeight w:val="274"/>
          <w:ins w:id="3126" w:author="Elizabeth Marks" w:date="2021-04-29T03:26:00Z"/>
          <w:trPrChange w:id="3127" w:author="Elizabeth Marks" w:date="2021-04-30T05:40:00Z">
            <w:trPr>
              <w:gridAfter w:val="0"/>
              <w:trHeight w:val="274"/>
            </w:trPr>
          </w:trPrChange>
        </w:trPr>
        <w:tc>
          <w:tcPr>
            <w:tcW w:w="2153" w:type="dxa"/>
            <w:tcMar>
              <w:top w:w="0" w:type="dxa"/>
              <w:left w:w="0" w:type="dxa"/>
              <w:bottom w:w="0" w:type="dxa"/>
              <w:right w:w="0" w:type="dxa"/>
            </w:tcMar>
            <w:hideMark/>
            <w:tcPrChange w:id="3128" w:author="Elizabeth Marks" w:date="2021-04-30T05:40:00Z">
              <w:tcPr>
                <w:tcW w:w="2159" w:type="dxa"/>
                <w:gridSpan w:val="2"/>
                <w:tcMar>
                  <w:top w:w="0" w:type="dxa"/>
                  <w:left w:w="0" w:type="dxa"/>
                  <w:bottom w:w="0" w:type="dxa"/>
                  <w:right w:w="0" w:type="dxa"/>
                </w:tcMar>
                <w:hideMark/>
              </w:tcPr>
            </w:tcPrChange>
          </w:tcPr>
          <w:p w14:paraId="09E37450" w14:textId="77777777" w:rsidR="000D569A" w:rsidRPr="00A05792" w:rsidRDefault="000D569A" w:rsidP="00403395">
            <w:pPr>
              <w:spacing w:after="0" w:line="240" w:lineRule="auto"/>
              <w:rPr>
                <w:ins w:id="3129" w:author="Elizabeth Marks" w:date="2021-04-29T03:26:00Z"/>
                <w:rFonts w:ascii="Times New Roman" w:eastAsia="Times New Roman" w:hAnsi="Times New Roman" w:cs="Times New Roman"/>
                <w:sz w:val="24"/>
                <w:szCs w:val="24"/>
                <w:lang w:eastAsia="en-CA"/>
              </w:rPr>
            </w:pPr>
            <w:ins w:id="3130" w:author="Elizabeth Marks" w:date="2021-04-29T03:26:00Z">
              <w:r w:rsidRPr="00A05792">
                <w:rPr>
                  <w:rFonts w:ascii="Times New Roman" w:eastAsia="Times New Roman" w:hAnsi="Times New Roman" w:cs="Times New Roman"/>
                  <w:sz w:val="24"/>
                  <w:szCs w:val="24"/>
                  <w:lang w:eastAsia="en-CA"/>
                </w:rPr>
                <w:t xml:space="preserve"> 4. Mistreatment 1</w:t>
              </w:r>
            </w:ins>
          </w:p>
        </w:tc>
        <w:tc>
          <w:tcPr>
            <w:tcW w:w="401" w:type="dxa"/>
            <w:tcMar>
              <w:top w:w="0" w:type="dxa"/>
              <w:left w:w="0" w:type="dxa"/>
              <w:bottom w:w="0" w:type="dxa"/>
              <w:right w:w="0" w:type="dxa"/>
            </w:tcMar>
            <w:tcPrChange w:id="3131" w:author="Elizabeth Marks" w:date="2021-04-30T05:40:00Z">
              <w:tcPr>
                <w:tcW w:w="403" w:type="dxa"/>
                <w:gridSpan w:val="3"/>
                <w:tcMar>
                  <w:top w:w="0" w:type="dxa"/>
                  <w:left w:w="0" w:type="dxa"/>
                  <w:bottom w:w="0" w:type="dxa"/>
                  <w:right w:w="0" w:type="dxa"/>
                </w:tcMar>
              </w:tcPr>
            </w:tcPrChange>
          </w:tcPr>
          <w:p w14:paraId="75F1E95E" w14:textId="77777777" w:rsidR="000D569A" w:rsidRPr="00A05792" w:rsidRDefault="000D569A" w:rsidP="00403395">
            <w:pPr>
              <w:spacing w:after="0" w:line="240" w:lineRule="auto"/>
              <w:jc w:val="right"/>
              <w:rPr>
                <w:ins w:id="3132" w:author="Elizabeth Marks" w:date="2021-04-29T03:26:00Z"/>
                <w:rFonts w:ascii="Times New Roman" w:eastAsia="Times New Roman" w:hAnsi="Times New Roman" w:cs="Times New Roman"/>
                <w:sz w:val="24"/>
                <w:szCs w:val="24"/>
                <w:lang w:eastAsia="en-CA"/>
              </w:rPr>
            </w:pPr>
            <w:ins w:id="3133" w:author="Elizabeth Marks" w:date="2021-04-29T03:26:00Z">
              <w:r w:rsidRPr="00A05792">
                <w:rPr>
                  <w:rFonts w:ascii="Times New Roman" w:eastAsia="Times New Roman" w:hAnsi="Times New Roman" w:cs="Times New Roman"/>
                  <w:sz w:val="24"/>
                  <w:szCs w:val="24"/>
                  <w:lang w:eastAsia="en-CA"/>
                </w:rPr>
                <w:t>-.02</w:t>
              </w:r>
            </w:ins>
          </w:p>
        </w:tc>
        <w:tc>
          <w:tcPr>
            <w:tcW w:w="405" w:type="dxa"/>
            <w:tcPrChange w:id="3134" w:author="Elizabeth Marks" w:date="2021-04-30T05:40:00Z">
              <w:tcPr>
                <w:tcW w:w="403" w:type="dxa"/>
                <w:gridSpan w:val="3"/>
              </w:tcPr>
            </w:tcPrChange>
          </w:tcPr>
          <w:p w14:paraId="5C929FDA" w14:textId="77777777" w:rsidR="000D569A" w:rsidRPr="00A05792" w:rsidRDefault="000D569A" w:rsidP="00403395">
            <w:pPr>
              <w:spacing w:after="0" w:line="240" w:lineRule="auto"/>
              <w:rPr>
                <w:ins w:id="3135" w:author="Elizabeth Marks" w:date="2021-04-29T03:26:00Z"/>
                <w:rFonts w:ascii="Times New Roman" w:eastAsia="Times New Roman" w:hAnsi="Times New Roman" w:cs="Times New Roman"/>
                <w:b/>
                <w:bCs/>
                <w:sz w:val="24"/>
                <w:szCs w:val="24"/>
                <w:lang w:eastAsia="en-CA"/>
                <w:rPrChange w:id="3136" w:author="Elizabeth Marks" w:date="2021-04-29T05:43:00Z">
                  <w:rPr>
                    <w:ins w:id="3137" w:author="Elizabeth Marks" w:date="2021-04-29T03:26:00Z"/>
                    <w:rFonts w:ascii="Times New Roman" w:eastAsia="Times New Roman" w:hAnsi="Times New Roman" w:cs="Times New Roman"/>
                    <w:b/>
                    <w:bCs/>
                    <w:sz w:val="18"/>
                    <w:szCs w:val="18"/>
                    <w:lang w:eastAsia="en-CA"/>
                  </w:rPr>
                </w:rPrChange>
              </w:rPr>
            </w:pPr>
          </w:p>
        </w:tc>
        <w:tc>
          <w:tcPr>
            <w:tcW w:w="402" w:type="dxa"/>
            <w:tcMar>
              <w:top w:w="0" w:type="dxa"/>
              <w:left w:w="0" w:type="dxa"/>
              <w:bottom w:w="0" w:type="dxa"/>
              <w:right w:w="0" w:type="dxa"/>
            </w:tcMar>
            <w:tcPrChange w:id="3138" w:author="Elizabeth Marks" w:date="2021-04-30T05:40:00Z">
              <w:tcPr>
                <w:tcW w:w="403" w:type="dxa"/>
                <w:gridSpan w:val="2"/>
                <w:tcMar>
                  <w:top w:w="0" w:type="dxa"/>
                  <w:left w:w="0" w:type="dxa"/>
                  <w:bottom w:w="0" w:type="dxa"/>
                  <w:right w:w="0" w:type="dxa"/>
                </w:tcMar>
              </w:tcPr>
            </w:tcPrChange>
          </w:tcPr>
          <w:p w14:paraId="000B4CD5" w14:textId="77777777" w:rsidR="000D569A" w:rsidRPr="00A05792" w:rsidRDefault="000D569A" w:rsidP="00403395">
            <w:pPr>
              <w:spacing w:after="0" w:line="240" w:lineRule="auto"/>
              <w:jc w:val="right"/>
              <w:rPr>
                <w:ins w:id="3139" w:author="Elizabeth Marks" w:date="2021-04-29T03:26:00Z"/>
                <w:rFonts w:ascii="Times New Roman" w:eastAsia="Times New Roman" w:hAnsi="Times New Roman" w:cs="Times New Roman"/>
                <w:sz w:val="24"/>
                <w:szCs w:val="24"/>
                <w:lang w:eastAsia="en-CA"/>
              </w:rPr>
            </w:pPr>
            <w:ins w:id="3140" w:author="Elizabeth Marks" w:date="2021-04-29T03:26:00Z">
              <w:r w:rsidRPr="00A05792">
                <w:rPr>
                  <w:rFonts w:ascii="Times New Roman" w:eastAsia="Times New Roman" w:hAnsi="Times New Roman" w:cs="Times New Roman"/>
                  <w:sz w:val="24"/>
                  <w:szCs w:val="24"/>
                  <w:lang w:eastAsia="en-CA"/>
                </w:rPr>
                <w:t>.09</w:t>
              </w:r>
            </w:ins>
          </w:p>
        </w:tc>
        <w:tc>
          <w:tcPr>
            <w:tcW w:w="406" w:type="dxa"/>
            <w:tcPrChange w:id="3141" w:author="Elizabeth Marks" w:date="2021-04-30T05:40:00Z">
              <w:tcPr>
                <w:tcW w:w="403" w:type="dxa"/>
                <w:gridSpan w:val="3"/>
              </w:tcPr>
            </w:tcPrChange>
          </w:tcPr>
          <w:p w14:paraId="4C8F4AAA" w14:textId="77777777" w:rsidR="000D569A" w:rsidRPr="00A05792" w:rsidRDefault="000D569A" w:rsidP="00403395">
            <w:pPr>
              <w:spacing w:after="0" w:line="240" w:lineRule="auto"/>
              <w:rPr>
                <w:ins w:id="3142" w:author="Elizabeth Marks" w:date="2021-04-29T03:26:00Z"/>
                <w:rFonts w:ascii="Times New Roman" w:eastAsia="Times New Roman" w:hAnsi="Times New Roman" w:cs="Times New Roman"/>
                <w:b/>
                <w:bCs/>
                <w:sz w:val="24"/>
                <w:szCs w:val="24"/>
                <w:lang w:eastAsia="en-CA"/>
                <w:rPrChange w:id="3143" w:author="Elizabeth Marks" w:date="2021-04-29T05:43:00Z">
                  <w:rPr>
                    <w:ins w:id="3144" w:author="Elizabeth Marks" w:date="2021-04-29T03:26:00Z"/>
                    <w:rFonts w:ascii="Times New Roman" w:eastAsia="Times New Roman" w:hAnsi="Times New Roman" w:cs="Times New Roman"/>
                    <w:b/>
                    <w:bCs/>
                    <w:sz w:val="18"/>
                    <w:szCs w:val="18"/>
                    <w:lang w:eastAsia="en-CA"/>
                  </w:rPr>
                </w:rPrChange>
              </w:rPr>
            </w:pPr>
          </w:p>
        </w:tc>
        <w:tc>
          <w:tcPr>
            <w:tcW w:w="403" w:type="dxa"/>
            <w:tcMar>
              <w:top w:w="0" w:type="dxa"/>
              <w:left w:w="0" w:type="dxa"/>
              <w:bottom w:w="0" w:type="dxa"/>
              <w:right w:w="0" w:type="dxa"/>
            </w:tcMar>
            <w:hideMark/>
            <w:tcPrChange w:id="3145" w:author="Elizabeth Marks" w:date="2021-04-30T05:40:00Z">
              <w:tcPr>
                <w:tcW w:w="403" w:type="dxa"/>
                <w:gridSpan w:val="2"/>
                <w:tcMar>
                  <w:top w:w="0" w:type="dxa"/>
                  <w:left w:w="0" w:type="dxa"/>
                  <w:bottom w:w="0" w:type="dxa"/>
                  <w:right w:w="0" w:type="dxa"/>
                </w:tcMar>
                <w:hideMark/>
              </w:tcPr>
            </w:tcPrChange>
          </w:tcPr>
          <w:p w14:paraId="303039F2" w14:textId="77777777" w:rsidR="000D569A" w:rsidRPr="00A05792" w:rsidRDefault="000D569A" w:rsidP="00403395">
            <w:pPr>
              <w:spacing w:after="0" w:line="240" w:lineRule="auto"/>
              <w:jc w:val="right"/>
              <w:rPr>
                <w:ins w:id="3146" w:author="Elizabeth Marks" w:date="2021-04-29T03:26:00Z"/>
                <w:rFonts w:ascii="Times New Roman" w:eastAsia="Times New Roman" w:hAnsi="Times New Roman" w:cs="Times New Roman"/>
                <w:b/>
                <w:bCs/>
                <w:sz w:val="24"/>
                <w:szCs w:val="24"/>
                <w:lang w:eastAsia="en-CA"/>
              </w:rPr>
            </w:pPr>
            <w:ins w:id="3147" w:author="Elizabeth Marks" w:date="2021-04-29T03:26:00Z">
              <w:r w:rsidRPr="00A05792">
                <w:rPr>
                  <w:rFonts w:ascii="Times New Roman" w:eastAsia="Times New Roman" w:hAnsi="Times New Roman" w:cs="Times New Roman"/>
                  <w:b/>
                  <w:bCs/>
                  <w:sz w:val="24"/>
                  <w:szCs w:val="24"/>
                  <w:lang w:eastAsia="en-CA"/>
                </w:rPr>
                <w:t>.18</w:t>
              </w:r>
            </w:ins>
          </w:p>
        </w:tc>
        <w:tc>
          <w:tcPr>
            <w:tcW w:w="403" w:type="dxa"/>
            <w:tcPrChange w:id="3148" w:author="Elizabeth Marks" w:date="2021-04-30T05:40:00Z">
              <w:tcPr>
                <w:tcW w:w="403" w:type="dxa"/>
                <w:gridSpan w:val="3"/>
              </w:tcPr>
            </w:tcPrChange>
          </w:tcPr>
          <w:p w14:paraId="452BC664" w14:textId="77777777" w:rsidR="000D569A" w:rsidRPr="00A05792" w:rsidRDefault="000D569A" w:rsidP="00403395">
            <w:pPr>
              <w:spacing w:after="0" w:line="240" w:lineRule="auto"/>
              <w:rPr>
                <w:ins w:id="3149" w:author="Elizabeth Marks" w:date="2021-04-29T03:26:00Z"/>
                <w:rFonts w:ascii="Times New Roman" w:eastAsia="Times New Roman" w:hAnsi="Times New Roman" w:cs="Times New Roman"/>
                <w:b/>
                <w:bCs/>
                <w:sz w:val="24"/>
                <w:szCs w:val="24"/>
                <w:lang w:eastAsia="en-CA"/>
                <w:rPrChange w:id="3150" w:author="Elizabeth Marks" w:date="2021-04-29T05:43:00Z">
                  <w:rPr>
                    <w:ins w:id="3151" w:author="Elizabeth Marks" w:date="2021-04-29T03:26:00Z"/>
                    <w:rFonts w:ascii="Times New Roman" w:eastAsia="Times New Roman" w:hAnsi="Times New Roman" w:cs="Times New Roman"/>
                    <w:b/>
                    <w:bCs/>
                    <w:sz w:val="18"/>
                    <w:szCs w:val="18"/>
                    <w:lang w:eastAsia="en-CA"/>
                  </w:rPr>
                </w:rPrChange>
              </w:rPr>
            </w:pPr>
            <w:ins w:id="3152" w:author="Elizabeth Marks" w:date="2021-04-29T03:26:00Z">
              <w:r w:rsidRPr="00A05792">
                <w:rPr>
                  <w:rFonts w:ascii="Times New Roman" w:eastAsia="Times New Roman" w:hAnsi="Times New Roman" w:cs="Times New Roman"/>
                  <w:b/>
                  <w:bCs/>
                  <w:sz w:val="24"/>
                  <w:szCs w:val="24"/>
                  <w:lang w:eastAsia="en-CA"/>
                  <w:rPrChange w:id="3153" w:author="Elizabeth Marks" w:date="2021-04-29T05:43:00Z">
                    <w:rPr>
                      <w:rFonts w:ascii="Times New Roman" w:eastAsia="Times New Roman" w:hAnsi="Times New Roman" w:cs="Times New Roman"/>
                      <w:b/>
                      <w:bCs/>
                      <w:sz w:val="18"/>
                      <w:szCs w:val="18"/>
                      <w:lang w:eastAsia="en-CA"/>
                    </w:rPr>
                  </w:rPrChange>
                </w:rPr>
                <w:t>**</w:t>
              </w:r>
            </w:ins>
          </w:p>
        </w:tc>
        <w:tc>
          <w:tcPr>
            <w:tcW w:w="403" w:type="dxa"/>
            <w:tcMar>
              <w:top w:w="0" w:type="dxa"/>
              <w:left w:w="0" w:type="dxa"/>
              <w:bottom w:w="0" w:type="dxa"/>
              <w:right w:w="0" w:type="dxa"/>
            </w:tcMar>
            <w:hideMark/>
            <w:tcPrChange w:id="3154" w:author="Elizabeth Marks" w:date="2021-04-30T05:40:00Z">
              <w:tcPr>
                <w:tcW w:w="403" w:type="dxa"/>
                <w:gridSpan w:val="3"/>
                <w:tcMar>
                  <w:top w:w="0" w:type="dxa"/>
                  <w:left w:w="0" w:type="dxa"/>
                  <w:bottom w:w="0" w:type="dxa"/>
                  <w:right w:w="0" w:type="dxa"/>
                </w:tcMar>
                <w:hideMark/>
              </w:tcPr>
            </w:tcPrChange>
          </w:tcPr>
          <w:p w14:paraId="3B66BD20" w14:textId="77777777" w:rsidR="000D569A" w:rsidRPr="00A05792" w:rsidRDefault="000D569A" w:rsidP="00403395">
            <w:pPr>
              <w:spacing w:after="0" w:line="240" w:lineRule="auto"/>
              <w:jc w:val="right"/>
              <w:rPr>
                <w:ins w:id="3155" w:author="Elizabeth Marks" w:date="2021-04-29T03:26:00Z"/>
                <w:rFonts w:ascii="Times New Roman" w:eastAsia="Times New Roman" w:hAnsi="Times New Roman" w:cs="Times New Roman"/>
                <w:sz w:val="24"/>
                <w:szCs w:val="24"/>
                <w:lang w:eastAsia="en-CA"/>
              </w:rPr>
            </w:pPr>
            <w:ins w:id="3156" w:author="Elizabeth Marks" w:date="2021-04-29T03:26:00Z">
              <w:r w:rsidRPr="00A05792">
                <w:rPr>
                  <w:rFonts w:ascii="Times New Roman" w:eastAsia="Times New Roman" w:hAnsi="Times New Roman" w:cs="Times New Roman"/>
                  <w:sz w:val="24"/>
                  <w:szCs w:val="24"/>
                  <w:lang w:eastAsia="en-CA"/>
                </w:rPr>
                <w:t>-</w:t>
              </w:r>
            </w:ins>
          </w:p>
        </w:tc>
        <w:tc>
          <w:tcPr>
            <w:tcW w:w="403" w:type="dxa"/>
            <w:tcPrChange w:id="3157" w:author="Elizabeth Marks" w:date="2021-04-30T05:40:00Z">
              <w:tcPr>
                <w:tcW w:w="403" w:type="dxa"/>
                <w:gridSpan w:val="2"/>
              </w:tcPr>
            </w:tcPrChange>
          </w:tcPr>
          <w:p w14:paraId="6F724372" w14:textId="77777777" w:rsidR="000D569A" w:rsidRPr="00A05792" w:rsidRDefault="000D569A" w:rsidP="00403395">
            <w:pPr>
              <w:spacing w:after="0" w:line="240" w:lineRule="auto"/>
              <w:rPr>
                <w:ins w:id="3158" w:author="Elizabeth Marks" w:date="2021-04-29T03:26:00Z"/>
                <w:rFonts w:ascii="Times New Roman" w:eastAsia="Times New Roman" w:hAnsi="Times New Roman" w:cs="Times New Roman"/>
                <w:sz w:val="24"/>
                <w:szCs w:val="24"/>
                <w:lang w:eastAsia="en-CA"/>
              </w:rPr>
            </w:pPr>
          </w:p>
        </w:tc>
        <w:tc>
          <w:tcPr>
            <w:tcW w:w="403" w:type="dxa"/>
            <w:tcMar>
              <w:top w:w="0" w:type="dxa"/>
              <w:left w:w="108" w:type="dxa"/>
              <w:bottom w:w="0" w:type="dxa"/>
              <w:right w:w="108" w:type="dxa"/>
            </w:tcMar>
            <w:hideMark/>
            <w:tcPrChange w:id="3159" w:author="Elizabeth Marks" w:date="2021-04-30T05:40:00Z">
              <w:tcPr>
                <w:tcW w:w="403" w:type="dxa"/>
                <w:gridSpan w:val="3"/>
                <w:tcMar>
                  <w:top w:w="0" w:type="dxa"/>
                  <w:left w:w="108" w:type="dxa"/>
                  <w:bottom w:w="0" w:type="dxa"/>
                  <w:right w:w="108" w:type="dxa"/>
                </w:tcMar>
                <w:hideMark/>
              </w:tcPr>
            </w:tcPrChange>
          </w:tcPr>
          <w:p w14:paraId="0D926FEB" w14:textId="77777777" w:rsidR="000D569A" w:rsidRPr="00A05792" w:rsidRDefault="000D569A" w:rsidP="00403395">
            <w:pPr>
              <w:spacing w:after="0" w:line="240" w:lineRule="auto"/>
              <w:jc w:val="center"/>
              <w:rPr>
                <w:ins w:id="3160" w:author="Elizabeth Marks" w:date="2021-04-29T03:26:00Z"/>
                <w:rFonts w:ascii="Times New Roman" w:eastAsia="Times New Roman" w:hAnsi="Times New Roman" w:cs="Times New Roman"/>
                <w:sz w:val="24"/>
                <w:szCs w:val="24"/>
                <w:lang w:eastAsia="en-CA"/>
              </w:rPr>
            </w:pPr>
          </w:p>
        </w:tc>
        <w:tc>
          <w:tcPr>
            <w:tcW w:w="403" w:type="dxa"/>
            <w:tcPrChange w:id="3161" w:author="Elizabeth Marks" w:date="2021-04-30T05:40:00Z">
              <w:tcPr>
                <w:tcW w:w="403" w:type="dxa"/>
                <w:gridSpan w:val="2"/>
              </w:tcPr>
            </w:tcPrChange>
          </w:tcPr>
          <w:p w14:paraId="45DC3574" w14:textId="77777777" w:rsidR="000D569A" w:rsidRPr="00A05792" w:rsidRDefault="000D569A" w:rsidP="00403395">
            <w:pPr>
              <w:spacing w:after="0" w:line="240" w:lineRule="auto"/>
              <w:rPr>
                <w:ins w:id="3162" w:author="Elizabeth Marks" w:date="2021-04-29T03:26:00Z"/>
                <w:rFonts w:ascii="Times New Roman" w:eastAsia="Times New Roman" w:hAnsi="Times New Roman" w:cs="Times New Roman"/>
                <w:sz w:val="24"/>
                <w:szCs w:val="24"/>
                <w:lang w:eastAsia="en-CA"/>
              </w:rPr>
            </w:pPr>
          </w:p>
        </w:tc>
        <w:tc>
          <w:tcPr>
            <w:tcW w:w="403" w:type="dxa"/>
            <w:tcMar>
              <w:top w:w="0" w:type="dxa"/>
              <w:left w:w="108" w:type="dxa"/>
              <w:bottom w:w="0" w:type="dxa"/>
              <w:right w:w="108" w:type="dxa"/>
            </w:tcMar>
            <w:hideMark/>
            <w:tcPrChange w:id="3163" w:author="Elizabeth Marks" w:date="2021-04-30T05:40:00Z">
              <w:tcPr>
                <w:tcW w:w="403" w:type="dxa"/>
                <w:gridSpan w:val="3"/>
                <w:tcMar>
                  <w:top w:w="0" w:type="dxa"/>
                  <w:left w:w="108" w:type="dxa"/>
                  <w:bottom w:w="0" w:type="dxa"/>
                  <w:right w:w="108" w:type="dxa"/>
                </w:tcMar>
                <w:hideMark/>
              </w:tcPr>
            </w:tcPrChange>
          </w:tcPr>
          <w:p w14:paraId="2BFB8DFD" w14:textId="77777777" w:rsidR="000D569A" w:rsidRPr="00A05792" w:rsidRDefault="000D569A" w:rsidP="00403395">
            <w:pPr>
              <w:spacing w:after="0" w:line="240" w:lineRule="auto"/>
              <w:rPr>
                <w:ins w:id="3164" w:author="Elizabeth Marks" w:date="2021-04-29T03:26:00Z"/>
                <w:rFonts w:ascii="Times New Roman" w:eastAsia="Times New Roman" w:hAnsi="Times New Roman" w:cs="Times New Roman"/>
                <w:sz w:val="24"/>
                <w:szCs w:val="24"/>
                <w:lang w:eastAsia="en-CA"/>
              </w:rPr>
            </w:pPr>
          </w:p>
        </w:tc>
        <w:tc>
          <w:tcPr>
            <w:tcW w:w="403" w:type="dxa"/>
            <w:tcPrChange w:id="3165" w:author="Elizabeth Marks" w:date="2021-04-30T05:40:00Z">
              <w:tcPr>
                <w:tcW w:w="403" w:type="dxa"/>
                <w:gridSpan w:val="2"/>
              </w:tcPr>
            </w:tcPrChange>
          </w:tcPr>
          <w:p w14:paraId="6C82FD7F" w14:textId="77777777" w:rsidR="000D569A" w:rsidRPr="00A05792" w:rsidRDefault="000D569A" w:rsidP="00403395">
            <w:pPr>
              <w:spacing w:after="0" w:line="240" w:lineRule="auto"/>
              <w:rPr>
                <w:ins w:id="3166" w:author="Elizabeth Marks" w:date="2021-04-29T03:26:00Z"/>
                <w:rFonts w:ascii="Times New Roman" w:eastAsia="Times New Roman" w:hAnsi="Times New Roman" w:cs="Times New Roman"/>
                <w:sz w:val="24"/>
                <w:szCs w:val="24"/>
                <w:lang w:eastAsia="en-CA"/>
              </w:rPr>
            </w:pPr>
          </w:p>
        </w:tc>
        <w:tc>
          <w:tcPr>
            <w:tcW w:w="403" w:type="dxa"/>
            <w:tcPrChange w:id="3167" w:author="Elizabeth Marks" w:date="2021-04-30T05:40:00Z">
              <w:tcPr>
                <w:tcW w:w="403" w:type="dxa"/>
                <w:gridSpan w:val="3"/>
              </w:tcPr>
            </w:tcPrChange>
          </w:tcPr>
          <w:p w14:paraId="7843E220" w14:textId="77777777" w:rsidR="000D569A" w:rsidRPr="00A05792" w:rsidRDefault="000D569A" w:rsidP="00403395">
            <w:pPr>
              <w:spacing w:after="0" w:line="240" w:lineRule="auto"/>
              <w:rPr>
                <w:ins w:id="3168" w:author="Elizabeth Marks" w:date="2021-04-29T03:26:00Z"/>
                <w:rFonts w:ascii="Times New Roman" w:eastAsia="Times New Roman" w:hAnsi="Times New Roman" w:cs="Times New Roman"/>
                <w:sz w:val="24"/>
                <w:szCs w:val="24"/>
                <w:lang w:eastAsia="en-CA"/>
              </w:rPr>
            </w:pPr>
          </w:p>
        </w:tc>
        <w:tc>
          <w:tcPr>
            <w:tcW w:w="403" w:type="dxa"/>
            <w:tcPrChange w:id="3169" w:author="Elizabeth Marks" w:date="2021-04-30T05:40:00Z">
              <w:tcPr>
                <w:tcW w:w="403" w:type="dxa"/>
                <w:gridSpan w:val="3"/>
              </w:tcPr>
            </w:tcPrChange>
          </w:tcPr>
          <w:p w14:paraId="5F46E287" w14:textId="77777777" w:rsidR="000D569A" w:rsidRPr="00A05792" w:rsidRDefault="000D569A" w:rsidP="00403395">
            <w:pPr>
              <w:spacing w:after="0" w:line="240" w:lineRule="auto"/>
              <w:rPr>
                <w:ins w:id="3170" w:author="Elizabeth Marks" w:date="2021-04-29T03:26:00Z"/>
                <w:rFonts w:ascii="Times New Roman" w:eastAsia="Times New Roman" w:hAnsi="Times New Roman" w:cs="Times New Roman"/>
                <w:sz w:val="24"/>
                <w:szCs w:val="24"/>
                <w:lang w:eastAsia="en-CA"/>
              </w:rPr>
            </w:pPr>
          </w:p>
        </w:tc>
        <w:tc>
          <w:tcPr>
            <w:tcW w:w="843" w:type="dxa"/>
            <w:gridSpan w:val="2"/>
            <w:tcPrChange w:id="3171" w:author="Elizabeth Marks" w:date="2021-04-30T05:40:00Z">
              <w:tcPr>
                <w:tcW w:w="403" w:type="dxa"/>
              </w:tcPr>
            </w:tcPrChange>
          </w:tcPr>
          <w:p w14:paraId="3D6D4D74" w14:textId="77777777" w:rsidR="000D569A" w:rsidRPr="00A05792" w:rsidRDefault="000D569A" w:rsidP="00403395">
            <w:pPr>
              <w:spacing w:after="0" w:line="240" w:lineRule="auto"/>
              <w:rPr>
                <w:ins w:id="3172" w:author="Elizabeth Marks" w:date="2021-04-29T03:26:00Z"/>
                <w:rFonts w:ascii="Times New Roman" w:eastAsia="Times New Roman" w:hAnsi="Times New Roman" w:cs="Times New Roman"/>
                <w:sz w:val="24"/>
                <w:szCs w:val="24"/>
                <w:lang w:eastAsia="en-CA"/>
              </w:rPr>
            </w:pPr>
          </w:p>
        </w:tc>
      </w:tr>
      <w:tr w:rsidR="006B569A" w:rsidRPr="00A05792" w14:paraId="0BD0D52D" w14:textId="77777777" w:rsidTr="006B569A">
        <w:tblPrEx>
          <w:tblPrExChange w:id="3173" w:author="Elizabeth Marks" w:date="2021-04-30T05:40:00Z">
            <w:tblPrEx>
              <w:tblW w:w="8204" w:type="dxa"/>
            </w:tblPrEx>
          </w:tblPrExChange>
        </w:tblPrEx>
        <w:trPr>
          <w:trHeight w:val="255"/>
          <w:ins w:id="3174" w:author="Elizabeth Marks" w:date="2021-04-29T03:26:00Z"/>
          <w:trPrChange w:id="3175" w:author="Elizabeth Marks" w:date="2021-04-30T05:40:00Z">
            <w:trPr>
              <w:gridAfter w:val="0"/>
              <w:trHeight w:val="255"/>
            </w:trPr>
          </w:trPrChange>
        </w:trPr>
        <w:tc>
          <w:tcPr>
            <w:tcW w:w="2153" w:type="dxa"/>
            <w:tcMar>
              <w:top w:w="0" w:type="dxa"/>
              <w:left w:w="0" w:type="dxa"/>
              <w:bottom w:w="0" w:type="dxa"/>
              <w:right w:w="0" w:type="dxa"/>
            </w:tcMar>
            <w:hideMark/>
            <w:tcPrChange w:id="3176" w:author="Elizabeth Marks" w:date="2021-04-30T05:40:00Z">
              <w:tcPr>
                <w:tcW w:w="2159" w:type="dxa"/>
                <w:gridSpan w:val="2"/>
                <w:tcMar>
                  <w:top w:w="0" w:type="dxa"/>
                  <w:left w:w="0" w:type="dxa"/>
                  <w:bottom w:w="0" w:type="dxa"/>
                  <w:right w:w="0" w:type="dxa"/>
                </w:tcMar>
                <w:hideMark/>
              </w:tcPr>
            </w:tcPrChange>
          </w:tcPr>
          <w:p w14:paraId="59585C92" w14:textId="77777777" w:rsidR="000D569A" w:rsidRPr="00A05792" w:rsidRDefault="000D569A" w:rsidP="00403395">
            <w:pPr>
              <w:spacing w:after="0" w:line="240" w:lineRule="auto"/>
              <w:rPr>
                <w:ins w:id="3177" w:author="Elizabeth Marks" w:date="2021-04-29T03:26:00Z"/>
                <w:rFonts w:ascii="Times New Roman" w:eastAsia="Times New Roman" w:hAnsi="Times New Roman" w:cs="Times New Roman"/>
                <w:sz w:val="24"/>
                <w:szCs w:val="24"/>
                <w:lang w:eastAsia="en-CA"/>
              </w:rPr>
            </w:pPr>
            <w:ins w:id="3178" w:author="Elizabeth Marks" w:date="2021-04-29T03:26:00Z">
              <w:r w:rsidRPr="00A05792">
                <w:rPr>
                  <w:rFonts w:ascii="Times New Roman" w:eastAsia="Times New Roman" w:hAnsi="Times New Roman" w:cs="Times New Roman"/>
                  <w:sz w:val="24"/>
                  <w:szCs w:val="24"/>
                  <w:lang w:eastAsia="en-CA"/>
                </w:rPr>
                <w:t xml:space="preserve"> 5. Mistreatment 2</w:t>
              </w:r>
            </w:ins>
          </w:p>
        </w:tc>
        <w:tc>
          <w:tcPr>
            <w:tcW w:w="401" w:type="dxa"/>
            <w:tcMar>
              <w:top w:w="0" w:type="dxa"/>
              <w:left w:w="0" w:type="dxa"/>
              <w:bottom w:w="0" w:type="dxa"/>
              <w:right w:w="0" w:type="dxa"/>
            </w:tcMar>
            <w:tcPrChange w:id="3179" w:author="Elizabeth Marks" w:date="2021-04-30T05:40:00Z">
              <w:tcPr>
                <w:tcW w:w="403" w:type="dxa"/>
                <w:gridSpan w:val="3"/>
                <w:tcMar>
                  <w:top w:w="0" w:type="dxa"/>
                  <w:left w:w="0" w:type="dxa"/>
                  <w:bottom w:w="0" w:type="dxa"/>
                  <w:right w:w="0" w:type="dxa"/>
                </w:tcMar>
              </w:tcPr>
            </w:tcPrChange>
          </w:tcPr>
          <w:p w14:paraId="2DE42E13" w14:textId="77777777" w:rsidR="000D569A" w:rsidRPr="00A05792" w:rsidRDefault="000D569A" w:rsidP="00403395">
            <w:pPr>
              <w:spacing w:after="0" w:line="240" w:lineRule="auto"/>
              <w:jc w:val="right"/>
              <w:rPr>
                <w:ins w:id="3180" w:author="Elizabeth Marks" w:date="2021-04-29T03:26:00Z"/>
                <w:rFonts w:ascii="Times New Roman" w:eastAsia="Times New Roman" w:hAnsi="Times New Roman" w:cs="Times New Roman"/>
                <w:sz w:val="24"/>
                <w:szCs w:val="24"/>
                <w:lang w:eastAsia="en-CA"/>
              </w:rPr>
            </w:pPr>
            <w:ins w:id="3181" w:author="Elizabeth Marks" w:date="2021-04-29T03:26:00Z">
              <w:r w:rsidRPr="00A05792">
                <w:rPr>
                  <w:rFonts w:ascii="Times New Roman" w:eastAsia="Times New Roman" w:hAnsi="Times New Roman" w:cs="Times New Roman"/>
                  <w:sz w:val="24"/>
                  <w:szCs w:val="24"/>
                  <w:lang w:eastAsia="en-CA"/>
                </w:rPr>
                <w:t>.03</w:t>
              </w:r>
            </w:ins>
          </w:p>
        </w:tc>
        <w:tc>
          <w:tcPr>
            <w:tcW w:w="405" w:type="dxa"/>
            <w:tcPrChange w:id="3182" w:author="Elizabeth Marks" w:date="2021-04-30T05:40:00Z">
              <w:tcPr>
                <w:tcW w:w="403" w:type="dxa"/>
                <w:gridSpan w:val="3"/>
              </w:tcPr>
            </w:tcPrChange>
          </w:tcPr>
          <w:p w14:paraId="25C84AFF" w14:textId="77777777" w:rsidR="000D569A" w:rsidRPr="00A05792" w:rsidRDefault="000D569A" w:rsidP="00403395">
            <w:pPr>
              <w:spacing w:after="0" w:line="240" w:lineRule="auto"/>
              <w:rPr>
                <w:ins w:id="3183" w:author="Elizabeth Marks" w:date="2021-04-29T03:26:00Z"/>
                <w:rFonts w:ascii="Times New Roman" w:eastAsia="Times New Roman" w:hAnsi="Times New Roman" w:cs="Times New Roman"/>
                <w:b/>
                <w:bCs/>
                <w:sz w:val="24"/>
                <w:szCs w:val="24"/>
                <w:lang w:eastAsia="en-CA"/>
                <w:rPrChange w:id="3184" w:author="Elizabeth Marks" w:date="2021-04-29T05:43:00Z">
                  <w:rPr>
                    <w:ins w:id="3185" w:author="Elizabeth Marks" w:date="2021-04-29T03:26:00Z"/>
                    <w:rFonts w:ascii="Times New Roman" w:eastAsia="Times New Roman" w:hAnsi="Times New Roman" w:cs="Times New Roman"/>
                    <w:b/>
                    <w:bCs/>
                    <w:sz w:val="18"/>
                    <w:szCs w:val="18"/>
                    <w:lang w:eastAsia="en-CA"/>
                  </w:rPr>
                </w:rPrChange>
              </w:rPr>
            </w:pPr>
          </w:p>
        </w:tc>
        <w:tc>
          <w:tcPr>
            <w:tcW w:w="402" w:type="dxa"/>
            <w:tcMar>
              <w:top w:w="0" w:type="dxa"/>
              <w:left w:w="0" w:type="dxa"/>
              <w:bottom w:w="0" w:type="dxa"/>
              <w:right w:w="0" w:type="dxa"/>
            </w:tcMar>
            <w:tcPrChange w:id="3186" w:author="Elizabeth Marks" w:date="2021-04-30T05:40:00Z">
              <w:tcPr>
                <w:tcW w:w="403" w:type="dxa"/>
                <w:gridSpan w:val="2"/>
                <w:tcMar>
                  <w:top w:w="0" w:type="dxa"/>
                  <w:left w:w="0" w:type="dxa"/>
                  <w:bottom w:w="0" w:type="dxa"/>
                  <w:right w:w="0" w:type="dxa"/>
                </w:tcMar>
              </w:tcPr>
            </w:tcPrChange>
          </w:tcPr>
          <w:p w14:paraId="0FF1E60A" w14:textId="77777777" w:rsidR="000D569A" w:rsidRPr="00A05792" w:rsidRDefault="000D569A" w:rsidP="00403395">
            <w:pPr>
              <w:spacing w:after="0" w:line="240" w:lineRule="auto"/>
              <w:jc w:val="right"/>
              <w:rPr>
                <w:ins w:id="3187" w:author="Elizabeth Marks" w:date="2021-04-29T03:26:00Z"/>
                <w:rFonts w:ascii="Times New Roman" w:eastAsia="Times New Roman" w:hAnsi="Times New Roman" w:cs="Times New Roman"/>
                <w:sz w:val="24"/>
                <w:szCs w:val="24"/>
                <w:lang w:eastAsia="en-CA"/>
              </w:rPr>
            </w:pPr>
            <w:ins w:id="3188" w:author="Elizabeth Marks" w:date="2021-04-29T03:26:00Z">
              <w:r w:rsidRPr="00A05792">
                <w:rPr>
                  <w:rFonts w:ascii="Times New Roman" w:eastAsia="Times New Roman" w:hAnsi="Times New Roman" w:cs="Times New Roman"/>
                  <w:sz w:val="24"/>
                  <w:szCs w:val="24"/>
                  <w:lang w:eastAsia="en-CA"/>
                </w:rPr>
                <w:t>.09</w:t>
              </w:r>
            </w:ins>
          </w:p>
        </w:tc>
        <w:tc>
          <w:tcPr>
            <w:tcW w:w="406" w:type="dxa"/>
            <w:tcPrChange w:id="3189" w:author="Elizabeth Marks" w:date="2021-04-30T05:40:00Z">
              <w:tcPr>
                <w:tcW w:w="403" w:type="dxa"/>
                <w:gridSpan w:val="3"/>
              </w:tcPr>
            </w:tcPrChange>
          </w:tcPr>
          <w:p w14:paraId="4E12D976" w14:textId="77777777" w:rsidR="000D569A" w:rsidRPr="00A05792" w:rsidRDefault="000D569A" w:rsidP="00403395">
            <w:pPr>
              <w:spacing w:after="0" w:line="240" w:lineRule="auto"/>
              <w:rPr>
                <w:ins w:id="3190" w:author="Elizabeth Marks" w:date="2021-04-29T03:26:00Z"/>
                <w:rFonts w:ascii="Times New Roman" w:eastAsia="Times New Roman" w:hAnsi="Times New Roman" w:cs="Times New Roman"/>
                <w:b/>
                <w:bCs/>
                <w:sz w:val="24"/>
                <w:szCs w:val="24"/>
                <w:lang w:eastAsia="en-CA"/>
                <w:rPrChange w:id="3191" w:author="Elizabeth Marks" w:date="2021-04-29T05:43:00Z">
                  <w:rPr>
                    <w:ins w:id="3192" w:author="Elizabeth Marks" w:date="2021-04-29T03:26:00Z"/>
                    <w:rFonts w:ascii="Times New Roman" w:eastAsia="Times New Roman" w:hAnsi="Times New Roman" w:cs="Times New Roman"/>
                    <w:b/>
                    <w:bCs/>
                    <w:sz w:val="18"/>
                    <w:szCs w:val="18"/>
                    <w:lang w:eastAsia="en-CA"/>
                  </w:rPr>
                </w:rPrChange>
              </w:rPr>
            </w:pPr>
          </w:p>
        </w:tc>
        <w:tc>
          <w:tcPr>
            <w:tcW w:w="403" w:type="dxa"/>
            <w:tcMar>
              <w:top w:w="0" w:type="dxa"/>
              <w:left w:w="0" w:type="dxa"/>
              <w:bottom w:w="0" w:type="dxa"/>
              <w:right w:w="0" w:type="dxa"/>
            </w:tcMar>
            <w:tcPrChange w:id="3193" w:author="Elizabeth Marks" w:date="2021-04-30T05:40:00Z">
              <w:tcPr>
                <w:tcW w:w="403" w:type="dxa"/>
                <w:gridSpan w:val="2"/>
                <w:tcMar>
                  <w:top w:w="0" w:type="dxa"/>
                  <w:left w:w="0" w:type="dxa"/>
                  <w:bottom w:w="0" w:type="dxa"/>
                  <w:right w:w="0" w:type="dxa"/>
                </w:tcMar>
              </w:tcPr>
            </w:tcPrChange>
          </w:tcPr>
          <w:p w14:paraId="442D56D0" w14:textId="77777777" w:rsidR="000D569A" w:rsidRPr="00A05792" w:rsidRDefault="000D569A" w:rsidP="00403395">
            <w:pPr>
              <w:spacing w:after="0" w:line="240" w:lineRule="auto"/>
              <w:jc w:val="right"/>
              <w:rPr>
                <w:ins w:id="3194" w:author="Elizabeth Marks" w:date="2021-04-29T03:26:00Z"/>
                <w:rFonts w:ascii="Times New Roman" w:eastAsia="Times New Roman" w:hAnsi="Times New Roman" w:cs="Times New Roman"/>
                <w:b/>
                <w:bCs/>
                <w:sz w:val="24"/>
                <w:szCs w:val="24"/>
                <w:lang w:eastAsia="en-CA"/>
              </w:rPr>
            </w:pPr>
            <w:ins w:id="3195" w:author="Elizabeth Marks" w:date="2021-04-29T03:26:00Z">
              <w:r w:rsidRPr="00A05792">
                <w:rPr>
                  <w:rFonts w:ascii="Times New Roman" w:eastAsia="Times New Roman" w:hAnsi="Times New Roman" w:cs="Times New Roman"/>
                  <w:b/>
                  <w:bCs/>
                  <w:sz w:val="24"/>
                  <w:szCs w:val="24"/>
                  <w:lang w:eastAsia="en-CA"/>
                </w:rPr>
                <w:t>.18</w:t>
              </w:r>
            </w:ins>
          </w:p>
        </w:tc>
        <w:tc>
          <w:tcPr>
            <w:tcW w:w="403" w:type="dxa"/>
            <w:tcPrChange w:id="3196" w:author="Elizabeth Marks" w:date="2021-04-30T05:40:00Z">
              <w:tcPr>
                <w:tcW w:w="403" w:type="dxa"/>
                <w:gridSpan w:val="3"/>
              </w:tcPr>
            </w:tcPrChange>
          </w:tcPr>
          <w:p w14:paraId="1A684654" w14:textId="77777777" w:rsidR="000D569A" w:rsidRPr="00A05792" w:rsidRDefault="000D569A" w:rsidP="00403395">
            <w:pPr>
              <w:spacing w:after="0" w:line="240" w:lineRule="auto"/>
              <w:rPr>
                <w:ins w:id="3197" w:author="Elizabeth Marks" w:date="2021-04-29T03:26:00Z"/>
                <w:rFonts w:ascii="Times New Roman" w:eastAsia="Times New Roman" w:hAnsi="Times New Roman" w:cs="Times New Roman"/>
                <w:b/>
                <w:bCs/>
                <w:sz w:val="24"/>
                <w:szCs w:val="24"/>
                <w:lang w:eastAsia="en-CA"/>
                <w:rPrChange w:id="3198" w:author="Elizabeth Marks" w:date="2021-04-29T05:43:00Z">
                  <w:rPr>
                    <w:ins w:id="3199" w:author="Elizabeth Marks" w:date="2021-04-29T03:26:00Z"/>
                    <w:rFonts w:ascii="Times New Roman" w:eastAsia="Times New Roman" w:hAnsi="Times New Roman" w:cs="Times New Roman"/>
                    <w:b/>
                    <w:bCs/>
                    <w:sz w:val="18"/>
                    <w:szCs w:val="18"/>
                    <w:lang w:eastAsia="en-CA"/>
                  </w:rPr>
                </w:rPrChange>
              </w:rPr>
            </w:pPr>
            <w:ins w:id="3200" w:author="Elizabeth Marks" w:date="2021-04-29T03:26:00Z">
              <w:r w:rsidRPr="00A05792">
                <w:rPr>
                  <w:rFonts w:ascii="Times New Roman" w:eastAsia="Times New Roman" w:hAnsi="Times New Roman" w:cs="Times New Roman"/>
                  <w:b/>
                  <w:bCs/>
                  <w:sz w:val="24"/>
                  <w:szCs w:val="24"/>
                  <w:lang w:eastAsia="en-CA"/>
                  <w:rPrChange w:id="3201" w:author="Elizabeth Marks" w:date="2021-04-29T05:43:00Z">
                    <w:rPr>
                      <w:rFonts w:ascii="Times New Roman" w:eastAsia="Times New Roman" w:hAnsi="Times New Roman" w:cs="Times New Roman"/>
                      <w:b/>
                      <w:bCs/>
                      <w:sz w:val="18"/>
                      <w:szCs w:val="18"/>
                      <w:lang w:eastAsia="en-CA"/>
                    </w:rPr>
                  </w:rPrChange>
                </w:rPr>
                <w:t>**</w:t>
              </w:r>
            </w:ins>
          </w:p>
        </w:tc>
        <w:tc>
          <w:tcPr>
            <w:tcW w:w="403" w:type="dxa"/>
            <w:tcMar>
              <w:top w:w="0" w:type="dxa"/>
              <w:left w:w="0" w:type="dxa"/>
              <w:bottom w:w="0" w:type="dxa"/>
              <w:right w:w="0" w:type="dxa"/>
            </w:tcMar>
            <w:tcPrChange w:id="3202" w:author="Elizabeth Marks" w:date="2021-04-30T05:40:00Z">
              <w:tcPr>
                <w:tcW w:w="403" w:type="dxa"/>
                <w:gridSpan w:val="3"/>
                <w:tcMar>
                  <w:top w:w="0" w:type="dxa"/>
                  <w:left w:w="0" w:type="dxa"/>
                  <w:bottom w:w="0" w:type="dxa"/>
                  <w:right w:w="0" w:type="dxa"/>
                </w:tcMar>
              </w:tcPr>
            </w:tcPrChange>
          </w:tcPr>
          <w:p w14:paraId="2D5EB30C" w14:textId="77777777" w:rsidR="000D569A" w:rsidRPr="00A05792" w:rsidRDefault="000D569A" w:rsidP="00403395">
            <w:pPr>
              <w:spacing w:after="0" w:line="240" w:lineRule="auto"/>
              <w:jc w:val="right"/>
              <w:rPr>
                <w:ins w:id="3203" w:author="Elizabeth Marks" w:date="2021-04-29T03:26:00Z"/>
                <w:rFonts w:ascii="Times New Roman" w:eastAsia="Times New Roman" w:hAnsi="Times New Roman" w:cs="Times New Roman"/>
                <w:b/>
                <w:bCs/>
                <w:sz w:val="24"/>
                <w:szCs w:val="24"/>
                <w:lang w:eastAsia="en-CA"/>
              </w:rPr>
            </w:pPr>
            <w:ins w:id="3204" w:author="Elizabeth Marks" w:date="2021-04-29T03:26:00Z">
              <w:r w:rsidRPr="00A05792">
                <w:rPr>
                  <w:rFonts w:ascii="Times New Roman" w:eastAsia="Times New Roman" w:hAnsi="Times New Roman" w:cs="Times New Roman"/>
                  <w:b/>
                  <w:bCs/>
                  <w:sz w:val="24"/>
                  <w:szCs w:val="24"/>
                  <w:lang w:eastAsia="en-CA"/>
                </w:rPr>
                <w:t>.35</w:t>
              </w:r>
            </w:ins>
          </w:p>
        </w:tc>
        <w:tc>
          <w:tcPr>
            <w:tcW w:w="403" w:type="dxa"/>
            <w:tcPrChange w:id="3205" w:author="Elizabeth Marks" w:date="2021-04-30T05:40:00Z">
              <w:tcPr>
                <w:tcW w:w="403" w:type="dxa"/>
                <w:gridSpan w:val="2"/>
              </w:tcPr>
            </w:tcPrChange>
          </w:tcPr>
          <w:p w14:paraId="2507A57C" w14:textId="77777777" w:rsidR="000D569A" w:rsidRPr="00A05792" w:rsidRDefault="000D569A" w:rsidP="00403395">
            <w:pPr>
              <w:spacing w:after="0" w:line="240" w:lineRule="auto"/>
              <w:rPr>
                <w:ins w:id="3206" w:author="Elizabeth Marks" w:date="2021-04-29T03:26:00Z"/>
                <w:rFonts w:ascii="Times New Roman" w:eastAsia="Times New Roman" w:hAnsi="Times New Roman" w:cs="Times New Roman"/>
                <w:b/>
                <w:bCs/>
                <w:sz w:val="24"/>
                <w:szCs w:val="24"/>
                <w:lang w:eastAsia="en-CA"/>
                <w:rPrChange w:id="3207" w:author="Elizabeth Marks" w:date="2021-04-29T05:43:00Z">
                  <w:rPr>
                    <w:ins w:id="3208" w:author="Elizabeth Marks" w:date="2021-04-29T03:26:00Z"/>
                    <w:rFonts w:ascii="Times New Roman" w:eastAsia="Times New Roman" w:hAnsi="Times New Roman" w:cs="Times New Roman"/>
                    <w:b/>
                    <w:bCs/>
                    <w:sz w:val="18"/>
                    <w:szCs w:val="18"/>
                    <w:lang w:eastAsia="en-CA"/>
                  </w:rPr>
                </w:rPrChange>
              </w:rPr>
            </w:pPr>
            <w:ins w:id="3209" w:author="Elizabeth Marks" w:date="2021-04-29T03:26:00Z">
              <w:r w:rsidRPr="00A05792">
                <w:rPr>
                  <w:rFonts w:ascii="Times New Roman" w:eastAsia="Times New Roman" w:hAnsi="Times New Roman" w:cs="Times New Roman"/>
                  <w:b/>
                  <w:bCs/>
                  <w:sz w:val="24"/>
                  <w:szCs w:val="24"/>
                  <w:lang w:eastAsia="en-CA"/>
                  <w:rPrChange w:id="3210" w:author="Elizabeth Marks" w:date="2021-04-29T05:43:00Z">
                    <w:rPr>
                      <w:rFonts w:ascii="Times New Roman" w:eastAsia="Times New Roman" w:hAnsi="Times New Roman" w:cs="Times New Roman"/>
                      <w:b/>
                      <w:bCs/>
                      <w:sz w:val="18"/>
                      <w:szCs w:val="18"/>
                      <w:lang w:eastAsia="en-CA"/>
                    </w:rPr>
                  </w:rPrChange>
                </w:rPr>
                <w:t>***</w:t>
              </w:r>
            </w:ins>
          </w:p>
        </w:tc>
        <w:tc>
          <w:tcPr>
            <w:tcW w:w="403" w:type="dxa"/>
            <w:tcMar>
              <w:top w:w="0" w:type="dxa"/>
              <w:left w:w="0" w:type="dxa"/>
              <w:bottom w:w="0" w:type="dxa"/>
              <w:right w:w="0" w:type="dxa"/>
            </w:tcMar>
            <w:hideMark/>
            <w:tcPrChange w:id="3211" w:author="Elizabeth Marks" w:date="2021-04-30T05:40:00Z">
              <w:tcPr>
                <w:tcW w:w="403" w:type="dxa"/>
                <w:gridSpan w:val="3"/>
                <w:tcMar>
                  <w:top w:w="0" w:type="dxa"/>
                  <w:left w:w="0" w:type="dxa"/>
                  <w:bottom w:w="0" w:type="dxa"/>
                  <w:right w:w="0" w:type="dxa"/>
                </w:tcMar>
                <w:hideMark/>
              </w:tcPr>
            </w:tcPrChange>
          </w:tcPr>
          <w:p w14:paraId="31643C85" w14:textId="77777777" w:rsidR="000D569A" w:rsidRPr="00A05792" w:rsidRDefault="000D569A" w:rsidP="00403395">
            <w:pPr>
              <w:spacing w:after="0" w:line="240" w:lineRule="auto"/>
              <w:jc w:val="right"/>
              <w:rPr>
                <w:ins w:id="3212" w:author="Elizabeth Marks" w:date="2021-04-29T03:26:00Z"/>
                <w:rFonts w:ascii="Times New Roman" w:eastAsia="Times New Roman" w:hAnsi="Times New Roman" w:cs="Times New Roman"/>
                <w:sz w:val="24"/>
                <w:szCs w:val="24"/>
                <w:lang w:eastAsia="en-CA"/>
              </w:rPr>
            </w:pPr>
            <w:ins w:id="3213" w:author="Elizabeth Marks" w:date="2021-04-29T03:26:00Z">
              <w:r w:rsidRPr="00A05792">
                <w:rPr>
                  <w:rFonts w:ascii="Times New Roman" w:eastAsia="Times New Roman" w:hAnsi="Times New Roman" w:cs="Times New Roman"/>
                  <w:sz w:val="24"/>
                  <w:szCs w:val="24"/>
                  <w:lang w:eastAsia="en-CA"/>
                </w:rPr>
                <w:t>-</w:t>
              </w:r>
            </w:ins>
          </w:p>
        </w:tc>
        <w:tc>
          <w:tcPr>
            <w:tcW w:w="403" w:type="dxa"/>
            <w:tcPrChange w:id="3214" w:author="Elizabeth Marks" w:date="2021-04-30T05:40:00Z">
              <w:tcPr>
                <w:tcW w:w="403" w:type="dxa"/>
                <w:gridSpan w:val="2"/>
              </w:tcPr>
            </w:tcPrChange>
          </w:tcPr>
          <w:p w14:paraId="6D72962D" w14:textId="77777777" w:rsidR="000D569A" w:rsidRPr="00A05792" w:rsidRDefault="000D569A" w:rsidP="00403395">
            <w:pPr>
              <w:spacing w:after="0" w:line="240" w:lineRule="auto"/>
              <w:rPr>
                <w:ins w:id="3215" w:author="Elizabeth Marks" w:date="2021-04-29T03:26:00Z"/>
                <w:rFonts w:ascii="Times New Roman" w:eastAsia="Times New Roman" w:hAnsi="Times New Roman" w:cs="Times New Roman"/>
                <w:sz w:val="24"/>
                <w:szCs w:val="24"/>
                <w:lang w:eastAsia="en-CA"/>
              </w:rPr>
            </w:pPr>
          </w:p>
        </w:tc>
        <w:tc>
          <w:tcPr>
            <w:tcW w:w="403" w:type="dxa"/>
            <w:tcMar>
              <w:top w:w="0" w:type="dxa"/>
              <w:left w:w="108" w:type="dxa"/>
              <w:bottom w:w="0" w:type="dxa"/>
              <w:right w:w="108" w:type="dxa"/>
            </w:tcMar>
            <w:hideMark/>
            <w:tcPrChange w:id="3216" w:author="Elizabeth Marks" w:date="2021-04-30T05:40:00Z">
              <w:tcPr>
                <w:tcW w:w="403" w:type="dxa"/>
                <w:gridSpan w:val="3"/>
                <w:tcMar>
                  <w:top w:w="0" w:type="dxa"/>
                  <w:left w:w="108" w:type="dxa"/>
                  <w:bottom w:w="0" w:type="dxa"/>
                  <w:right w:w="108" w:type="dxa"/>
                </w:tcMar>
                <w:hideMark/>
              </w:tcPr>
            </w:tcPrChange>
          </w:tcPr>
          <w:p w14:paraId="5FF830B6" w14:textId="77777777" w:rsidR="000D569A" w:rsidRPr="00A05792" w:rsidRDefault="000D569A" w:rsidP="00403395">
            <w:pPr>
              <w:spacing w:after="0" w:line="240" w:lineRule="auto"/>
              <w:rPr>
                <w:ins w:id="3217" w:author="Elizabeth Marks" w:date="2021-04-29T03:26:00Z"/>
                <w:rFonts w:ascii="Times New Roman" w:eastAsia="Times New Roman" w:hAnsi="Times New Roman" w:cs="Times New Roman"/>
                <w:sz w:val="24"/>
                <w:szCs w:val="24"/>
                <w:lang w:eastAsia="en-CA"/>
              </w:rPr>
            </w:pPr>
          </w:p>
        </w:tc>
        <w:tc>
          <w:tcPr>
            <w:tcW w:w="403" w:type="dxa"/>
            <w:tcPrChange w:id="3218" w:author="Elizabeth Marks" w:date="2021-04-30T05:40:00Z">
              <w:tcPr>
                <w:tcW w:w="403" w:type="dxa"/>
                <w:gridSpan w:val="2"/>
              </w:tcPr>
            </w:tcPrChange>
          </w:tcPr>
          <w:p w14:paraId="4F719367" w14:textId="77777777" w:rsidR="000D569A" w:rsidRPr="00A05792" w:rsidRDefault="000D569A" w:rsidP="00403395">
            <w:pPr>
              <w:spacing w:after="0" w:line="240" w:lineRule="auto"/>
              <w:rPr>
                <w:ins w:id="3219" w:author="Elizabeth Marks" w:date="2021-04-29T03:26:00Z"/>
                <w:rFonts w:ascii="Times New Roman" w:eastAsia="Times New Roman" w:hAnsi="Times New Roman" w:cs="Times New Roman"/>
                <w:sz w:val="24"/>
                <w:szCs w:val="24"/>
                <w:lang w:eastAsia="en-CA"/>
              </w:rPr>
            </w:pPr>
          </w:p>
        </w:tc>
        <w:tc>
          <w:tcPr>
            <w:tcW w:w="403" w:type="dxa"/>
            <w:tcPrChange w:id="3220" w:author="Elizabeth Marks" w:date="2021-04-30T05:40:00Z">
              <w:tcPr>
                <w:tcW w:w="403" w:type="dxa"/>
                <w:gridSpan w:val="3"/>
              </w:tcPr>
            </w:tcPrChange>
          </w:tcPr>
          <w:p w14:paraId="5330B5BA" w14:textId="77777777" w:rsidR="000D569A" w:rsidRPr="00A05792" w:rsidRDefault="000D569A" w:rsidP="00403395">
            <w:pPr>
              <w:spacing w:after="0" w:line="240" w:lineRule="auto"/>
              <w:rPr>
                <w:ins w:id="3221" w:author="Elizabeth Marks" w:date="2021-04-29T03:26:00Z"/>
                <w:rFonts w:ascii="Times New Roman" w:eastAsia="Times New Roman" w:hAnsi="Times New Roman" w:cs="Times New Roman"/>
                <w:sz w:val="24"/>
                <w:szCs w:val="24"/>
                <w:lang w:eastAsia="en-CA"/>
              </w:rPr>
            </w:pPr>
          </w:p>
        </w:tc>
        <w:tc>
          <w:tcPr>
            <w:tcW w:w="403" w:type="dxa"/>
            <w:tcPrChange w:id="3222" w:author="Elizabeth Marks" w:date="2021-04-30T05:40:00Z">
              <w:tcPr>
                <w:tcW w:w="403" w:type="dxa"/>
                <w:gridSpan w:val="3"/>
              </w:tcPr>
            </w:tcPrChange>
          </w:tcPr>
          <w:p w14:paraId="0EB87C36" w14:textId="77777777" w:rsidR="000D569A" w:rsidRPr="00A05792" w:rsidRDefault="000D569A" w:rsidP="00403395">
            <w:pPr>
              <w:spacing w:after="0" w:line="240" w:lineRule="auto"/>
              <w:rPr>
                <w:ins w:id="3223" w:author="Elizabeth Marks" w:date="2021-04-29T03:26:00Z"/>
                <w:rFonts w:ascii="Times New Roman" w:eastAsia="Times New Roman" w:hAnsi="Times New Roman" w:cs="Times New Roman"/>
                <w:sz w:val="24"/>
                <w:szCs w:val="24"/>
                <w:lang w:eastAsia="en-CA"/>
              </w:rPr>
            </w:pPr>
          </w:p>
        </w:tc>
        <w:tc>
          <w:tcPr>
            <w:tcW w:w="843" w:type="dxa"/>
            <w:gridSpan w:val="2"/>
            <w:tcPrChange w:id="3224" w:author="Elizabeth Marks" w:date="2021-04-30T05:40:00Z">
              <w:tcPr>
                <w:tcW w:w="403" w:type="dxa"/>
              </w:tcPr>
            </w:tcPrChange>
          </w:tcPr>
          <w:p w14:paraId="5681DCB6" w14:textId="77777777" w:rsidR="000D569A" w:rsidRPr="00A05792" w:rsidRDefault="000D569A" w:rsidP="00403395">
            <w:pPr>
              <w:spacing w:after="0" w:line="240" w:lineRule="auto"/>
              <w:rPr>
                <w:ins w:id="3225" w:author="Elizabeth Marks" w:date="2021-04-29T03:26:00Z"/>
                <w:rFonts w:ascii="Times New Roman" w:eastAsia="Times New Roman" w:hAnsi="Times New Roman" w:cs="Times New Roman"/>
                <w:sz w:val="24"/>
                <w:szCs w:val="24"/>
                <w:lang w:eastAsia="en-CA"/>
              </w:rPr>
            </w:pPr>
          </w:p>
        </w:tc>
      </w:tr>
      <w:tr w:rsidR="006B569A" w:rsidRPr="00A05792" w14:paraId="22D1C1A6" w14:textId="77777777" w:rsidTr="006B569A">
        <w:tblPrEx>
          <w:tblPrExChange w:id="3226" w:author="Elizabeth Marks" w:date="2021-04-30T05:40:00Z">
            <w:tblPrEx>
              <w:tblW w:w="8204" w:type="dxa"/>
            </w:tblPrEx>
          </w:tblPrExChange>
        </w:tblPrEx>
        <w:trPr>
          <w:trHeight w:val="269"/>
          <w:ins w:id="3227" w:author="Elizabeth Marks" w:date="2021-04-29T03:26:00Z"/>
          <w:trPrChange w:id="3228" w:author="Elizabeth Marks" w:date="2021-04-30T05:40:00Z">
            <w:trPr>
              <w:gridAfter w:val="0"/>
              <w:trHeight w:val="269"/>
            </w:trPr>
          </w:trPrChange>
        </w:trPr>
        <w:tc>
          <w:tcPr>
            <w:tcW w:w="2153" w:type="dxa"/>
            <w:tcMar>
              <w:top w:w="0" w:type="dxa"/>
              <w:left w:w="0" w:type="dxa"/>
              <w:bottom w:w="0" w:type="dxa"/>
              <w:right w:w="0" w:type="dxa"/>
            </w:tcMar>
            <w:hideMark/>
            <w:tcPrChange w:id="3229" w:author="Elizabeth Marks" w:date="2021-04-30T05:40:00Z">
              <w:tcPr>
                <w:tcW w:w="2159" w:type="dxa"/>
                <w:gridSpan w:val="2"/>
                <w:tcMar>
                  <w:top w:w="0" w:type="dxa"/>
                  <w:left w:w="0" w:type="dxa"/>
                  <w:bottom w:w="0" w:type="dxa"/>
                  <w:right w:w="0" w:type="dxa"/>
                </w:tcMar>
                <w:hideMark/>
              </w:tcPr>
            </w:tcPrChange>
          </w:tcPr>
          <w:p w14:paraId="658EE39B" w14:textId="77777777" w:rsidR="000D569A" w:rsidRPr="00A05792" w:rsidRDefault="000D569A" w:rsidP="00403395">
            <w:pPr>
              <w:spacing w:after="0" w:line="240" w:lineRule="auto"/>
              <w:rPr>
                <w:ins w:id="3230" w:author="Elizabeth Marks" w:date="2021-04-29T03:26:00Z"/>
                <w:rFonts w:ascii="Times New Roman" w:eastAsia="Times New Roman" w:hAnsi="Times New Roman" w:cs="Times New Roman"/>
                <w:sz w:val="24"/>
                <w:szCs w:val="24"/>
                <w:lang w:eastAsia="en-CA"/>
              </w:rPr>
            </w:pPr>
            <w:ins w:id="3231" w:author="Elizabeth Marks" w:date="2021-04-29T03:26:00Z">
              <w:r w:rsidRPr="00A05792">
                <w:rPr>
                  <w:rFonts w:ascii="Times New Roman" w:eastAsia="Times New Roman" w:hAnsi="Times New Roman" w:cs="Times New Roman"/>
                  <w:sz w:val="24"/>
                  <w:szCs w:val="24"/>
                  <w:lang w:eastAsia="en-CA"/>
                </w:rPr>
                <w:t xml:space="preserve"> 6. Perfectionism 1</w:t>
              </w:r>
            </w:ins>
          </w:p>
        </w:tc>
        <w:tc>
          <w:tcPr>
            <w:tcW w:w="401" w:type="dxa"/>
            <w:tcMar>
              <w:top w:w="0" w:type="dxa"/>
              <w:left w:w="0" w:type="dxa"/>
              <w:bottom w:w="0" w:type="dxa"/>
              <w:right w:w="0" w:type="dxa"/>
            </w:tcMar>
            <w:tcPrChange w:id="3232" w:author="Elizabeth Marks" w:date="2021-04-30T05:40:00Z">
              <w:tcPr>
                <w:tcW w:w="403" w:type="dxa"/>
                <w:gridSpan w:val="3"/>
                <w:tcMar>
                  <w:top w:w="0" w:type="dxa"/>
                  <w:left w:w="0" w:type="dxa"/>
                  <w:bottom w:w="0" w:type="dxa"/>
                  <w:right w:w="0" w:type="dxa"/>
                </w:tcMar>
              </w:tcPr>
            </w:tcPrChange>
          </w:tcPr>
          <w:p w14:paraId="35BE9D5B" w14:textId="77777777" w:rsidR="000D569A" w:rsidRPr="00A05792" w:rsidRDefault="000D569A" w:rsidP="00403395">
            <w:pPr>
              <w:spacing w:after="0" w:line="240" w:lineRule="auto"/>
              <w:jc w:val="right"/>
              <w:rPr>
                <w:ins w:id="3233" w:author="Elizabeth Marks" w:date="2021-04-29T03:26:00Z"/>
                <w:rFonts w:ascii="Times New Roman" w:eastAsia="Times New Roman" w:hAnsi="Times New Roman" w:cs="Times New Roman"/>
                <w:sz w:val="24"/>
                <w:szCs w:val="24"/>
                <w:lang w:eastAsia="en-CA"/>
              </w:rPr>
            </w:pPr>
            <w:ins w:id="3234" w:author="Elizabeth Marks" w:date="2021-04-29T03:26:00Z">
              <w:r w:rsidRPr="00A05792">
                <w:rPr>
                  <w:rFonts w:ascii="Times New Roman" w:eastAsia="Times New Roman" w:hAnsi="Times New Roman" w:cs="Times New Roman"/>
                  <w:sz w:val="24"/>
                  <w:szCs w:val="24"/>
                  <w:lang w:eastAsia="en-CA"/>
                </w:rPr>
                <w:t>.04</w:t>
              </w:r>
            </w:ins>
          </w:p>
        </w:tc>
        <w:tc>
          <w:tcPr>
            <w:tcW w:w="405" w:type="dxa"/>
            <w:tcPrChange w:id="3235" w:author="Elizabeth Marks" w:date="2021-04-30T05:40:00Z">
              <w:tcPr>
                <w:tcW w:w="403" w:type="dxa"/>
                <w:gridSpan w:val="3"/>
              </w:tcPr>
            </w:tcPrChange>
          </w:tcPr>
          <w:p w14:paraId="6CA7830C" w14:textId="77777777" w:rsidR="000D569A" w:rsidRPr="00A05792" w:rsidRDefault="000D569A" w:rsidP="00403395">
            <w:pPr>
              <w:spacing w:after="0" w:line="240" w:lineRule="auto"/>
              <w:rPr>
                <w:ins w:id="3236" w:author="Elizabeth Marks" w:date="2021-04-29T03:26:00Z"/>
                <w:rFonts w:ascii="Times New Roman" w:eastAsia="Times New Roman" w:hAnsi="Times New Roman" w:cs="Times New Roman"/>
                <w:b/>
                <w:bCs/>
                <w:sz w:val="24"/>
                <w:szCs w:val="24"/>
                <w:lang w:eastAsia="en-CA"/>
                <w:rPrChange w:id="3237" w:author="Elizabeth Marks" w:date="2021-04-29T05:43:00Z">
                  <w:rPr>
                    <w:ins w:id="3238" w:author="Elizabeth Marks" w:date="2021-04-29T03:26:00Z"/>
                    <w:rFonts w:ascii="Times New Roman" w:eastAsia="Times New Roman" w:hAnsi="Times New Roman" w:cs="Times New Roman"/>
                    <w:b/>
                    <w:bCs/>
                    <w:sz w:val="18"/>
                    <w:szCs w:val="18"/>
                    <w:lang w:eastAsia="en-CA"/>
                  </w:rPr>
                </w:rPrChange>
              </w:rPr>
            </w:pPr>
          </w:p>
        </w:tc>
        <w:tc>
          <w:tcPr>
            <w:tcW w:w="402" w:type="dxa"/>
            <w:tcMar>
              <w:top w:w="0" w:type="dxa"/>
              <w:left w:w="0" w:type="dxa"/>
              <w:bottom w:w="0" w:type="dxa"/>
              <w:right w:w="0" w:type="dxa"/>
            </w:tcMar>
            <w:tcPrChange w:id="3239" w:author="Elizabeth Marks" w:date="2021-04-30T05:40:00Z">
              <w:tcPr>
                <w:tcW w:w="403" w:type="dxa"/>
                <w:gridSpan w:val="2"/>
                <w:tcMar>
                  <w:top w:w="0" w:type="dxa"/>
                  <w:left w:w="0" w:type="dxa"/>
                  <w:bottom w:w="0" w:type="dxa"/>
                  <w:right w:w="0" w:type="dxa"/>
                </w:tcMar>
              </w:tcPr>
            </w:tcPrChange>
          </w:tcPr>
          <w:p w14:paraId="715B5F23" w14:textId="77777777" w:rsidR="000D569A" w:rsidRPr="00A05792" w:rsidRDefault="000D569A" w:rsidP="00403395">
            <w:pPr>
              <w:spacing w:after="0" w:line="240" w:lineRule="auto"/>
              <w:jc w:val="right"/>
              <w:rPr>
                <w:ins w:id="3240" w:author="Elizabeth Marks" w:date="2021-04-29T03:26:00Z"/>
                <w:rFonts w:ascii="Times New Roman" w:eastAsia="Times New Roman" w:hAnsi="Times New Roman" w:cs="Times New Roman"/>
                <w:b/>
                <w:bCs/>
                <w:sz w:val="24"/>
                <w:szCs w:val="24"/>
                <w:lang w:eastAsia="en-CA"/>
              </w:rPr>
            </w:pPr>
            <w:ins w:id="3241" w:author="Elizabeth Marks" w:date="2021-04-29T03:26:00Z">
              <w:r w:rsidRPr="00A05792">
                <w:rPr>
                  <w:rFonts w:ascii="Times New Roman" w:eastAsia="Times New Roman" w:hAnsi="Times New Roman" w:cs="Times New Roman"/>
                  <w:b/>
                  <w:bCs/>
                  <w:sz w:val="24"/>
                  <w:szCs w:val="24"/>
                  <w:lang w:eastAsia="en-CA"/>
                </w:rPr>
                <w:t>.13</w:t>
              </w:r>
            </w:ins>
          </w:p>
        </w:tc>
        <w:tc>
          <w:tcPr>
            <w:tcW w:w="406" w:type="dxa"/>
            <w:tcPrChange w:id="3242" w:author="Elizabeth Marks" w:date="2021-04-30T05:40:00Z">
              <w:tcPr>
                <w:tcW w:w="403" w:type="dxa"/>
                <w:gridSpan w:val="3"/>
              </w:tcPr>
            </w:tcPrChange>
          </w:tcPr>
          <w:p w14:paraId="595DC49D" w14:textId="77777777" w:rsidR="000D569A" w:rsidRPr="00A05792" w:rsidRDefault="000D569A" w:rsidP="00403395">
            <w:pPr>
              <w:spacing w:after="0" w:line="240" w:lineRule="auto"/>
              <w:rPr>
                <w:ins w:id="3243" w:author="Elizabeth Marks" w:date="2021-04-29T03:26:00Z"/>
                <w:rFonts w:ascii="Times New Roman" w:eastAsia="Times New Roman" w:hAnsi="Times New Roman" w:cs="Times New Roman"/>
                <w:b/>
                <w:bCs/>
                <w:sz w:val="24"/>
                <w:szCs w:val="24"/>
                <w:lang w:eastAsia="en-CA"/>
                <w:rPrChange w:id="3244" w:author="Elizabeth Marks" w:date="2021-04-29T05:43:00Z">
                  <w:rPr>
                    <w:ins w:id="3245" w:author="Elizabeth Marks" w:date="2021-04-29T03:26:00Z"/>
                    <w:rFonts w:ascii="Times New Roman" w:eastAsia="Times New Roman" w:hAnsi="Times New Roman" w:cs="Times New Roman"/>
                    <w:b/>
                    <w:bCs/>
                    <w:sz w:val="18"/>
                    <w:szCs w:val="18"/>
                    <w:lang w:eastAsia="en-CA"/>
                  </w:rPr>
                </w:rPrChange>
              </w:rPr>
            </w:pPr>
            <w:ins w:id="3246" w:author="Elizabeth Marks" w:date="2021-04-29T03:26:00Z">
              <w:r w:rsidRPr="00A05792">
                <w:rPr>
                  <w:rFonts w:ascii="Times New Roman" w:eastAsia="Times New Roman" w:hAnsi="Times New Roman" w:cs="Times New Roman"/>
                  <w:b/>
                  <w:bCs/>
                  <w:sz w:val="24"/>
                  <w:szCs w:val="24"/>
                  <w:lang w:eastAsia="en-CA"/>
                  <w:rPrChange w:id="3247" w:author="Elizabeth Marks" w:date="2021-04-29T05:43:00Z">
                    <w:rPr>
                      <w:rFonts w:ascii="Times New Roman" w:eastAsia="Times New Roman" w:hAnsi="Times New Roman" w:cs="Times New Roman"/>
                      <w:b/>
                      <w:bCs/>
                      <w:sz w:val="18"/>
                      <w:szCs w:val="18"/>
                      <w:lang w:eastAsia="en-CA"/>
                    </w:rPr>
                  </w:rPrChange>
                </w:rPr>
                <w:t>*</w:t>
              </w:r>
            </w:ins>
          </w:p>
        </w:tc>
        <w:tc>
          <w:tcPr>
            <w:tcW w:w="403" w:type="dxa"/>
            <w:tcMar>
              <w:top w:w="0" w:type="dxa"/>
              <w:left w:w="0" w:type="dxa"/>
              <w:bottom w:w="0" w:type="dxa"/>
              <w:right w:w="0" w:type="dxa"/>
            </w:tcMar>
            <w:tcPrChange w:id="3248" w:author="Elizabeth Marks" w:date="2021-04-30T05:40:00Z">
              <w:tcPr>
                <w:tcW w:w="403" w:type="dxa"/>
                <w:gridSpan w:val="2"/>
                <w:tcMar>
                  <w:top w:w="0" w:type="dxa"/>
                  <w:left w:w="0" w:type="dxa"/>
                  <w:bottom w:w="0" w:type="dxa"/>
                  <w:right w:w="0" w:type="dxa"/>
                </w:tcMar>
              </w:tcPr>
            </w:tcPrChange>
          </w:tcPr>
          <w:p w14:paraId="7D4CA175" w14:textId="77777777" w:rsidR="000D569A" w:rsidRPr="00A05792" w:rsidRDefault="000D569A" w:rsidP="00403395">
            <w:pPr>
              <w:spacing w:after="0" w:line="240" w:lineRule="auto"/>
              <w:jc w:val="right"/>
              <w:rPr>
                <w:ins w:id="3249" w:author="Elizabeth Marks" w:date="2021-04-29T03:26:00Z"/>
                <w:rFonts w:ascii="Times New Roman" w:eastAsia="Times New Roman" w:hAnsi="Times New Roman" w:cs="Times New Roman"/>
                <w:sz w:val="24"/>
                <w:szCs w:val="24"/>
                <w:lang w:eastAsia="en-CA"/>
              </w:rPr>
            </w:pPr>
            <w:ins w:id="3250" w:author="Elizabeth Marks" w:date="2021-04-29T03:26:00Z">
              <w:r w:rsidRPr="00A05792">
                <w:rPr>
                  <w:rFonts w:ascii="Times New Roman" w:eastAsia="Times New Roman" w:hAnsi="Times New Roman" w:cs="Times New Roman"/>
                  <w:sz w:val="24"/>
                  <w:szCs w:val="24"/>
                  <w:lang w:eastAsia="en-CA"/>
                </w:rPr>
                <w:t>.28</w:t>
              </w:r>
            </w:ins>
          </w:p>
        </w:tc>
        <w:tc>
          <w:tcPr>
            <w:tcW w:w="403" w:type="dxa"/>
            <w:tcPrChange w:id="3251" w:author="Elizabeth Marks" w:date="2021-04-30T05:40:00Z">
              <w:tcPr>
                <w:tcW w:w="403" w:type="dxa"/>
                <w:gridSpan w:val="3"/>
              </w:tcPr>
            </w:tcPrChange>
          </w:tcPr>
          <w:p w14:paraId="7FDB1151" w14:textId="77777777" w:rsidR="000D569A" w:rsidRPr="00A05792" w:rsidRDefault="000D569A" w:rsidP="00403395">
            <w:pPr>
              <w:spacing w:after="0" w:line="240" w:lineRule="auto"/>
              <w:rPr>
                <w:ins w:id="3252" w:author="Elizabeth Marks" w:date="2021-04-29T03:26:00Z"/>
                <w:rFonts w:ascii="Times New Roman" w:eastAsia="Times New Roman" w:hAnsi="Times New Roman" w:cs="Times New Roman"/>
                <w:b/>
                <w:bCs/>
                <w:sz w:val="24"/>
                <w:szCs w:val="24"/>
                <w:lang w:eastAsia="en-CA"/>
                <w:rPrChange w:id="3253" w:author="Elizabeth Marks" w:date="2021-04-29T05:43:00Z">
                  <w:rPr>
                    <w:ins w:id="3254" w:author="Elizabeth Marks" w:date="2021-04-29T03:26:00Z"/>
                    <w:rFonts w:ascii="Times New Roman" w:eastAsia="Times New Roman" w:hAnsi="Times New Roman" w:cs="Times New Roman"/>
                    <w:b/>
                    <w:bCs/>
                    <w:sz w:val="18"/>
                    <w:szCs w:val="18"/>
                    <w:lang w:eastAsia="en-CA"/>
                  </w:rPr>
                </w:rPrChange>
              </w:rPr>
            </w:pPr>
          </w:p>
        </w:tc>
        <w:tc>
          <w:tcPr>
            <w:tcW w:w="403" w:type="dxa"/>
            <w:tcMar>
              <w:top w:w="0" w:type="dxa"/>
              <w:left w:w="0" w:type="dxa"/>
              <w:bottom w:w="0" w:type="dxa"/>
              <w:right w:w="0" w:type="dxa"/>
            </w:tcMar>
            <w:tcPrChange w:id="3255" w:author="Elizabeth Marks" w:date="2021-04-30T05:40:00Z">
              <w:tcPr>
                <w:tcW w:w="403" w:type="dxa"/>
                <w:gridSpan w:val="3"/>
                <w:tcMar>
                  <w:top w:w="0" w:type="dxa"/>
                  <w:left w:w="0" w:type="dxa"/>
                  <w:bottom w:w="0" w:type="dxa"/>
                  <w:right w:w="0" w:type="dxa"/>
                </w:tcMar>
              </w:tcPr>
            </w:tcPrChange>
          </w:tcPr>
          <w:p w14:paraId="12344E89" w14:textId="77777777" w:rsidR="000D569A" w:rsidRPr="00A05792" w:rsidRDefault="000D569A" w:rsidP="00403395">
            <w:pPr>
              <w:spacing w:after="0" w:line="240" w:lineRule="auto"/>
              <w:jc w:val="right"/>
              <w:rPr>
                <w:ins w:id="3256" w:author="Elizabeth Marks" w:date="2021-04-29T03:26:00Z"/>
                <w:rFonts w:ascii="Times New Roman" w:eastAsia="Times New Roman" w:hAnsi="Times New Roman" w:cs="Times New Roman"/>
                <w:b/>
                <w:bCs/>
                <w:sz w:val="24"/>
                <w:szCs w:val="24"/>
                <w:lang w:eastAsia="en-CA"/>
              </w:rPr>
            </w:pPr>
            <w:ins w:id="3257" w:author="Elizabeth Marks" w:date="2021-04-29T03:26:00Z">
              <w:r w:rsidRPr="00A05792">
                <w:rPr>
                  <w:rFonts w:ascii="Times New Roman" w:eastAsia="Times New Roman" w:hAnsi="Times New Roman" w:cs="Times New Roman"/>
                  <w:b/>
                  <w:bCs/>
                  <w:sz w:val="24"/>
                  <w:szCs w:val="24"/>
                  <w:lang w:eastAsia="en-CA"/>
                </w:rPr>
                <w:t>.21</w:t>
              </w:r>
            </w:ins>
          </w:p>
        </w:tc>
        <w:tc>
          <w:tcPr>
            <w:tcW w:w="403" w:type="dxa"/>
            <w:tcPrChange w:id="3258" w:author="Elizabeth Marks" w:date="2021-04-30T05:40:00Z">
              <w:tcPr>
                <w:tcW w:w="403" w:type="dxa"/>
                <w:gridSpan w:val="2"/>
              </w:tcPr>
            </w:tcPrChange>
          </w:tcPr>
          <w:p w14:paraId="7BB585DA" w14:textId="77777777" w:rsidR="000D569A" w:rsidRPr="00A05792" w:rsidRDefault="000D569A" w:rsidP="00403395">
            <w:pPr>
              <w:spacing w:after="0" w:line="240" w:lineRule="auto"/>
              <w:rPr>
                <w:ins w:id="3259" w:author="Elizabeth Marks" w:date="2021-04-29T03:26:00Z"/>
                <w:rFonts w:ascii="Times New Roman" w:eastAsia="Times New Roman" w:hAnsi="Times New Roman" w:cs="Times New Roman"/>
                <w:b/>
                <w:bCs/>
                <w:sz w:val="24"/>
                <w:szCs w:val="24"/>
                <w:lang w:eastAsia="en-CA"/>
                <w:rPrChange w:id="3260" w:author="Elizabeth Marks" w:date="2021-04-29T05:43:00Z">
                  <w:rPr>
                    <w:ins w:id="3261" w:author="Elizabeth Marks" w:date="2021-04-29T03:26:00Z"/>
                    <w:rFonts w:ascii="Times New Roman" w:eastAsia="Times New Roman" w:hAnsi="Times New Roman" w:cs="Times New Roman"/>
                    <w:b/>
                    <w:bCs/>
                    <w:sz w:val="18"/>
                    <w:szCs w:val="18"/>
                    <w:lang w:eastAsia="en-CA"/>
                  </w:rPr>
                </w:rPrChange>
              </w:rPr>
            </w:pPr>
            <w:ins w:id="3262" w:author="Elizabeth Marks" w:date="2021-04-29T03:26:00Z">
              <w:r w:rsidRPr="00A05792">
                <w:rPr>
                  <w:rFonts w:ascii="Times New Roman" w:eastAsia="Times New Roman" w:hAnsi="Times New Roman" w:cs="Times New Roman"/>
                  <w:b/>
                  <w:bCs/>
                  <w:sz w:val="24"/>
                  <w:szCs w:val="24"/>
                  <w:lang w:eastAsia="en-CA"/>
                  <w:rPrChange w:id="3263" w:author="Elizabeth Marks" w:date="2021-04-29T05:43:00Z">
                    <w:rPr>
                      <w:rFonts w:ascii="Times New Roman" w:eastAsia="Times New Roman" w:hAnsi="Times New Roman" w:cs="Times New Roman"/>
                      <w:b/>
                      <w:bCs/>
                      <w:sz w:val="18"/>
                      <w:szCs w:val="18"/>
                      <w:lang w:eastAsia="en-CA"/>
                    </w:rPr>
                  </w:rPrChange>
                </w:rPr>
                <w:t>***</w:t>
              </w:r>
            </w:ins>
          </w:p>
        </w:tc>
        <w:tc>
          <w:tcPr>
            <w:tcW w:w="403" w:type="dxa"/>
            <w:tcMar>
              <w:top w:w="0" w:type="dxa"/>
              <w:left w:w="0" w:type="dxa"/>
              <w:bottom w:w="0" w:type="dxa"/>
              <w:right w:w="0" w:type="dxa"/>
            </w:tcMar>
            <w:tcPrChange w:id="3264" w:author="Elizabeth Marks" w:date="2021-04-30T05:40:00Z">
              <w:tcPr>
                <w:tcW w:w="403" w:type="dxa"/>
                <w:gridSpan w:val="3"/>
                <w:tcMar>
                  <w:top w:w="0" w:type="dxa"/>
                  <w:left w:w="0" w:type="dxa"/>
                  <w:bottom w:w="0" w:type="dxa"/>
                  <w:right w:w="0" w:type="dxa"/>
                </w:tcMar>
              </w:tcPr>
            </w:tcPrChange>
          </w:tcPr>
          <w:p w14:paraId="7DDD0336" w14:textId="77777777" w:rsidR="000D569A" w:rsidRPr="00A05792" w:rsidRDefault="000D569A" w:rsidP="00403395">
            <w:pPr>
              <w:spacing w:after="0" w:line="240" w:lineRule="auto"/>
              <w:jc w:val="right"/>
              <w:rPr>
                <w:ins w:id="3265" w:author="Elizabeth Marks" w:date="2021-04-29T03:26:00Z"/>
                <w:rFonts w:ascii="Times New Roman" w:eastAsia="Times New Roman" w:hAnsi="Times New Roman" w:cs="Times New Roman"/>
                <w:b/>
                <w:bCs/>
                <w:sz w:val="24"/>
                <w:szCs w:val="24"/>
                <w:lang w:eastAsia="en-CA"/>
              </w:rPr>
            </w:pPr>
            <w:ins w:id="3266" w:author="Elizabeth Marks" w:date="2021-04-29T03:26:00Z">
              <w:r w:rsidRPr="00A05792">
                <w:rPr>
                  <w:rFonts w:ascii="Times New Roman" w:eastAsia="Times New Roman" w:hAnsi="Times New Roman" w:cs="Times New Roman"/>
                  <w:b/>
                  <w:bCs/>
                  <w:sz w:val="24"/>
                  <w:szCs w:val="24"/>
                  <w:lang w:eastAsia="en-CA"/>
                </w:rPr>
                <w:t>.25</w:t>
              </w:r>
            </w:ins>
          </w:p>
        </w:tc>
        <w:tc>
          <w:tcPr>
            <w:tcW w:w="403" w:type="dxa"/>
            <w:tcPrChange w:id="3267" w:author="Elizabeth Marks" w:date="2021-04-30T05:40:00Z">
              <w:tcPr>
                <w:tcW w:w="403" w:type="dxa"/>
                <w:gridSpan w:val="2"/>
              </w:tcPr>
            </w:tcPrChange>
          </w:tcPr>
          <w:p w14:paraId="22D13B1C" w14:textId="77777777" w:rsidR="000D569A" w:rsidRPr="00A05792" w:rsidRDefault="000D569A" w:rsidP="00403395">
            <w:pPr>
              <w:spacing w:after="0" w:line="240" w:lineRule="auto"/>
              <w:rPr>
                <w:ins w:id="3268" w:author="Elizabeth Marks" w:date="2021-04-29T03:26:00Z"/>
                <w:rFonts w:ascii="Times New Roman" w:eastAsia="Times New Roman" w:hAnsi="Times New Roman" w:cs="Times New Roman"/>
                <w:b/>
                <w:bCs/>
                <w:sz w:val="24"/>
                <w:szCs w:val="24"/>
                <w:lang w:eastAsia="en-CA"/>
                <w:rPrChange w:id="3269" w:author="Elizabeth Marks" w:date="2021-04-29T05:43:00Z">
                  <w:rPr>
                    <w:ins w:id="3270" w:author="Elizabeth Marks" w:date="2021-04-29T03:26:00Z"/>
                    <w:rFonts w:ascii="Times New Roman" w:eastAsia="Times New Roman" w:hAnsi="Times New Roman" w:cs="Times New Roman"/>
                    <w:b/>
                    <w:bCs/>
                    <w:sz w:val="18"/>
                    <w:szCs w:val="18"/>
                    <w:lang w:eastAsia="en-CA"/>
                  </w:rPr>
                </w:rPrChange>
              </w:rPr>
            </w:pPr>
            <w:ins w:id="3271" w:author="Elizabeth Marks" w:date="2021-04-29T03:26:00Z">
              <w:r w:rsidRPr="00A05792">
                <w:rPr>
                  <w:rFonts w:ascii="Times New Roman" w:eastAsia="Times New Roman" w:hAnsi="Times New Roman" w:cs="Times New Roman"/>
                  <w:b/>
                  <w:bCs/>
                  <w:sz w:val="24"/>
                  <w:szCs w:val="24"/>
                  <w:lang w:eastAsia="en-CA"/>
                  <w:rPrChange w:id="3272" w:author="Elizabeth Marks" w:date="2021-04-29T05:43:00Z">
                    <w:rPr>
                      <w:rFonts w:ascii="Times New Roman" w:eastAsia="Times New Roman" w:hAnsi="Times New Roman" w:cs="Times New Roman"/>
                      <w:b/>
                      <w:bCs/>
                      <w:sz w:val="18"/>
                      <w:szCs w:val="18"/>
                      <w:lang w:eastAsia="en-CA"/>
                    </w:rPr>
                  </w:rPrChange>
                </w:rPr>
                <w:t>***</w:t>
              </w:r>
            </w:ins>
          </w:p>
        </w:tc>
        <w:tc>
          <w:tcPr>
            <w:tcW w:w="403" w:type="dxa"/>
            <w:tcMar>
              <w:top w:w="0" w:type="dxa"/>
              <w:left w:w="0" w:type="dxa"/>
              <w:bottom w:w="0" w:type="dxa"/>
              <w:right w:w="0" w:type="dxa"/>
            </w:tcMar>
            <w:hideMark/>
            <w:tcPrChange w:id="3273" w:author="Elizabeth Marks" w:date="2021-04-30T05:40:00Z">
              <w:tcPr>
                <w:tcW w:w="403" w:type="dxa"/>
                <w:gridSpan w:val="3"/>
                <w:tcMar>
                  <w:top w:w="0" w:type="dxa"/>
                  <w:left w:w="0" w:type="dxa"/>
                  <w:bottom w:w="0" w:type="dxa"/>
                  <w:right w:w="0" w:type="dxa"/>
                </w:tcMar>
                <w:hideMark/>
              </w:tcPr>
            </w:tcPrChange>
          </w:tcPr>
          <w:p w14:paraId="4FD56AD3" w14:textId="77777777" w:rsidR="000D569A" w:rsidRPr="00A05792" w:rsidRDefault="000D569A" w:rsidP="00403395">
            <w:pPr>
              <w:spacing w:after="0" w:line="240" w:lineRule="auto"/>
              <w:jc w:val="right"/>
              <w:rPr>
                <w:ins w:id="3274" w:author="Elizabeth Marks" w:date="2021-04-29T03:26:00Z"/>
                <w:rFonts w:ascii="Times New Roman" w:eastAsia="Times New Roman" w:hAnsi="Times New Roman" w:cs="Times New Roman"/>
                <w:sz w:val="24"/>
                <w:szCs w:val="24"/>
                <w:lang w:eastAsia="en-CA"/>
              </w:rPr>
            </w:pPr>
            <w:ins w:id="3275" w:author="Elizabeth Marks" w:date="2021-04-29T03:26:00Z">
              <w:r w:rsidRPr="00A05792">
                <w:rPr>
                  <w:rFonts w:ascii="Times New Roman" w:eastAsia="Times New Roman" w:hAnsi="Times New Roman" w:cs="Times New Roman"/>
                  <w:sz w:val="24"/>
                  <w:szCs w:val="24"/>
                  <w:lang w:eastAsia="en-CA"/>
                </w:rPr>
                <w:t>-</w:t>
              </w:r>
            </w:ins>
          </w:p>
        </w:tc>
        <w:tc>
          <w:tcPr>
            <w:tcW w:w="403" w:type="dxa"/>
            <w:tcPrChange w:id="3276" w:author="Elizabeth Marks" w:date="2021-04-30T05:40:00Z">
              <w:tcPr>
                <w:tcW w:w="403" w:type="dxa"/>
                <w:gridSpan w:val="2"/>
              </w:tcPr>
            </w:tcPrChange>
          </w:tcPr>
          <w:p w14:paraId="49700FB2" w14:textId="77777777" w:rsidR="000D569A" w:rsidRPr="00A05792" w:rsidRDefault="000D569A" w:rsidP="00403395">
            <w:pPr>
              <w:spacing w:after="0" w:line="240" w:lineRule="auto"/>
              <w:rPr>
                <w:ins w:id="3277" w:author="Elizabeth Marks" w:date="2021-04-29T03:26:00Z"/>
                <w:rFonts w:ascii="Times New Roman" w:eastAsia="Times New Roman" w:hAnsi="Times New Roman" w:cs="Times New Roman"/>
                <w:sz w:val="24"/>
                <w:szCs w:val="24"/>
                <w:lang w:eastAsia="en-CA"/>
              </w:rPr>
            </w:pPr>
          </w:p>
        </w:tc>
        <w:tc>
          <w:tcPr>
            <w:tcW w:w="403" w:type="dxa"/>
            <w:tcPrChange w:id="3278" w:author="Elizabeth Marks" w:date="2021-04-30T05:40:00Z">
              <w:tcPr>
                <w:tcW w:w="403" w:type="dxa"/>
                <w:gridSpan w:val="3"/>
              </w:tcPr>
            </w:tcPrChange>
          </w:tcPr>
          <w:p w14:paraId="6B1700D8" w14:textId="77777777" w:rsidR="000D569A" w:rsidRPr="00A05792" w:rsidRDefault="000D569A" w:rsidP="00403395">
            <w:pPr>
              <w:spacing w:after="0" w:line="240" w:lineRule="auto"/>
              <w:jc w:val="center"/>
              <w:rPr>
                <w:ins w:id="3279" w:author="Elizabeth Marks" w:date="2021-04-29T03:26:00Z"/>
                <w:rFonts w:ascii="Times New Roman" w:eastAsia="Times New Roman" w:hAnsi="Times New Roman" w:cs="Times New Roman"/>
                <w:sz w:val="24"/>
                <w:szCs w:val="24"/>
                <w:lang w:eastAsia="en-CA"/>
              </w:rPr>
            </w:pPr>
          </w:p>
        </w:tc>
        <w:tc>
          <w:tcPr>
            <w:tcW w:w="403" w:type="dxa"/>
            <w:tcPrChange w:id="3280" w:author="Elizabeth Marks" w:date="2021-04-30T05:40:00Z">
              <w:tcPr>
                <w:tcW w:w="403" w:type="dxa"/>
                <w:gridSpan w:val="3"/>
              </w:tcPr>
            </w:tcPrChange>
          </w:tcPr>
          <w:p w14:paraId="6C884EDC" w14:textId="77777777" w:rsidR="000D569A" w:rsidRPr="00A05792" w:rsidRDefault="000D569A" w:rsidP="00403395">
            <w:pPr>
              <w:spacing w:after="0" w:line="240" w:lineRule="auto"/>
              <w:rPr>
                <w:ins w:id="3281" w:author="Elizabeth Marks" w:date="2021-04-29T03:26:00Z"/>
                <w:rFonts w:ascii="Times New Roman" w:eastAsia="Times New Roman" w:hAnsi="Times New Roman" w:cs="Times New Roman"/>
                <w:sz w:val="24"/>
                <w:szCs w:val="24"/>
                <w:lang w:eastAsia="en-CA"/>
              </w:rPr>
            </w:pPr>
          </w:p>
        </w:tc>
        <w:tc>
          <w:tcPr>
            <w:tcW w:w="843" w:type="dxa"/>
            <w:gridSpan w:val="2"/>
            <w:tcPrChange w:id="3282" w:author="Elizabeth Marks" w:date="2021-04-30T05:40:00Z">
              <w:tcPr>
                <w:tcW w:w="403" w:type="dxa"/>
              </w:tcPr>
            </w:tcPrChange>
          </w:tcPr>
          <w:p w14:paraId="44463972" w14:textId="77777777" w:rsidR="000D569A" w:rsidRPr="00A05792" w:rsidRDefault="000D569A" w:rsidP="00403395">
            <w:pPr>
              <w:spacing w:after="0" w:line="240" w:lineRule="auto"/>
              <w:rPr>
                <w:ins w:id="3283" w:author="Elizabeth Marks" w:date="2021-04-29T03:26:00Z"/>
                <w:rFonts w:ascii="Times New Roman" w:eastAsia="Times New Roman" w:hAnsi="Times New Roman" w:cs="Times New Roman"/>
                <w:sz w:val="24"/>
                <w:szCs w:val="24"/>
                <w:lang w:eastAsia="en-CA"/>
              </w:rPr>
            </w:pPr>
          </w:p>
        </w:tc>
      </w:tr>
      <w:tr w:rsidR="006B569A" w:rsidRPr="00A05792" w14:paraId="584130BD" w14:textId="77777777" w:rsidTr="006B569A">
        <w:tblPrEx>
          <w:tblPrExChange w:id="3284" w:author="Elizabeth Marks" w:date="2021-04-30T05:40:00Z">
            <w:tblPrEx>
              <w:tblW w:w="8204" w:type="dxa"/>
            </w:tblPrEx>
          </w:tblPrExChange>
        </w:tblPrEx>
        <w:trPr>
          <w:trHeight w:val="255"/>
          <w:ins w:id="3285" w:author="Elizabeth Marks" w:date="2021-04-29T03:26:00Z"/>
          <w:trPrChange w:id="3286" w:author="Elizabeth Marks" w:date="2021-04-30T05:40:00Z">
            <w:trPr>
              <w:gridAfter w:val="0"/>
              <w:trHeight w:val="255"/>
            </w:trPr>
          </w:trPrChange>
        </w:trPr>
        <w:tc>
          <w:tcPr>
            <w:tcW w:w="2153" w:type="dxa"/>
            <w:tcMar>
              <w:top w:w="0" w:type="dxa"/>
              <w:left w:w="0" w:type="dxa"/>
              <w:bottom w:w="0" w:type="dxa"/>
              <w:right w:w="0" w:type="dxa"/>
            </w:tcMar>
            <w:hideMark/>
            <w:tcPrChange w:id="3287" w:author="Elizabeth Marks" w:date="2021-04-30T05:40:00Z">
              <w:tcPr>
                <w:tcW w:w="2159" w:type="dxa"/>
                <w:gridSpan w:val="2"/>
                <w:tcMar>
                  <w:top w:w="0" w:type="dxa"/>
                  <w:left w:w="0" w:type="dxa"/>
                  <w:bottom w:w="0" w:type="dxa"/>
                  <w:right w:w="0" w:type="dxa"/>
                </w:tcMar>
                <w:hideMark/>
              </w:tcPr>
            </w:tcPrChange>
          </w:tcPr>
          <w:p w14:paraId="63FEC768" w14:textId="77777777" w:rsidR="000D569A" w:rsidRPr="00A05792" w:rsidRDefault="000D569A" w:rsidP="00403395">
            <w:pPr>
              <w:spacing w:after="0" w:line="240" w:lineRule="auto"/>
              <w:rPr>
                <w:ins w:id="3288" w:author="Elizabeth Marks" w:date="2021-04-29T03:26:00Z"/>
                <w:rFonts w:ascii="Times New Roman" w:eastAsia="Times New Roman" w:hAnsi="Times New Roman" w:cs="Times New Roman"/>
                <w:sz w:val="24"/>
                <w:szCs w:val="24"/>
                <w:lang w:eastAsia="en-CA"/>
              </w:rPr>
            </w:pPr>
            <w:ins w:id="3289" w:author="Elizabeth Marks" w:date="2021-04-29T03:26:00Z">
              <w:r w:rsidRPr="00A05792">
                <w:rPr>
                  <w:rFonts w:ascii="Times New Roman" w:eastAsia="Times New Roman" w:hAnsi="Times New Roman" w:cs="Times New Roman"/>
                  <w:sz w:val="24"/>
                  <w:szCs w:val="24"/>
                  <w:lang w:eastAsia="en-CA"/>
                </w:rPr>
                <w:t xml:space="preserve"> 7. Perfectionism 2</w:t>
              </w:r>
            </w:ins>
          </w:p>
        </w:tc>
        <w:tc>
          <w:tcPr>
            <w:tcW w:w="401" w:type="dxa"/>
            <w:tcMar>
              <w:top w:w="0" w:type="dxa"/>
              <w:left w:w="0" w:type="dxa"/>
              <w:bottom w:w="0" w:type="dxa"/>
              <w:right w:w="0" w:type="dxa"/>
            </w:tcMar>
            <w:tcPrChange w:id="3290" w:author="Elizabeth Marks" w:date="2021-04-30T05:40:00Z">
              <w:tcPr>
                <w:tcW w:w="403" w:type="dxa"/>
                <w:gridSpan w:val="3"/>
                <w:tcMar>
                  <w:top w:w="0" w:type="dxa"/>
                  <w:left w:w="0" w:type="dxa"/>
                  <w:bottom w:w="0" w:type="dxa"/>
                  <w:right w:w="0" w:type="dxa"/>
                </w:tcMar>
              </w:tcPr>
            </w:tcPrChange>
          </w:tcPr>
          <w:p w14:paraId="4034D346" w14:textId="77777777" w:rsidR="000D569A" w:rsidRPr="00A05792" w:rsidRDefault="000D569A" w:rsidP="00403395">
            <w:pPr>
              <w:spacing w:after="0" w:line="240" w:lineRule="auto"/>
              <w:jc w:val="right"/>
              <w:rPr>
                <w:ins w:id="3291" w:author="Elizabeth Marks" w:date="2021-04-29T03:26:00Z"/>
                <w:rFonts w:ascii="Times New Roman" w:eastAsia="Times New Roman" w:hAnsi="Times New Roman" w:cs="Times New Roman"/>
                <w:b/>
                <w:bCs/>
                <w:sz w:val="24"/>
                <w:szCs w:val="24"/>
                <w:lang w:eastAsia="en-CA"/>
              </w:rPr>
            </w:pPr>
            <w:ins w:id="3292" w:author="Elizabeth Marks" w:date="2021-04-29T03:26:00Z">
              <w:r w:rsidRPr="00A05792">
                <w:rPr>
                  <w:rFonts w:ascii="Times New Roman" w:eastAsia="Times New Roman" w:hAnsi="Times New Roman" w:cs="Times New Roman"/>
                  <w:b/>
                  <w:bCs/>
                  <w:sz w:val="24"/>
                  <w:szCs w:val="24"/>
                  <w:lang w:eastAsia="en-CA"/>
                </w:rPr>
                <w:t>.26</w:t>
              </w:r>
            </w:ins>
          </w:p>
        </w:tc>
        <w:tc>
          <w:tcPr>
            <w:tcW w:w="405" w:type="dxa"/>
            <w:tcPrChange w:id="3293" w:author="Elizabeth Marks" w:date="2021-04-30T05:40:00Z">
              <w:tcPr>
                <w:tcW w:w="403" w:type="dxa"/>
                <w:gridSpan w:val="3"/>
              </w:tcPr>
            </w:tcPrChange>
          </w:tcPr>
          <w:p w14:paraId="4599ECE3" w14:textId="77777777" w:rsidR="000D569A" w:rsidRPr="00A05792" w:rsidRDefault="000D569A" w:rsidP="00403395">
            <w:pPr>
              <w:spacing w:after="0" w:line="240" w:lineRule="auto"/>
              <w:rPr>
                <w:ins w:id="3294" w:author="Elizabeth Marks" w:date="2021-04-29T03:26:00Z"/>
                <w:rFonts w:ascii="Times New Roman" w:eastAsia="Times New Roman" w:hAnsi="Times New Roman" w:cs="Times New Roman"/>
                <w:b/>
                <w:bCs/>
                <w:sz w:val="24"/>
                <w:szCs w:val="24"/>
                <w:lang w:eastAsia="en-CA"/>
                <w:rPrChange w:id="3295" w:author="Elizabeth Marks" w:date="2021-04-29T05:43:00Z">
                  <w:rPr>
                    <w:ins w:id="3296" w:author="Elizabeth Marks" w:date="2021-04-29T03:26:00Z"/>
                    <w:rFonts w:ascii="Times New Roman" w:eastAsia="Times New Roman" w:hAnsi="Times New Roman" w:cs="Times New Roman"/>
                    <w:b/>
                    <w:bCs/>
                    <w:sz w:val="18"/>
                    <w:szCs w:val="18"/>
                    <w:lang w:eastAsia="en-CA"/>
                  </w:rPr>
                </w:rPrChange>
              </w:rPr>
            </w:pPr>
            <w:ins w:id="3297" w:author="Elizabeth Marks" w:date="2021-04-29T03:26:00Z">
              <w:r w:rsidRPr="00A05792">
                <w:rPr>
                  <w:rFonts w:ascii="Times New Roman" w:eastAsia="Times New Roman" w:hAnsi="Times New Roman" w:cs="Times New Roman"/>
                  <w:b/>
                  <w:bCs/>
                  <w:sz w:val="24"/>
                  <w:szCs w:val="24"/>
                  <w:lang w:eastAsia="en-CA"/>
                  <w:rPrChange w:id="3298" w:author="Elizabeth Marks" w:date="2021-04-29T05:43:00Z">
                    <w:rPr>
                      <w:rFonts w:ascii="Times New Roman" w:eastAsia="Times New Roman" w:hAnsi="Times New Roman" w:cs="Times New Roman"/>
                      <w:b/>
                      <w:bCs/>
                      <w:sz w:val="18"/>
                      <w:szCs w:val="18"/>
                      <w:lang w:eastAsia="en-CA"/>
                    </w:rPr>
                  </w:rPrChange>
                </w:rPr>
                <w:t>***</w:t>
              </w:r>
            </w:ins>
          </w:p>
        </w:tc>
        <w:tc>
          <w:tcPr>
            <w:tcW w:w="402" w:type="dxa"/>
            <w:tcMar>
              <w:top w:w="0" w:type="dxa"/>
              <w:left w:w="0" w:type="dxa"/>
              <w:bottom w:w="0" w:type="dxa"/>
              <w:right w:w="0" w:type="dxa"/>
            </w:tcMar>
            <w:tcPrChange w:id="3299" w:author="Elizabeth Marks" w:date="2021-04-30T05:40:00Z">
              <w:tcPr>
                <w:tcW w:w="403" w:type="dxa"/>
                <w:gridSpan w:val="2"/>
                <w:tcMar>
                  <w:top w:w="0" w:type="dxa"/>
                  <w:left w:w="0" w:type="dxa"/>
                  <w:bottom w:w="0" w:type="dxa"/>
                  <w:right w:w="0" w:type="dxa"/>
                </w:tcMar>
              </w:tcPr>
            </w:tcPrChange>
          </w:tcPr>
          <w:p w14:paraId="3D218CBE" w14:textId="77777777" w:rsidR="000D569A" w:rsidRPr="00A05792" w:rsidRDefault="000D569A" w:rsidP="00403395">
            <w:pPr>
              <w:spacing w:after="0" w:line="240" w:lineRule="auto"/>
              <w:jc w:val="right"/>
              <w:rPr>
                <w:ins w:id="3300" w:author="Elizabeth Marks" w:date="2021-04-29T03:26:00Z"/>
                <w:rFonts w:ascii="Times New Roman" w:eastAsia="Times New Roman" w:hAnsi="Times New Roman" w:cs="Times New Roman"/>
                <w:sz w:val="24"/>
                <w:szCs w:val="24"/>
                <w:lang w:eastAsia="en-CA"/>
              </w:rPr>
            </w:pPr>
            <w:ins w:id="3301" w:author="Elizabeth Marks" w:date="2021-04-29T03:26:00Z">
              <w:r w:rsidRPr="00A05792">
                <w:rPr>
                  <w:rFonts w:ascii="Times New Roman" w:eastAsia="Times New Roman" w:hAnsi="Times New Roman" w:cs="Times New Roman"/>
                  <w:sz w:val="24"/>
                  <w:szCs w:val="24"/>
                  <w:lang w:eastAsia="en-CA"/>
                </w:rPr>
                <w:t>.06</w:t>
              </w:r>
            </w:ins>
          </w:p>
        </w:tc>
        <w:tc>
          <w:tcPr>
            <w:tcW w:w="406" w:type="dxa"/>
            <w:tcPrChange w:id="3302" w:author="Elizabeth Marks" w:date="2021-04-30T05:40:00Z">
              <w:tcPr>
                <w:tcW w:w="403" w:type="dxa"/>
                <w:gridSpan w:val="3"/>
              </w:tcPr>
            </w:tcPrChange>
          </w:tcPr>
          <w:p w14:paraId="4B212B6A" w14:textId="77777777" w:rsidR="000D569A" w:rsidRPr="00A05792" w:rsidRDefault="000D569A" w:rsidP="00403395">
            <w:pPr>
              <w:spacing w:after="0" w:line="240" w:lineRule="auto"/>
              <w:rPr>
                <w:ins w:id="3303" w:author="Elizabeth Marks" w:date="2021-04-29T03:26:00Z"/>
                <w:rFonts w:ascii="Times New Roman" w:eastAsia="Times New Roman" w:hAnsi="Times New Roman" w:cs="Times New Roman"/>
                <w:b/>
                <w:bCs/>
                <w:sz w:val="24"/>
                <w:szCs w:val="24"/>
                <w:lang w:eastAsia="en-CA"/>
                <w:rPrChange w:id="3304" w:author="Elizabeth Marks" w:date="2021-04-29T05:43:00Z">
                  <w:rPr>
                    <w:ins w:id="3305" w:author="Elizabeth Marks" w:date="2021-04-29T03:26:00Z"/>
                    <w:rFonts w:ascii="Times New Roman" w:eastAsia="Times New Roman" w:hAnsi="Times New Roman" w:cs="Times New Roman"/>
                    <w:b/>
                    <w:bCs/>
                    <w:sz w:val="18"/>
                    <w:szCs w:val="18"/>
                    <w:lang w:eastAsia="en-CA"/>
                  </w:rPr>
                </w:rPrChange>
              </w:rPr>
            </w:pPr>
          </w:p>
        </w:tc>
        <w:tc>
          <w:tcPr>
            <w:tcW w:w="403" w:type="dxa"/>
            <w:tcMar>
              <w:top w:w="0" w:type="dxa"/>
              <w:left w:w="0" w:type="dxa"/>
              <w:bottom w:w="0" w:type="dxa"/>
              <w:right w:w="0" w:type="dxa"/>
            </w:tcMar>
            <w:tcPrChange w:id="3306" w:author="Elizabeth Marks" w:date="2021-04-30T05:40:00Z">
              <w:tcPr>
                <w:tcW w:w="403" w:type="dxa"/>
                <w:gridSpan w:val="2"/>
                <w:tcMar>
                  <w:top w:w="0" w:type="dxa"/>
                  <w:left w:w="0" w:type="dxa"/>
                  <w:bottom w:w="0" w:type="dxa"/>
                  <w:right w:w="0" w:type="dxa"/>
                </w:tcMar>
              </w:tcPr>
            </w:tcPrChange>
          </w:tcPr>
          <w:p w14:paraId="528B6BE8" w14:textId="77777777" w:rsidR="000D569A" w:rsidRPr="00A05792" w:rsidRDefault="000D569A" w:rsidP="00403395">
            <w:pPr>
              <w:spacing w:after="0" w:line="240" w:lineRule="auto"/>
              <w:jc w:val="right"/>
              <w:rPr>
                <w:ins w:id="3307" w:author="Elizabeth Marks" w:date="2021-04-29T03:26:00Z"/>
                <w:rFonts w:ascii="Times New Roman" w:eastAsia="Times New Roman" w:hAnsi="Times New Roman" w:cs="Times New Roman"/>
                <w:b/>
                <w:bCs/>
                <w:sz w:val="24"/>
                <w:szCs w:val="24"/>
                <w:lang w:eastAsia="en-CA"/>
              </w:rPr>
            </w:pPr>
            <w:ins w:id="3308" w:author="Elizabeth Marks" w:date="2021-04-29T03:26:00Z">
              <w:r w:rsidRPr="00A05792">
                <w:rPr>
                  <w:rFonts w:ascii="Times New Roman" w:eastAsia="Times New Roman" w:hAnsi="Times New Roman" w:cs="Times New Roman"/>
                  <w:b/>
                  <w:bCs/>
                  <w:sz w:val="24"/>
                  <w:szCs w:val="24"/>
                  <w:lang w:eastAsia="en-CA"/>
                </w:rPr>
                <w:t>.04</w:t>
              </w:r>
            </w:ins>
          </w:p>
        </w:tc>
        <w:tc>
          <w:tcPr>
            <w:tcW w:w="403" w:type="dxa"/>
            <w:tcPrChange w:id="3309" w:author="Elizabeth Marks" w:date="2021-04-30T05:40:00Z">
              <w:tcPr>
                <w:tcW w:w="403" w:type="dxa"/>
                <w:gridSpan w:val="3"/>
              </w:tcPr>
            </w:tcPrChange>
          </w:tcPr>
          <w:p w14:paraId="49B77A6C" w14:textId="77777777" w:rsidR="000D569A" w:rsidRPr="00A05792" w:rsidRDefault="000D569A" w:rsidP="00403395">
            <w:pPr>
              <w:spacing w:after="0" w:line="240" w:lineRule="auto"/>
              <w:rPr>
                <w:ins w:id="3310" w:author="Elizabeth Marks" w:date="2021-04-29T03:26:00Z"/>
                <w:rFonts w:ascii="Times New Roman" w:eastAsia="Times New Roman" w:hAnsi="Times New Roman" w:cs="Times New Roman"/>
                <w:b/>
                <w:bCs/>
                <w:sz w:val="24"/>
                <w:szCs w:val="24"/>
                <w:lang w:eastAsia="en-CA"/>
                <w:rPrChange w:id="3311" w:author="Elizabeth Marks" w:date="2021-04-29T05:43:00Z">
                  <w:rPr>
                    <w:ins w:id="3312" w:author="Elizabeth Marks" w:date="2021-04-29T03:26:00Z"/>
                    <w:rFonts w:ascii="Times New Roman" w:eastAsia="Times New Roman" w:hAnsi="Times New Roman" w:cs="Times New Roman"/>
                    <w:b/>
                    <w:bCs/>
                    <w:sz w:val="18"/>
                    <w:szCs w:val="18"/>
                    <w:lang w:eastAsia="en-CA"/>
                  </w:rPr>
                </w:rPrChange>
              </w:rPr>
            </w:pPr>
            <w:ins w:id="3313" w:author="Elizabeth Marks" w:date="2021-04-29T03:26:00Z">
              <w:r w:rsidRPr="00A05792">
                <w:rPr>
                  <w:rFonts w:ascii="Times New Roman" w:eastAsia="Times New Roman" w:hAnsi="Times New Roman" w:cs="Times New Roman"/>
                  <w:b/>
                  <w:bCs/>
                  <w:sz w:val="24"/>
                  <w:szCs w:val="24"/>
                  <w:lang w:eastAsia="en-CA"/>
                  <w:rPrChange w:id="3314" w:author="Elizabeth Marks" w:date="2021-04-29T05:43:00Z">
                    <w:rPr>
                      <w:rFonts w:ascii="Times New Roman" w:eastAsia="Times New Roman" w:hAnsi="Times New Roman" w:cs="Times New Roman"/>
                      <w:b/>
                      <w:bCs/>
                      <w:sz w:val="18"/>
                      <w:szCs w:val="18"/>
                      <w:lang w:eastAsia="en-CA"/>
                    </w:rPr>
                  </w:rPrChange>
                </w:rPr>
                <w:t>*</w:t>
              </w:r>
            </w:ins>
          </w:p>
        </w:tc>
        <w:tc>
          <w:tcPr>
            <w:tcW w:w="403" w:type="dxa"/>
            <w:tcMar>
              <w:top w:w="0" w:type="dxa"/>
              <w:left w:w="0" w:type="dxa"/>
              <w:bottom w:w="0" w:type="dxa"/>
              <w:right w:w="0" w:type="dxa"/>
            </w:tcMar>
            <w:tcPrChange w:id="3315" w:author="Elizabeth Marks" w:date="2021-04-30T05:40:00Z">
              <w:tcPr>
                <w:tcW w:w="403" w:type="dxa"/>
                <w:gridSpan w:val="3"/>
                <w:tcMar>
                  <w:top w:w="0" w:type="dxa"/>
                  <w:left w:w="0" w:type="dxa"/>
                  <w:bottom w:w="0" w:type="dxa"/>
                  <w:right w:w="0" w:type="dxa"/>
                </w:tcMar>
              </w:tcPr>
            </w:tcPrChange>
          </w:tcPr>
          <w:p w14:paraId="1EE06497" w14:textId="77777777" w:rsidR="000D569A" w:rsidRPr="00A05792" w:rsidRDefault="000D569A" w:rsidP="00403395">
            <w:pPr>
              <w:spacing w:after="0" w:line="240" w:lineRule="auto"/>
              <w:jc w:val="right"/>
              <w:rPr>
                <w:ins w:id="3316" w:author="Elizabeth Marks" w:date="2021-04-29T03:26:00Z"/>
                <w:rFonts w:ascii="Times New Roman" w:eastAsia="Times New Roman" w:hAnsi="Times New Roman" w:cs="Times New Roman"/>
                <w:sz w:val="24"/>
                <w:szCs w:val="24"/>
                <w:lang w:eastAsia="en-CA"/>
              </w:rPr>
            </w:pPr>
            <w:ins w:id="3317" w:author="Elizabeth Marks" w:date="2021-04-29T03:26:00Z">
              <w:r w:rsidRPr="00A05792">
                <w:rPr>
                  <w:rFonts w:ascii="Times New Roman" w:eastAsia="Times New Roman" w:hAnsi="Times New Roman" w:cs="Times New Roman"/>
                  <w:sz w:val="24"/>
                  <w:szCs w:val="24"/>
                  <w:lang w:eastAsia="en-CA"/>
                </w:rPr>
                <w:t>-.04</w:t>
              </w:r>
            </w:ins>
          </w:p>
        </w:tc>
        <w:tc>
          <w:tcPr>
            <w:tcW w:w="403" w:type="dxa"/>
            <w:tcPrChange w:id="3318" w:author="Elizabeth Marks" w:date="2021-04-30T05:40:00Z">
              <w:tcPr>
                <w:tcW w:w="403" w:type="dxa"/>
                <w:gridSpan w:val="2"/>
              </w:tcPr>
            </w:tcPrChange>
          </w:tcPr>
          <w:p w14:paraId="217FC927" w14:textId="77777777" w:rsidR="000D569A" w:rsidRPr="00A05792" w:rsidRDefault="000D569A" w:rsidP="00403395">
            <w:pPr>
              <w:spacing w:after="0" w:line="240" w:lineRule="auto"/>
              <w:rPr>
                <w:ins w:id="3319" w:author="Elizabeth Marks" w:date="2021-04-29T03:26:00Z"/>
                <w:rFonts w:ascii="Times New Roman" w:eastAsia="Times New Roman" w:hAnsi="Times New Roman" w:cs="Times New Roman"/>
                <w:b/>
                <w:bCs/>
                <w:sz w:val="24"/>
                <w:szCs w:val="24"/>
                <w:lang w:eastAsia="en-CA"/>
                <w:rPrChange w:id="3320" w:author="Elizabeth Marks" w:date="2021-04-29T05:43:00Z">
                  <w:rPr>
                    <w:ins w:id="3321" w:author="Elizabeth Marks" w:date="2021-04-29T03:26:00Z"/>
                    <w:rFonts w:ascii="Times New Roman" w:eastAsia="Times New Roman" w:hAnsi="Times New Roman" w:cs="Times New Roman"/>
                    <w:b/>
                    <w:bCs/>
                    <w:sz w:val="18"/>
                    <w:szCs w:val="18"/>
                    <w:lang w:eastAsia="en-CA"/>
                  </w:rPr>
                </w:rPrChange>
              </w:rPr>
            </w:pPr>
          </w:p>
        </w:tc>
        <w:tc>
          <w:tcPr>
            <w:tcW w:w="403" w:type="dxa"/>
            <w:tcMar>
              <w:top w:w="0" w:type="dxa"/>
              <w:left w:w="0" w:type="dxa"/>
              <w:bottom w:w="0" w:type="dxa"/>
              <w:right w:w="0" w:type="dxa"/>
            </w:tcMar>
            <w:tcPrChange w:id="3322" w:author="Elizabeth Marks" w:date="2021-04-30T05:40:00Z">
              <w:tcPr>
                <w:tcW w:w="403" w:type="dxa"/>
                <w:gridSpan w:val="3"/>
                <w:tcMar>
                  <w:top w:w="0" w:type="dxa"/>
                  <w:left w:w="0" w:type="dxa"/>
                  <w:bottom w:w="0" w:type="dxa"/>
                  <w:right w:w="0" w:type="dxa"/>
                </w:tcMar>
              </w:tcPr>
            </w:tcPrChange>
          </w:tcPr>
          <w:p w14:paraId="3E549DE8" w14:textId="77777777" w:rsidR="000D569A" w:rsidRPr="00A05792" w:rsidRDefault="000D569A" w:rsidP="00403395">
            <w:pPr>
              <w:spacing w:after="0" w:line="240" w:lineRule="auto"/>
              <w:jc w:val="right"/>
              <w:rPr>
                <w:ins w:id="3323" w:author="Elizabeth Marks" w:date="2021-04-29T03:26:00Z"/>
                <w:rFonts w:ascii="Times New Roman" w:eastAsia="Times New Roman" w:hAnsi="Times New Roman" w:cs="Times New Roman"/>
                <w:sz w:val="24"/>
                <w:szCs w:val="24"/>
                <w:lang w:eastAsia="en-CA"/>
              </w:rPr>
            </w:pPr>
            <w:ins w:id="3324" w:author="Elizabeth Marks" w:date="2021-04-29T03:26:00Z">
              <w:r w:rsidRPr="00A05792">
                <w:rPr>
                  <w:rFonts w:ascii="Times New Roman" w:eastAsia="Times New Roman" w:hAnsi="Times New Roman" w:cs="Times New Roman"/>
                  <w:sz w:val="24"/>
                  <w:szCs w:val="24"/>
                  <w:lang w:eastAsia="en-CA"/>
                </w:rPr>
                <w:t>.05</w:t>
              </w:r>
            </w:ins>
          </w:p>
        </w:tc>
        <w:tc>
          <w:tcPr>
            <w:tcW w:w="403" w:type="dxa"/>
            <w:tcPrChange w:id="3325" w:author="Elizabeth Marks" w:date="2021-04-30T05:40:00Z">
              <w:tcPr>
                <w:tcW w:w="403" w:type="dxa"/>
                <w:gridSpan w:val="2"/>
              </w:tcPr>
            </w:tcPrChange>
          </w:tcPr>
          <w:p w14:paraId="4F3AA4B9" w14:textId="77777777" w:rsidR="000D569A" w:rsidRPr="00A05792" w:rsidRDefault="000D569A" w:rsidP="00403395">
            <w:pPr>
              <w:spacing w:after="0" w:line="240" w:lineRule="auto"/>
              <w:rPr>
                <w:ins w:id="3326" w:author="Elizabeth Marks" w:date="2021-04-29T03:26:00Z"/>
                <w:rFonts w:ascii="Times New Roman" w:eastAsia="Times New Roman" w:hAnsi="Times New Roman" w:cs="Times New Roman"/>
                <w:b/>
                <w:bCs/>
                <w:sz w:val="24"/>
                <w:szCs w:val="24"/>
                <w:lang w:eastAsia="en-CA"/>
                <w:rPrChange w:id="3327" w:author="Elizabeth Marks" w:date="2021-04-29T05:43:00Z">
                  <w:rPr>
                    <w:ins w:id="3328" w:author="Elizabeth Marks" w:date="2021-04-29T03:26:00Z"/>
                    <w:rFonts w:ascii="Times New Roman" w:eastAsia="Times New Roman" w:hAnsi="Times New Roman" w:cs="Times New Roman"/>
                    <w:b/>
                    <w:bCs/>
                    <w:sz w:val="18"/>
                    <w:szCs w:val="18"/>
                    <w:lang w:eastAsia="en-CA"/>
                  </w:rPr>
                </w:rPrChange>
              </w:rPr>
            </w:pPr>
          </w:p>
        </w:tc>
        <w:tc>
          <w:tcPr>
            <w:tcW w:w="403" w:type="dxa"/>
            <w:tcMar>
              <w:top w:w="0" w:type="dxa"/>
              <w:left w:w="0" w:type="dxa"/>
              <w:bottom w:w="0" w:type="dxa"/>
              <w:right w:w="0" w:type="dxa"/>
            </w:tcMar>
            <w:hideMark/>
            <w:tcPrChange w:id="3329" w:author="Elizabeth Marks" w:date="2021-04-30T05:40:00Z">
              <w:tcPr>
                <w:tcW w:w="403" w:type="dxa"/>
                <w:gridSpan w:val="3"/>
                <w:tcMar>
                  <w:top w:w="0" w:type="dxa"/>
                  <w:left w:w="0" w:type="dxa"/>
                  <w:bottom w:w="0" w:type="dxa"/>
                  <w:right w:w="0" w:type="dxa"/>
                </w:tcMar>
                <w:hideMark/>
              </w:tcPr>
            </w:tcPrChange>
          </w:tcPr>
          <w:p w14:paraId="17CE2613" w14:textId="77777777" w:rsidR="000D569A" w:rsidRPr="00A05792" w:rsidRDefault="000D569A" w:rsidP="00403395">
            <w:pPr>
              <w:spacing w:after="0" w:line="240" w:lineRule="auto"/>
              <w:jc w:val="right"/>
              <w:rPr>
                <w:ins w:id="3330" w:author="Elizabeth Marks" w:date="2021-04-29T03:26:00Z"/>
                <w:rFonts w:ascii="Times New Roman" w:eastAsia="Times New Roman" w:hAnsi="Times New Roman" w:cs="Times New Roman"/>
                <w:sz w:val="24"/>
                <w:szCs w:val="24"/>
                <w:lang w:eastAsia="en-CA"/>
              </w:rPr>
            </w:pPr>
            <w:ins w:id="3331" w:author="Elizabeth Marks" w:date="2021-04-29T03:26:00Z">
              <w:r w:rsidRPr="00A05792">
                <w:rPr>
                  <w:rFonts w:ascii="Times New Roman" w:eastAsia="Times New Roman" w:hAnsi="Times New Roman" w:cs="Times New Roman"/>
                  <w:sz w:val="24"/>
                  <w:szCs w:val="24"/>
                  <w:lang w:eastAsia="en-CA"/>
                </w:rPr>
                <w:t>.02</w:t>
              </w:r>
            </w:ins>
          </w:p>
        </w:tc>
        <w:tc>
          <w:tcPr>
            <w:tcW w:w="403" w:type="dxa"/>
            <w:tcPrChange w:id="3332" w:author="Elizabeth Marks" w:date="2021-04-30T05:40:00Z">
              <w:tcPr>
                <w:tcW w:w="403" w:type="dxa"/>
                <w:gridSpan w:val="2"/>
              </w:tcPr>
            </w:tcPrChange>
          </w:tcPr>
          <w:p w14:paraId="5A976AB6" w14:textId="77777777" w:rsidR="000D569A" w:rsidRPr="00A05792" w:rsidRDefault="000D569A" w:rsidP="00403395">
            <w:pPr>
              <w:spacing w:after="0" w:line="240" w:lineRule="auto"/>
              <w:rPr>
                <w:ins w:id="3333" w:author="Elizabeth Marks" w:date="2021-04-29T03:26:00Z"/>
                <w:rFonts w:ascii="Times New Roman" w:eastAsia="Times New Roman" w:hAnsi="Times New Roman" w:cs="Times New Roman"/>
                <w:sz w:val="24"/>
                <w:szCs w:val="24"/>
                <w:lang w:eastAsia="en-CA"/>
                <w:rPrChange w:id="3334" w:author="Elizabeth Marks" w:date="2021-04-29T05:43:00Z">
                  <w:rPr>
                    <w:ins w:id="3335" w:author="Elizabeth Marks" w:date="2021-04-29T03:26:00Z"/>
                    <w:rFonts w:ascii="Times New Roman" w:eastAsia="Times New Roman" w:hAnsi="Times New Roman" w:cs="Times New Roman"/>
                    <w:sz w:val="18"/>
                    <w:szCs w:val="18"/>
                    <w:lang w:eastAsia="en-CA"/>
                  </w:rPr>
                </w:rPrChange>
              </w:rPr>
            </w:pPr>
          </w:p>
        </w:tc>
        <w:tc>
          <w:tcPr>
            <w:tcW w:w="403" w:type="dxa"/>
            <w:tcPrChange w:id="3336" w:author="Elizabeth Marks" w:date="2021-04-30T05:40:00Z">
              <w:tcPr>
                <w:tcW w:w="403" w:type="dxa"/>
                <w:gridSpan w:val="3"/>
              </w:tcPr>
            </w:tcPrChange>
          </w:tcPr>
          <w:p w14:paraId="7DE5B0B7" w14:textId="77777777" w:rsidR="000D569A" w:rsidRPr="00A05792" w:rsidRDefault="000D569A" w:rsidP="00403395">
            <w:pPr>
              <w:spacing w:after="0" w:line="240" w:lineRule="auto"/>
              <w:jc w:val="right"/>
              <w:rPr>
                <w:ins w:id="3337" w:author="Elizabeth Marks" w:date="2021-04-29T03:26:00Z"/>
                <w:rFonts w:ascii="Times New Roman" w:eastAsia="Times New Roman" w:hAnsi="Times New Roman" w:cs="Times New Roman"/>
                <w:sz w:val="24"/>
                <w:szCs w:val="24"/>
                <w:lang w:eastAsia="en-CA"/>
              </w:rPr>
            </w:pPr>
            <w:ins w:id="3338" w:author="Elizabeth Marks" w:date="2021-04-29T03:26:00Z">
              <w:r w:rsidRPr="00A05792">
                <w:rPr>
                  <w:rFonts w:ascii="Times New Roman" w:eastAsia="Times New Roman" w:hAnsi="Times New Roman" w:cs="Times New Roman"/>
                  <w:sz w:val="24"/>
                  <w:szCs w:val="24"/>
                  <w:lang w:eastAsia="en-CA"/>
                </w:rPr>
                <w:t>-</w:t>
              </w:r>
            </w:ins>
          </w:p>
        </w:tc>
        <w:tc>
          <w:tcPr>
            <w:tcW w:w="403" w:type="dxa"/>
            <w:tcPrChange w:id="3339" w:author="Elizabeth Marks" w:date="2021-04-30T05:40:00Z">
              <w:tcPr>
                <w:tcW w:w="403" w:type="dxa"/>
                <w:gridSpan w:val="3"/>
              </w:tcPr>
            </w:tcPrChange>
          </w:tcPr>
          <w:p w14:paraId="6FB94C32" w14:textId="77777777" w:rsidR="000D569A" w:rsidRPr="00A05792" w:rsidRDefault="000D569A" w:rsidP="00403395">
            <w:pPr>
              <w:spacing w:after="0" w:line="240" w:lineRule="auto"/>
              <w:rPr>
                <w:ins w:id="3340" w:author="Elizabeth Marks" w:date="2021-04-29T03:26:00Z"/>
                <w:rFonts w:ascii="Times New Roman" w:eastAsia="Times New Roman" w:hAnsi="Times New Roman" w:cs="Times New Roman"/>
                <w:sz w:val="24"/>
                <w:szCs w:val="24"/>
                <w:lang w:eastAsia="en-CA"/>
              </w:rPr>
            </w:pPr>
          </w:p>
        </w:tc>
        <w:tc>
          <w:tcPr>
            <w:tcW w:w="843" w:type="dxa"/>
            <w:gridSpan w:val="2"/>
            <w:tcPrChange w:id="3341" w:author="Elizabeth Marks" w:date="2021-04-30T05:40:00Z">
              <w:tcPr>
                <w:tcW w:w="403" w:type="dxa"/>
              </w:tcPr>
            </w:tcPrChange>
          </w:tcPr>
          <w:p w14:paraId="32AD13C6" w14:textId="77777777" w:rsidR="000D569A" w:rsidRPr="00A05792" w:rsidRDefault="000D569A" w:rsidP="00403395">
            <w:pPr>
              <w:spacing w:after="0" w:line="240" w:lineRule="auto"/>
              <w:rPr>
                <w:ins w:id="3342" w:author="Elizabeth Marks" w:date="2021-04-29T03:26:00Z"/>
                <w:rFonts w:ascii="Times New Roman" w:eastAsia="Times New Roman" w:hAnsi="Times New Roman" w:cs="Times New Roman"/>
                <w:sz w:val="24"/>
                <w:szCs w:val="24"/>
                <w:lang w:eastAsia="en-CA"/>
              </w:rPr>
            </w:pPr>
          </w:p>
        </w:tc>
      </w:tr>
      <w:tr w:rsidR="006B569A" w:rsidRPr="00A05792" w14:paraId="394C0CBE" w14:textId="77777777" w:rsidTr="006B569A">
        <w:tblPrEx>
          <w:tblPrExChange w:id="3343" w:author="Elizabeth Marks" w:date="2021-04-30T05:40:00Z">
            <w:tblPrEx>
              <w:tblW w:w="8204" w:type="dxa"/>
            </w:tblPrEx>
          </w:tblPrExChange>
        </w:tblPrEx>
        <w:trPr>
          <w:trHeight w:val="255"/>
          <w:ins w:id="3344" w:author="Elizabeth Marks" w:date="2021-04-29T03:26:00Z"/>
          <w:trPrChange w:id="3345" w:author="Elizabeth Marks" w:date="2021-04-30T05:40:00Z">
            <w:trPr>
              <w:gridAfter w:val="0"/>
              <w:trHeight w:val="255"/>
            </w:trPr>
          </w:trPrChange>
        </w:trPr>
        <w:tc>
          <w:tcPr>
            <w:tcW w:w="2153" w:type="dxa"/>
            <w:tcBorders>
              <w:bottom w:val="single" w:sz="4" w:space="0" w:color="auto"/>
            </w:tcBorders>
            <w:tcMar>
              <w:top w:w="0" w:type="dxa"/>
              <w:left w:w="0" w:type="dxa"/>
              <w:bottom w:w="0" w:type="dxa"/>
              <w:right w:w="0" w:type="dxa"/>
            </w:tcMar>
            <w:tcPrChange w:id="3346" w:author="Elizabeth Marks" w:date="2021-04-30T05:40:00Z">
              <w:tcPr>
                <w:tcW w:w="2159" w:type="dxa"/>
                <w:gridSpan w:val="2"/>
                <w:tcBorders>
                  <w:bottom w:val="single" w:sz="4" w:space="0" w:color="auto"/>
                </w:tcBorders>
                <w:tcMar>
                  <w:top w:w="0" w:type="dxa"/>
                  <w:left w:w="0" w:type="dxa"/>
                  <w:bottom w:w="0" w:type="dxa"/>
                  <w:right w:w="0" w:type="dxa"/>
                </w:tcMar>
              </w:tcPr>
            </w:tcPrChange>
          </w:tcPr>
          <w:p w14:paraId="30F2365F" w14:textId="35C5802A" w:rsidR="000D569A" w:rsidRPr="00A05792" w:rsidRDefault="000D569A" w:rsidP="00DC5136">
            <w:pPr>
              <w:spacing w:after="0" w:line="240" w:lineRule="auto"/>
              <w:rPr>
                <w:ins w:id="3347" w:author="Elizabeth Marks" w:date="2021-04-29T03:26:00Z"/>
                <w:rFonts w:ascii="Times New Roman" w:eastAsia="Times New Roman" w:hAnsi="Times New Roman" w:cs="Times New Roman"/>
                <w:sz w:val="24"/>
                <w:szCs w:val="24"/>
                <w:lang w:eastAsia="en-CA"/>
              </w:rPr>
            </w:pPr>
            <w:ins w:id="3348" w:author="Elizabeth Marks" w:date="2021-04-29T03:30:00Z">
              <w:r w:rsidRPr="00A05792">
                <w:rPr>
                  <w:rFonts w:ascii="Times New Roman" w:eastAsia="Times New Roman" w:hAnsi="Times New Roman" w:cs="Times New Roman"/>
                  <w:sz w:val="24"/>
                  <w:szCs w:val="24"/>
                  <w:lang w:eastAsia="en-CA"/>
                </w:rPr>
                <w:t xml:space="preserve"> 8</w:t>
              </w:r>
            </w:ins>
            <w:ins w:id="3349" w:author="Elizabeth Marks" w:date="2021-04-29T03:26:00Z">
              <w:r w:rsidRPr="00A05792">
                <w:rPr>
                  <w:rFonts w:ascii="Times New Roman" w:eastAsia="Times New Roman" w:hAnsi="Times New Roman" w:cs="Times New Roman"/>
                  <w:sz w:val="24"/>
                  <w:szCs w:val="24"/>
                  <w:lang w:eastAsia="en-CA"/>
                </w:rPr>
                <w:t>. Co is Fun Place</w:t>
              </w:r>
            </w:ins>
          </w:p>
        </w:tc>
        <w:tc>
          <w:tcPr>
            <w:tcW w:w="401" w:type="dxa"/>
            <w:tcBorders>
              <w:bottom w:val="single" w:sz="4" w:space="0" w:color="auto"/>
            </w:tcBorders>
            <w:tcMar>
              <w:top w:w="0" w:type="dxa"/>
              <w:left w:w="0" w:type="dxa"/>
              <w:bottom w:w="0" w:type="dxa"/>
              <w:right w:w="0" w:type="dxa"/>
            </w:tcMar>
            <w:tcPrChange w:id="3350" w:author="Elizabeth Marks" w:date="2021-04-30T05:40:00Z">
              <w:tcPr>
                <w:tcW w:w="403" w:type="dxa"/>
                <w:gridSpan w:val="3"/>
                <w:tcBorders>
                  <w:bottom w:val="single" w:sz="4" w:space="0" w:color="auto"/>
                </w:tcBorders>
                <w:tcMar>
                  <w:top w:w="0" w:type="dxa"/>
                  <w:left w:w="0" w:type="dxa"/>
                  <w:bottom w:w="0" w:type="dxa"/>
                  <w:right w:w="0" w:type="dxa"/>
                </w:tcMar>
              </w:tcPr>
            </w:tcPrChange>
          </w:tcPr>
          <w:p w14:paraId="571CB732" w14:textId="77777777" w:rsidR="000D569A" w:rsidRPr="00A05792" w:rsidRDefault="000D569A" w:rsidP="00DC5136">
            <w:pPr>
              <w:spacing w:after="0" w:line="240" w:lineRule="auto"/>
              <w:jc w:val="right"/>
              <w:rPr>
                <w:ins w:id="3351" w:author="Elizabeth Marks" w:date="2021-04-29T03:26:00Z"/>
                <w:rFonts w:ascii="Times New Roman" w:eastAsia="Times New Roman" w:hAnsi="Times New Roman" w:cs="Times New Roman"/>
                <w:b/>
                <w:bCs/>
                <w:sz w:val="24"/>
                <w:szCs w:val="24"/>
                <w:lang w:eastAsia="en-CA"/>
              </w:rPr>
            </w:pPr>
            <w:ins w:id="3352" w:author="Elizabeth Marks" w:date="2021-04-29T03:26:00Z">
              <w:r w:rsidRPr="00A05792">
                <w:rPr>
                  <w:rFonts w:ascii="Times New Roman" w:eastAsia="Times New Roman" w:hAnsi="Times New Roman" w:cs="Times New Roman"/>
                  <w:b/>
                  <w:bCs/>
                  <w:sz w:val="24"/>
                  <w:szCs w:val="24"/>
                  <w:lang w:eastAsia="en-CA"/>
                </w:rPr>
                <w:t>.30</w:t>
              </w:r>
            </w:ins>
          </w:p>
        </w:tc>
        <w:tc>
          <w:tcPr>
            <w:tcW w:w="405" w:type="dxa"/>
            <w:tcBorders>
              <w:bottom w:val="single" w:sz="4" w:space="0" w:color="auto"/>
            </w:tcBorders>
            <w:tcPrChange w:id="3353" w:author="Elizabeth Marks" w:date="2021-04-30T05:40:00Z">
              <w:tcPr>
                <w:tcW w:w="403" w:type="dxa"/>
                <w:gridSpan w:val="3"/>
                <w:tcBorders>
                  <w:bottom w:val="single" w:sz="4" w:space="0" w:color="auto"/>
                </w:tcBorders>
              </w:tcPr>
            </w:tcPrChange>
          </w:tcPr>
          <w:p w14:paraId="03ACED75" w14:textId="77777777" w:rsidR="000D569A" w:rsidRPr="00A05792" w:rsidRDefault="000D569A" w:rsidP="00DC5136">
            <w:pPr>
              <w:spacing w:after="0" w:line="240" w:lineRule="auto"/>
              <w:rPr>
                <w:ins w:id="3354" w:author="Elizabeth Marks" w:date="2021-04-29T03:26:00Z"/>
                <w:rFonts w:ascii="Times New Roman" w:eastAsia="Times New Roman" w:hAnsi="Times New Roman" w:cs="Times New Roman"/>
                <w:b/>
                <w:bCs/>
                <w:sz w:val="24"/>
                <w:szCs w:val="24"/>
                <w:lang w:eastAsia="en-CA"/>
                <w:rPrChange w:id="3355" w:author="Elizabeth Marks" w:date="2021-04-29T05:43:00Z">
                  <w:rPr>
                    <w:ins w:id="3356" w:author="Elizabeth Marks" w:date="2021-04-29T03:26:00Z"/>
                    <w:rFonts w:ascii="Times New Roman" w:eastAsia="Times New Roman" w:hAnsi="Times New Roman" w:cs="Times New Roman"/>
                    <w:b/>
                    <w:bCs/>
                    <w:sz w:val="18"/>
                    <w:szCs w:val="18"/>
                    <w:lang w:eastAsia="en-CA"/>
                  </w:rPr>
                </w:rPrChange>
              </w:rPr>
            </w:pPr>
            <w:ins w:id="3357" w:author="Elizabeth Marks" w:date="2021-04-29T03:26:00Z">
              <w:r w:rsidRPr="00A05792">
                <w:rPr>
                  <w:rFonts w:ascii="Times New Roman" w:eastAsia="Times New Roman" w:hAnsi="Times New Roman" w:cs="Times New Roman"/>
                  <w:b/>
                  <w:bCs/>
                  <w:sz w:val="24"/>
                  <w:szCs w:val="24"/>
                  <w:lang w:eastAsia="en-CA"/>
                  <w:rPrChange w:id="3358" w:author="Elizabeth Marks" w:date="2021-04-29T05:43:00Z">
                    <w:rPr>
                      <w:rFonts w:ascii="Times New Roman" w:eastAsia="Times New Roman" w:hAnsi="Times New Roman" w:cs="Times New Roman"/>
                      <w:b/>
                      <w:bCs/>
                      <w:sz w:val="18"/>
                      <w:szCs w:val="18"/>
                      <w:lang w:eastAsia="en-CA"/>
                    </w:rPr>
                  </w:rPrChange>
                </w:rPr>
                <w:t>***</w:t>
              </w:r>
            </w:ins>
          </w:p>
        </w:tc>
        <w:tc>
          <w:tcPr>
            <w:tcW w:w="402" w:type="dxa"/>
            <w:tcBorders>
              <w:bottom w:val="single" w:sz="4" w:space="0" w:color="auto"/>
            </w:tcBorders>
            <w:tcMar>
              <w:top w:w="0" w:type="dxa"/>
              <w:left w:w="0" w:type="dxa"/>
              <w:bottom w:w="0" w:type="dxa"/>
              <w:right w:w="0" w:type="dxa"/>
            </w:tcMar>
            <w:tcPrChange w:id="3359" w:author="Elizabeth Marks" w:date="2021-04-30T05:40:00Z">
              <w:tcPr>
                <w:tcW w:w="403" w:type="dxa"/>
                <w:gridSpan w:val="2"/>
                <w:tcBorders>
                  <w:bottom w:val="single" w:sz="4" w:space="0" w:color="auto"/>
                </w:tcBorders>
                <w:tcMar>
                  <w:top w:w="0" w:type="dxa"/>
                  <w:left w:w="0" w:type="dxa"/>
                  <w:bottom w:w="0" w:type="dxa"/>
                  <w:right w:w="0" w:type="dxa"/>
                </w:tcMar>
              </w:tcPr>
            </w:tcPrChange>
          </w:tcPr>
          <w:p w14:paraId="1C1E5163" w14:textId="77777777" w:rsidR="000D569A" w:rsidRPr="00A05792" w:rsidRDefault="000D569A" w:rsidP="00DC5136">
            <w:pPr>
              <w:spacing w:after="0" w:line="240" w:lineRule="auto"/>
              <w:jc w:val="right"/>
              <w:rPr>
                <w:ins w:id="3360" w:author="Elizabeth Marks" w:date="2021-04-29T03:26:00Z"/>
                <w:rFonts w:ascii="Times New Roman" w:eastAsia="Times New Roman" w:hAnsi="Times New Roman" w:cs="Times New Roman"/>
                <w:b/>
                <w:bCs/>
                <w:sz w:val="24"/>
                <w:szCs w:val="24"/>
                <w:lang w:eastAsia="en-CA"/>
              </w:rPr>
            </w:pPr>
            <w:ins w:id="3361" w:author="Elizabeth Marks" w:date="2021-04-29T03:26:00Z">
              <w:r w:rsidRPr="00A05792">
                <w:rPr>
                  <w:rFonts w:ascii="Times New Roman" w:eastAsia="Times New Roman" w:hAnsi="Times New Roman" w:cs="Times New Roman"/>
                  <w:b/>
                  <w:bCs/>
                  <w:sz w:val="24"/>
                  <w:szCs w:val="24"/>
                  <w:lang w:eastAsia="en-CA"/>
                </w:rPr>
                <w:t>.20</w:t>
              </w:r>
            </w:ins>
          </w:p>
        </w:tc>
        <w:tc>
          <w:tcPr>
            <w:tcW w:w="406" w:type="dxa"/>
            <w:tcBorders>
              <w:bottom w:val="single" w:sz="4" w:space="0" w:color="auto"/>
            </w:tcBorders>
            <w:tcPrChange w:id="3362" w:author="Elizabeth Marks" w:date="2021-04-30T05:40:00Z">
              <w:tcPr>
                <w:tcW w:w="403" w:type="dxa"/>
                <w:gridSpan w:val="3"/>
                <w:tcBorders>
                  <w:bottom w:val="single" w:sz="4" w:space="0" w:color="auto"/>
                </w:tcBorders>
              </w:tcPr>
            </w:tcPrChange>
          </w:tcPr>
          <w:p w14:paraId="5224F910" w14:textId="77777777" w:rsidR="000D569A" w:rsidRPr="00A05792" w:rsidRDefault="000D569A" w:rsidP="00DC5136">
            <w:pPr>
              <w:spacing w:after="0" w:line="240" w:lineRule="auto"/>
              <w:rPr>
                <w:ins w:id="3363" w:author="Elizabeth Marks" w:date="2021-04-29T03:26:00Z"/>
                <w:rFonts w:ascii="Times New Roman" w:eastAsia="Times New Roman" w:hAnsi="Times New Roman" w:cs="Times New Roman"/>
                <w:b/>
                <w:bCs/>
                <w:sz w:val="24"/>
                <w:szCs w:val="24"/>
                <w:lang w:eastAsia="en-CA"/>
                <w:rPrChange w:id="3364" w:author="Elizabeth Marks" w:date="2021-04-29T05:43:00Z">
                  <w:rPr>
                    <w:ins w:id="3365" w:author="Elizabeth Marks" w:date="2021-04-29T03:26:00Z"/>
                    <w:rFonts w:ascii="Times New Roman" w:eastAsia="Times New Roman" w:hAnsi="Times New Roman" w:cs="Times New Roman"/>
                    <w:b/>
                    <w:bCs/>
                    <w:sz w:val="18"/>
                    <w:szCs w:val="18"/>
                    <w:lang w:eastAsia="en-CA"/>
                  </w:rPr>
                </w:rPrChange>
              </w:rPr>
            </w:pPr>
            <w:ins w:id="3366" w:author="Elizabeth Marks" w:date="2021-04-29T03:26:00Z">
              <w:r w:rsidRPr="00A05792">
                <w:rPr>
                  <w:rFonts w:ascii="Times New Roman" w:eastAsia="Times New Roman" w:hAnsi="Times New Roman" w:cs="Times New Roman"/>
                  <w:b/>
                  <w:bCs/>
                  <w:sz w:val="24"/>
                  <w:szCs w:val="24"/>
                  <w:lang w:eastAsia="en-CA"/>
                  <w:rPrChange w:id="3367" w:author="Elizabeth Marks" w:date="2021-04-29T05:43:00Z">
                    <w:rPr>
                      <w:rFonts w:ascii="Times New Roman" w:eastAsia="Times New Roman" w:hAnsi="Times New Roman" w:cs="Times New Roman"/>
                      <w:b/>
                      <w:bCs/>
                      <w:sz w:val="18"/>
                      <w:szCs w:val="18"/>
                      <w:lang w:eastAsia="en-CA"/>
                    </w:rPr>
                  </w:rPrChange>
                </w:rPr>
                <w:t>**</w:t>
              </w:r>
            </w:ins>
          </w:p>
        </w:tc>
        <w:tc>
          <w:tcPr>
            <w:tcW w:w="403" w:type="dxa"/>
            <w:tcBorders>
              <w:bottom w:val="single" w:sz="4" w:space="0" w:color="auto"/>
            </w:tcBorders>
            <w:tcMar>
              <w:top w:w="0" w:type="dxa"/>
              <w:left w:w="0" w:type="dxa"/>
              <w:bottom w:w="0" w:type="dxa"/>
              <w:right w:w="0" w:type="dxa"/>
            </w:tcMar>
            <w:tcPrChange w:id="3368" w:author="Elizabeth Marks" w:date="2021-04-30T05:40:00Z">
              <w:tcPr>
                <w:tcW w:w="403" w:type="dxa"/>
                <w:gridSpan w:val="2"/>
                <w:tcBorders>
                  <w:bottom w:val="single" w:sz="4" w:space="0" w:color="auto"/>
                </w:tcBorders>
                <w:tcMar>
                  <w:top w:w="0" w:type="dxa"/>
                  <w:left w:w="0" w:type="dxa"/>
                  <w:bottom w:w="0" w:type="dxa"/>
                  <w:right w:w="0" w:type="dxa"/>
                </w:tcMar>
              </w:tcPr>
            </w:tcPrChange>
          </w:tcPr>
          <w:p w14:paraId="6F73BA32" w14:textId="77777777" w:rsidR="000D569A" w:rsidRPr="00A05792" w:rsidRDefault="000D569A" w:rsidP="00DC5136">
            <w:pPr>
              <w:spacing w:after="0" w:line="240" w:lineRule="auto"/>
              <w:jc w:val="right"/>
              <w:rPr>
                <w:ins w:id="3369" w:author="Elizabeth Marks" w:date="2021-04-29T03:26:00Z"/>
                <w:rFonts w:ascii="Times New Roman" w:eastAsia="Times New Roman" w:hAnsi="Times New Roman" w:cs="Times New Roman"/>
                <w:b/>
                <w:bCs/>
                <w:sz w:val="24"/>
                <w:szCs w:val="24"/>
                <w:lang w:eastAsia="en-CA"/>
              </w:rPr>
            </w:pPr>
            <w:ins w:id="3370" w:author="Elizabeth Marks" w:date="2021-04-29T03:26:00Z">
              <w:r w:rsidRPr="00A05792">
                <w:rPr>
                  <w:rFonts w:ascii="Times New Roman" w:eastAsia="Times New Roman" w:hAnsi="Times New Roman" w:cs="Times New Roman"/>
                  <w:b/>
                  <w:bCs/>
                  <w:sz w:val="24"/>
                  <w:szCs w:val="24"/>
                  <w:lang w:eastAsia="en-CA"/>
                </w:rPr>
                <w:t>.25</w:t>
              </w:r>
            </w:ins>
          </w:p>
        </w:tc>
        <w:tc>
          <w:tcPr>
            <w:tcW w:w="403" w:type="dxa"/>
            <w:tcBorders>
              <w:bottom w:val="single" w:sz="4" w:space="0" w:color="auto"/>
            </w:tcBorders>
            <w:tcPrChange w:id="3371" w:author="Elizabeth Marks" w:date="2021-04-30T05:40:00Z">
              <w:tcPr>
                <w:tcW w:w="403" w:type="dxa"/>
                <w:gridSpan w:val="3"/>
                <w:tcBorders>
                  <w:bottom w:val="single" w:sz="4" w:space="0" w:color="auto"/>
                </w:tcBorders>
              </w:tcPr>
            </w:tcPrChange>
          </w:tcPr>
          <w:p w14:paraId="45BAF2C5" w14:textId="77777777" w:rsidR="000D569A" w:rsidRPr="00A05792" w:rsidRDefault="000D569A" w:rsidP="00DC5136">
            <w:pPr>
              <w:spacing w:after="0" w:line="240" w:lineRule="auto"/>
              <w:rPr>
                <w:ins w:id="3372" w:author="Elizabeth Marks" w:date="2021-04-29T03:26:00Z"/>
                <w:rFonts w:ascii="Times New Roman" w:eastAsia="Times New Roman" w:hAnsi="Times New Roman" w:cs="Times New Roman"/>
                <w:b/>
                <w:bCs/>
                <w:sz w:val="24"/>
                <w:szCs w:val="24"/>
                <w:lang w:eastAsia="en-CA"/>
                <w:rPrChange w:id="3373" w:author="Elizabeth Marks" w:date="2021-04-29T05:43:00Z">
                  <w:rPr>
                    <w:ins w:id="3374" w:author="Elizabeth Marks" w:date="2021-04-29T03:26:00Z"/>
                    <w:rFonts w:ascii="Times New Roman" w:eastAsia="Times New Roman" w:hAnsi="Times New Roman" w:cs="Times New Roman"/>
                    <w:b/>
                    <w:bCs/>
                    <w:sz w:val="18"/>
                    <w:szCs w:val="18"/>
                    <w:lang w:eastAsia="en-CA"/>
                  </w:rPr>
                </w:rPrChange>
              </w:rPr>
            </w:pPr>
            <w:ins w:id="3375" w:author="Elizabeth Marks" w:date="2021-04-29T03:26:00Z">
              <w:r w:rsidRPr="00A05792">
                <w:rPr>
                  <w:rFonts w:ascii="Times New Roman" w:eastAsia="Times New Roman" w:hAnsi="Times New Roman" w:cs="Times New Roman"/>
                  <w:b/>
                  <w:bCs/>
                  <w:sz w:val="24"/>
                  <w:szCs w:val="24"/>
                  <w:lang w:eastAsia="en-CA"/>
                  <w:rPrChange w:id="3376" w:author="Elizabeth Marks" w:date="2021-04-29T05:43:00Z">
                    <w:rPr>
                      <w:rFonts w:ascii="Times New Roman" w:eastAsia="Times New Roman" w:hAnsi="Times New Roman" w:cs="Times New Roman"/>
                      <w:b/>
                      <w:bCs/>
                      <w:sz w:val="18"/>
                      <w:szCs w:val="18"/>
                      <w:lang w:eastAsia="en-CA"/>
                    </w:rPr>
                  </w:rPrChange>
                </w:rPr>
                <w:t>***</w:t>
              </w:r>
            </w:ins>
          </w:p>
        </w:tc>
        <w:tc>
          <w:tcPr>
            <w:tcW w:w="403" w:type="dxa"/>
            <w:tcBorders>
              <w:bottom w:val="single" w:sz="4" w:space="0" w:color="auto"/>
            </w:tcBorders>
            <w:tcMar>
              <w:top w:w="0" w:type="dxa"/>
              <w:left w:w="0" w:type="dxa"/>
              <w:bottom w:w="0" w:type="dxa"/>
              <w:right w:w="0" w:type="dxa"/>
            </w:tcMar>
            <w:tcPrChange w:id="3377" w:author="Elizabeth Marks" w:date="2021-04-30T05:40:00Z">
              <w:tcPr>
                <w:tcW w:w="403" w:type="dxa"/>
                <w:gridSpan w:val="3"/>
                <w:tcBorders>
                  <w:bottom w:val="single" w:sz="4" w:space="0" w:color="auto"/>
                </w:tcBorders>
                <w:tcMar>
                  <w:top w:w="0" w:type="dxa"/>
                  <w:left w:w="0" w:type="dxa"/>
                  <w:bottom w:w="0" w:type="dxa"/>
                  <w:right w:w="0" w:type="dxa"/>
                </w:tcMar>
              </w:tcPr>
            </w:tcPrChange>
          </w:tcPr>
          <w:p w14:paraId="30004AE8" w14:textId="77777777" w:rsidR="000D569A" w:rsidRPr="00A05792" w:rsidRDefault="000D569A" w:rsidP="00DC5136">
            <w:pPr>
              <w:spacing w:after="0" w:line="240" w:lineRule="auto"/>
              <w:jc w:val="right"/>
              <w:rPr>
                <w:ins w:id="3378" w:author="Elizabeth Marks" w:date="2021-04-29T03:26:00Z"/>
                <w:rFonts w:ascii="Times New Roman" w:eastAsia="Times New Roman" w:hAnsi="Times New Roman" w:cs="Times New Roman"/>
                <w:b/>
                <w:bCs/>
                <w:sz w:val="24"/>
                <w:szCs w:val="24"/>
                <w:lang w:eastAsia="en-CA"/>
              </w:rPr>
            </w:pPr>
            <w:ins w:id="3379" w:author="Elizabeth Marks" w:date="2021-04-29T03:26:00Z">
              <w:r w:rsidRPr="00A05792">
                <w:rPr>
                  <w:rFonts w:ascii="Times New Roman" w:eastAsia="Times New Roman" w:hAnsi="Times New Roman" w:cs="Times New Roman"/>
                  <w:b/>
                  <w:bCs/>
                  <w:sz w:val="24"/>
                  <w:szCs w:val="24"/>
                  <w:lang w:eastAsia="en-CA"/>
                </w:rPr>
                <w:t>.12</w:t>
              </w:r>
            </w:ins>
          </w:p>
        </w:tc>
        <w:tc>
          <w:tcPr>
            <w:tcW w:w="403" w:type="dxa"/>
            <w:tcBorders>
              <w:bottom w:val="single" w:sz="4" w:space="0" w:color="auto"/>
            </w:tcBorders>
            <w:tcPrChange w:id="3380" w:author="Elizabeth Marks" w:date="2021-04-30T05:40:00Z">
              <w:tcPr>
                <w:tcW w:w="403" w:type="dxa"/>
                <w:gridSpan w:val="2"/>
                <w:tcBorders>
                  <w:bottom w:val="single" w:sz="4" w:space="0" w:color="auto"/>
                </w:tcBorders>
              </w:tcPr>
            </w:tcPrChange>
          </w:tcPr>
          <w:p w14:paraId="164669DF" w14:textId="77777777" w:rsidR="000D569A" w:rsidRPr="00A05792" w:rsidRDefault="000D569A" w:rsidP="00DC5136">
            <w:pPr>
              <w:spacing w:after="0" w:line="240" w:lineRule="auto"/>
              <w:rPr>
                <w:ins w:id="3381" w:author="Elizabeth Marks" w:date="2021-04-29T03:26:00Z"/>
                <w:rFonts w:ascii="Times New Roman" w:eastAsia="Times New Roman" w:hAnsi="Times New Roman" w:cs="Times New Roman"/>
                <w:b/>
                <w:bCs/>
                <w:sz w:val="24"/>
                <w:szCs w:val="24"/>
                <w:lang w:eastAsia="en-CA"/>
                <w:rPrChange w:id="3382" w:author="Elizabeth Marks" w:date="2021-04-29T05:43:00Z">
                  <w:rPr>
                    <w:ins w:id="3383" w:author="Elizabeth Marks" w:date="2021-04-29T03:26:00Z"/>
                    <w:rFonts w:ascii="Times New Roman" w:eastAsia="Times New Roman" w:hAnsi="Times New Roman" w:cs="Times New Roman"/>
                    <w:b/>
                    <w:bCs/>
                    <w:sz w:val="18"/>
                    <w:szCs w:val="18"/>
                    <w:lang w:eastAsia="en-CA"/>
                  </w:rPr>
                </w:rPrChange>
              </w:rPr>
            </w:pPr>
            <w:ins w:id="3384" w:author="Elizabeth Marks" w:date="2021-04-29T03:26:00Z">
              <w:r w:rsidRPr="00A05792">
                <w:rPr>
                  <w:rFonts w:ascii="Times New Roman" w:eastAsia="Times New Roman" w:hAnsi="Times New Roman" w:cs="Times New Roman"/>
                  <w:b/>
                  <w:bCs/>
                  <w:sz w:val="24"/>
                  <w:szCs w:val="24"/>
                  <w:lang w:eastAsia="en-CA"/>
                  <w:rPrChange w:id="3385" w:author="Elizabeth Marks" w:date="2021-04-29T05:43:00Z">
                    <w:rPr>
                      <w:rFonts w:ascii="Times New Roman" w:eastAsia="Times New Roman" w:hAnsi="Times New Roman" w:cs="Times New Roman"/>
                      <w:b/>
                      <w:bCs/>
                      <w:sz w:val="18"/>
                      <w:szCs w:val="18"/>
                      <w:lang w:eastAsia="en-CA"/>
                    </w:rPr>
                  </w:rPrChange>
                </w:rPr>
                <w:t>*</w:t>
              </w:r>
            </w:ins>
          </w:p>
        </w:tc>
        <w:tc>
          <w:tcPr>
            <w:tcW w:w="403" w:type="dxa"/>
            <w:tcBorders>
              <w:bottom w:val="single" w:sz="4" w:space="0" w:color="auto"/>
            </w:tcBorders>
            <w:tcMar>
              <w:top w:w="0" w:type="dxa"/>
              <w:left w:w="0" w:type="dxa"/>
              <w:bottom w:w="0" w:type="dxa"/>
              <w:right w:w="0" w:type="dxa"/>
            </w:tcMar>
            <w:tcPrChange w:id="3386" w:author="Elizabeth Marks" w:date="2021-04-30T05:40:00Z">
              <w:tcPr>
                <w:tcW w:w="403" w:type="dxa"/>
                <w:gridSpan w:val="3"/>
                <w:tcBorders>
                  <w:bottom w:val="single" w:sz="4" w:space="0" w:color="auto"/>
                </w:tcBorders>
                <w:tcMar>
                  <w:top w:w="0" w:type="dxa"/>
                  <w:left w:w="0" w:type="dxa"/>
                  <w:bottom w:w="0" w:type="dxa"/>
                  <w:right w:w="0" w:type="dxa"/>
                </w:tcMar>
              </w:tcPr>
            </w:tcPrChange>
          </w:tcPr>
          <w:p w14:paraId="26583D58" w14:textId="77777777" w:rsidR="000D569A" w:rsidRPr="00A05792" w:rsidRDefault="000D569A" w:rsidP="00DC5136">
            <w:pPr>
              <w:spacing w:after="0" w:line="240" w:lineRule="auto"/>
              <w:jc w:val="right"/>
              <w:rPr>
                <w:ins w:id="3387" w:author="Elizabeth Marks" w:date="2021-04-29T03:26:00Z"/>
                <w:rFonts w:ascii="Times New Roman" w:eastAsia="Times New Roman" w:hAnsi="Times New Roman" w:cs="Times New Roman"/>
                <w:b/>
                <w:bCs/>
                <w:sz w:val="24"/>
                <w:szCs w:val="24"/>
                <w:lang w:eastAsia="en-CA"/>
              </w:rPr>
            </w:pPr>
            <w:ins w:id="3388" w:author="Elizabeth Marks" w:date="2021-04-29T03:26:00Z">
              <w:r w:rsidRPr="00A05792">
                <w:rPr>
                  <w:rFonts w:ascii="Times New Roman" w:eastAsia="Times New Roman" w:hAnsi="Times New Roman" w:cs="Times New Roman"/>
                  <w:b/>
                  <w:bCs/>
                  <w:sz w:val="24"/>
                  <w:szCs w:val="24"/>
                  <w:lang w:eastAsia="en-CA"/>
                </w:rPr>
                <w:t>.32</w:t>
              </w:r>
            </w:ins>
          </w:p>
        </w:tc>
        <w:tc>
          <w:tcPr>
            <w:tcW w:w="403" w:type="dxa"/>
            <w:tcBorders>
              <w:bottom w:val="single" w:sz="4" w:space="0" w:color="auto"/>
            </w:tcBorders>
            <w:tcPrChange w:id="3389" w:author="Elizabeth Marks" w:date="2021-04-30T05:40:00Z">
              <w:tcPr>
                <w:tcW w:w="403" w:type="dxa"/>
                <w:gridSpan w:val="2"/>
                <w:tcBorders>
                  <w:bottom w:val="single" w:sz="4" w:space="0" w:color="auto"/>
                </w:tcBorders>
              </w:tcPr>
            </w:tcPrChange>
          </w:tcPr>
          <w:p w14:paraId="22362EB0" w14:textId="77777777" w:rsidR="000D569A" w:rsidRPr="00A05792" w:rsidRDefault="000D569A" w:rsidP="00DC5136">
            <w:pPr>
              <w:spacing w:after="0" w:line="240" w:lineRule="auto"/>
              <w:rPr>
                <w:ins w:id="3390" w:author="Elizabeth Marks" w:date="2021-04-29T03:26:00Z"/>
                <w:rFonts w:ascii="Times New Roman" w:eastAsia="Times New Roman" w:hAnsi="Times New Roman" w:cs="Times New Roman"/>
                <w:b/>
                <w:bCs/>
                <w:sz w:val="24"/>
                <w:szCs w:val="24"/>
                <w:lang w:eastAsia="en-CA"/>
                <w:rPrChange w:id="3391" w:author="Elizabeth Marks" w:date="2021-04-29T05:43:00Z">
                  <w:rPr>
                    <w:ins w:id="3392" w:author="Elizabeth Marks" w:date="2021-04-29T03:26:00Z"/>
                    <w:rFonts w:ascii="Times New Roman" w:eastAsia="Times New Roman" w:hAnsi="Times New Roman" w:cs="Times New Roman"/>
                    <w:b/>
                    <w:bCs/>
                    <w:sz w:val="18"/>
                    <w:szCs w:val="18"/>
                    <w:lang w:eastAsia="en-CA"/>
                  </w:rPr>
                </w:rPrChange>
              </w:rPr>
            </w:pPr>
            <w:ins w:id="3393" w:author="Elizabeth Marks" w:date="2021-04-29T03:26:00Z">
              <w:r w:rsidRPr="00A05792">
                <w:rPr>
                  <w:rFonts w:ascii="Times New Roman" w:eastAsia="Times New Roman" w:hAnsi="Times New Roman" w:cs="Times New Roman"/>
                  <w:b/>
                  <w:bCs/>
                  <w:sz w:val="24"/>
                  <w:szCs w:val="24"/>
                  <w:lang w:eastAsia="en-CA"/>
                  <w:rPrChange w:id="3394" w:author="Elizabeth Marks" w:date="2021-04-29T05:43:00Z">
                    <w:rPr>
                      <w:rFonts w:ascii="Times New Roman" w:eastAsia="Times New Roman" w:hAnsi="Times New Roman" w:cs="Times New Roman"/>
                      <w:b/>
                      <w:bCs/>
                      <w:sz w:val="18"/>
                      <w:szCs w:val="18"/>
                      <w:lang w:eastAsia="en-CA"/>
                    </w:rPr>
                  </w:rPrChange>
                </w:rPr>
                <w:t>***</w:t>
              </w:r>
            </w:ins>
          </w:p>
        </w:tc>
        <w:tc>
          <w:tcPr>
            <w:tcW w:w="403" w:type="dxa"/>
            <w:tcBorders>
              <w:bottom w:val="single" w:sz="4" w:space="0" w:color="auto"/>
            </w:tcBorders>
            <w:tcMar>
              <w:top w:w="0" w:type="dxa"/>
              <w:left w:w="0" w:type="dxa"/>
              <w:bottom w:w="0" w:type="dxa"/>
              <w:right w:w="0" w:type="dxa"/>
            </w:tcMar>
            <w:tcPrChange w:id="3395" w:author="Elizabeth Marks" w:date="2021-04-30T05:40:00Z">
              <w:tcPr>
                <w:tcW w:w="403" w:type="dxa"/>
                <w:gridSpan w:val="3"/>
                <w:tcBorders>
                  <w:bottom w:val="single" w:sz="4" w:space="0" w:color="auto"/>
                </w:tcBorders>
                <w:tcMar>
                  <w:top w:w="0" w:type="dxa"/>
                  <w:left w:w="0" w:type="dxa"/>
                  <w:bottom w:w="0" w:type="dxa"/>
                  <w:right w:w="0" w:type="dxa"/>
                </w:tcMar>
              </w:tcPr>
            </w:tcPrChange>
          </w:tcPr>
          <w:p w14:paraId="13A9E7FD" w14:textId="77777777" w:rsidR="000D569A" w:rsidRPr="00A05792" w:rsidRDefault="000D569A" w:rsidP="00DC5136">
            <w:pPr>
              <w:spacing w:after="0" w:line="240" w:lineRule="auto"/>
              <w:jc w:val="right"/>
              <w:rPr>
                <w:ins w:id="3396" w:author="Elizabeth Marks" w:date="2021-04-29T03:26:00Z"/>
                <w:rFonts w:ascii="Times New Roman" w:eastAsia="Times New Roman" w:hAnsi="Times New Roman" w:cs="Times New Roman"/>
                <w:b/>
                <w:bCs/>
                <w:sz w:val="24"/>
                <w:szCs w:val="24"/>
                <w:lang w:eastAsia="en-CA"/>
              </w:rPr>
            </w:pPr>
            <w:ins w:id="3397" w:author="Elizabeth Marks" w:date="2021-04-29T03:26:00Z">
              <w:r w:rsidRPr="00A05792">
                <w:rPr>
                  <w:rFonts w:ascii="Times New Roman" w:eastAsia="Times New Roman" w:hAnsi="Times New Roman" w:cs="Times New Roman"/>
                  <w:b/>
                  <w:bCs/>
                  <w:sz w:val="24"/>
                  <w:szCs w:val="24"/>
                  <w:lang w:eastAsia="en-CA"/>
                </w:rPr>
                <w:t>.20</w:t>
              </w:r>
            </w:ins>
          </w:p>
        </w:tc>
        <w:tc>
          <w:tcPr>
            <w:tcW w:w="403" w:type="dxa"/>
            <w:tcBorders>
              <w:bottom w:val="single" w:sz="4" w:space="0" w:color="auto"/>
            </w:tcBorders>
            <w:tcPrChange w:id="3398" w:author="Elizabeth Marks" w:date="2021-04-30T05:40:00Z">
              <w:tcPr>
                <w:tcW w:w="403" w:type="dxa"/>
                <w:gridSpan w:val="2"/>
                <w:tcBorders>
                  <w:bottom w:val="single" w:sz="4" w:space="0" w:color="auto"/>
                </w:tcBorders>
              </w:tcPr>
            </w:tcPrChange>
          </w:tcPr>
          <w:p w14:paraId="78358469" w14:textId="77777777" w:rsidR="000D569A" w:rsidRPr="00A05792" w:rsidRDefault="000D569A" w:rsidP="00DC5136">
            <w:pPr>
              <w:spacing w:after="0" w:line="240" w:lineRule="auto"/>
              <w:rPr>
                <w:ins w:id="3399" w:author="Elizabeth Marks" w:date="2021-04-29T03:26:00Z"/>
                <w:rFonts w:ascii="Times New Roman" w:eastAsia="Times New Roman" w:hAnsi="Times New Roman" w:cs="Times New Roman"/>
                <w:b/>
                <w:bCs/>
                <w:sz w:val="24"/>
                <w:szCs w:val="24"/>
                <w:lang w:eastAsia="en-CA"/>
                <w:rPrChange w:id="3400" w:author="Elizabeth Marks" w:date="2021-04-29T05:43:00Z">
                  <w:rPr>
                    <w:ins w:id="3401" w:author="Elizabeth Marks" w:date="2021-04-29T03:26:00Z"/>
                    <w:rFonts w:ascii="Times New Roman" w:eastAsia="Times New Roman" w:hAnsi="Times New Roman" w:cs="Times New Roman"/>
                    <w:b/>
                    <w:bCs/>
                    <w:sz w:val="18"/>
                    <w:szCs w:val="18"/>
                    <w:lang w:eastAsia="en-CA"/>
                  </w:rPr>
                </w:rPrChange>
              </w:rPr>
            </w:pPr>
            <w:ins w:id="3402" w:author="Elizabeth Marks" w:date="2021-04-29T03:26:00Z">
              <w:r w:rsidRPr="00A05792">
                <w:rPr>
                  <w:rFonts w:ascii="Times New Roman" w:eastAsia="Times New Roman" w:hAnsi="Times New Roman" w:cs="Times New Roman"/>
                  <w:b/>
                  <w:bCs/>
                  <w:sz w:val="24"/>
                  <w:szCs w:val="24"/>
                  <w:lang w:eastAsia="en-CA"/>
                  <w:rPrChange w:id="3403" w:author="Elizabeth Marks" w:date="2021-04-29T05:43:00Z">
                    <w:rPr>
                      <w:rFonts w:ascii="Times New Roman" w:eastAsia="Times New Roman" w:hAnsi="Times New Roman" w:cs="Times New Roman"/>
                      <w:b/>
                      <w:bCs/>
                      <w:sz w:val="18"/>
                      <w:szCs w:val="18"/>
                      <w:lang w:eastAsia="en-CA"/>
                    </w:rPr>
                  </w:rPrChange>
                </w:rPr>
                <w:t>**</w:t>
              </w:r>
            </w:ins>
          </w:p>
        </w:tc>
        <w:tc>
          <w:tcPr>
            <w:tcW w:w="403" w:type="dxa"/>
            <w:tcBorders>
              <w:bottom w:val="single" w:sz="4" w:space="0" w:color="auto"/>
            </w:tcBorders>
            <w:tcPrChange w:id="3404" w:author="Elizabeth Marks" w:date="2021-04-30T05:40:00Z">
              <w:tcPr>
                <w:tcW w:w="403" w:type="dxa"/>
                <w:gridSpan w:val="3"/>
                <w:tcBorders>
                  <w:bottom w:val="single" w:sz="4" w:space="0" w:color="auto"/>
                </w:tcBorders>
              </w:tcPr>
            </w:tcPrChange>
          </w:tcPr>
          <w:p w14:paraId="3825B67E" w14:textId="77777777" w:rsidR="000D569A" w:rsidRPr="00A05792" w:rsidRDefault="000D569A" w:rsidP="00DC5136">
            <w:pPr>
              <w:spacing w:after="0" w:line="240" w:lineRule="auto"/>
              <w:jc w:val="right"/>
              <w:rPr>
                <w:ins w:id="3405" w:author="Elizabeth Marks" w:date="2021-04-29T03:26:00Z"/>
                <w:rFonts w:ascii="Times New Roman" w:eastAsia="Times New Roman" w:hAnsi="Times New Roman" w:cs="Times New Roman"/>
                <w:sz w:val="24"/>
                <w:szCs w:val="24"/>
                <w:lang w:eastAsia="en-CA"/>
              </w:rPr>
            </w:pPr>
            <w:ins w:id="3406" w:author="Elizabeth Marks" w:date="2021-04-29T03:26:00Z">
              <w:r w:rsidRPr="00A05792">
                <w:rPr>
                  <w:rFonts w:ascii="Times New Roman" w:eastAsia="Times New Roman" w:hAnsi="Times New Roman" w:cs="Times New Roman"/>
                  <w:sz w:val="24"/>
                  <w:szCs w:val="24"/>
                  <w:lang w:eastAsia="en-CA"/>
                </w:rPr>
                <w:t>.06</w:t>
              </w:r>
            </w:ins>
          </w:p>
        </w:tc>
        <w:tc>
          <w:tcPr>
            <w:tcW w:w="403" w:type="dxa"/>
            <w:tcBorders>
              <w:bottom w:val="single" w:sz="4" w:space="0" w:color="auto"/>
            </w:tcBorders>
            <w:tcPrChange w:id="3407" w:author="Elizabeth Marks" w:date="2021-04-30T05:40:00Z">
              <w:tcPr>
                <w:tcW w:w="403" w:type="dxa"/>
                <w:gridSpan w:val="3"/>
                <w:tcBorders>
                  <w:bottom w:val="single" w:sz="4" w:space="0" w:color="auto"/>
                </w:tcBorders>
              </w:tcPr>
            </w:tcPrChange>
          </w:tcPr>
          <w:p w14:paraId="19D6CD7A" w14:textId="77777777" w:rsidR="000D569A" w:rsidRPr="00A05792" w:rsidRDefault="000D569A" w:rsidP="00DC5136">
            <w:pPr>
              <w:spacing w:after="0" w:line="240" w:lineRule="auto"/>
              <w:rPr>
                <w:ins w:id="3408" w:author="Elizabeth Marks" w:date="2021-04-29T03:26:00Z"/>
                <w:rFonts w:ascii="Times New Roman" w:eastAsia="Times New Roman" w:hAnsi="Times New Roman" w:cs="Times New Roman"/>
                <w:b/>
                <w:bCs/>
                <w:sz w:val="24"/>
                <w:szCs w:val="24"/>
                <w:lang w:eastAsia="en-CA"/>
                <w:rPrChange w:id="3409" w:author="Elizabeth Marks" w:date="2021-04-29T05:43:00Z">
                  <w:rPr>
                    <w:ins w:id="3410" w:author="Elizabeth Marks" w:date="2021-04-29T03:26:00Z"/>
                    <w:rFonts w:ascii="Times New Roman" w:eastAsia="Times New Roman" w:hAnsi="Times New Roman" w:cs="Times New Roman"/>
                    <w:b/>
                    <w:bCs/>
                    <w:sz w:val="18"/>
                    <w:szCs w:val="18"/>
                    <w:lang w:eastAsia="en-CA"/>
                  </w:rPr>
                </w:rPrChange>
              </w:rPr>
            </w:pPr>
          </w:p>
        </w:tc>
        <w:tc>
          <w:tcPr>
            <w:tcW w:w="843" w:type="dxa"/>
            <w:gridSpan w:val="2"/>
            <w:tcBorders>
              <w:bottom w:val="single" w:sz="4" w:space="0" w:color="auto"/>
            </w:tcBorders>
            <w:tcPrChange w:id="3411" w:author="Elizabeth Marks" w:date="2021-04-30T05:40:00Z">
              <w:tcPr>
                <w:tcW w:w="403" w:type="dxa"/>
                <w:tcBorders>
                  <w:bottom w:val="single" w:sz="4" w:space="0" w:color="auto"/>
                </w:tcBorders>
              </w:tcPr>
            </w:tcPrChange>
          </w:tcPr>
          <w:p w14:paraId="609582A8" w14:textId="1778AB0F" w:rsidR="000D569A" w:rsidRPr="00A05792" w:rsidRDefault="006B569A">
            <w:pPr>
              <w:spacing w:after="0" w:line="240" w:lineRule="auto"/>
              <w:jc w:val="center"/>
              <w:rPr>
                <w:ins w:id="3412" w:author="Elizabeth Marks" w:date="2021-04-29T03:26:00Z"/>
                <w:rFonts w:ascii="Times New Roman" w:eastAsia="Times New Roman" w:hAnsi="Times New Roman" w:cs="Times New Roman"/>
                <w:b/>
                <w:bCs/>
                <w:sz w:val="24"/>
                <w:szCs w:val="24"/>
                <w:lang w:eastAsia="en-CA"/>
              </w:rPr>
              <w:pPrChange w:id="3413" w:author="Elizabeth Marks" w:date="2021-04-30T05:41:00Z">
                <w:pPr>
                  <w:spacing w:after="0" w:line="240" w:lineRule="auto"/>
                </w:pPr>
              </w:pPrChange>
            </w:pPr>
            <w:ins w:id="3414" w:author="Elizabeth Marks" w:date="2021-04-30T05:41:00Z">
              <w:r w:rsidRPr="00A05792">
                <w:rPr>
                  <w:rFonts w:ascii="Times New Roman" w:eastAsia="Times New Roman" w:hAnsi="Times New Roman" w:cs="Times New Roman"/>
                  <w:sz w:val="24"/>
                  <w:szCs w:val="24"/>
                  <w:lang w:eastAsia="en-CA"/>
                </w:rPr>
                <w:t>-</w:t>
              </w:r>
            </w:ins>
          </w:p>
        </w:tc>
      </w:tr>
    </w:tbl>
    <w:p w14:paraId="5E13FA43" w14:textId="77777777" w:rsidR="00DC5136" w:rsidRPr="00A05792" w:rsidRDefault="00DC5136" w:rsidP="00DC5136">
      <w:pPr>
        <w:spacing w:after="0" w:line="240" w:lineRule="auto"/>
        <w:rPr>
          <w:ins w:id="3415" w:author="Elizabeth Marks" w:date="2021-04-29T03:26:00Z"/>
          <w:rFonts w:ascii="Times New Roman" w:eastAsia="Times New Roman" w:hAnsi="Times New Roman" w:cs="Times New Roman"/>
          <w:sz w:val="24"/>
          <w:szCs w:val="24"/>
          <w:lang w:eastAsia="en-CA"/>
          <w:rPrChange w:id="3416" w:author="Elizabeth Marks" w:date="2021-04-29T05:43:00Z">
            <w:rPr>
              <w:ins w:id="3417" w:author="Elizabeth Marks" w:date="2021-04-29T03:26:00Z"/>
              <w:rFonts w:ascii="Times New Roman" w:eastAsia="Times New Roman" w:hAnsi="Times New Roman" w:cs="Times New Roman"/>
              <w:lang w:eastAsia="en-CA"/>
            </w:rPr>
          </w:rPrChange>
        </w:rPr>
      </w:pPr>
      <w:ins w:id="3418" w:author="Elizabeth Marks" w:date="2021-04-29T03:26:00Z">
        <w:r w:rsidRPr="00A05792">
          <w:rPr>
            <w:rFonts w:ascii="Times New Roman" w:eastAsia="Times New Roman" w:hAnsi="Times New Roman" w:cs="Times New Roman"/>
            <w:i/>
            <w:iCs/>
            <w:sz w:val="24"/>
            <w:szCs w:val="24"/>
            <w:lang w:eastAsia="en-CA"/>
            <w:rPrChange w:id="3419" w:author="Elizabeth Marks" w:date="2021-04-29T05:43:00Z">
              <w:rPr>
                <w:rFonts w:ascii="Times New Roman" w:eastAsia="Times New Roman" w:hAnsi="Times New Roman" w:cs="Times New Roman"/>
                <w:i/>
                <w:iCs/>
                <w:lang w:eastAsia="en-CA"/>
              </w:rPr>
            </w:rPrChange>
          </w:rPr>
          <w:t xml:space="preserve">Note. </w:t>
        </w:r>
        <w:r w:rsidRPr="00A05792">
          <w:rPr>
            <w:rFonts w:ascii="Times New Roman" w:hAnsi="Times New Roman" w:cs="Times New Roman"/>
            <w:sz w:val="24"/>
            <w:szCs w:val="24"/>
            <w:shd w:val="clear" w:color="auto" w:fill="FFFFFF"/>
            <w:vertAlign w:val="superscript"/>
            <w:rPrChange w:id="3420" w:author="Elizabeth Marks" w:date="2021-04-29T05:43:00Z">
              <w:rPr>
                <w:rFonts w:ascii="Times New Roman" w:hAnsi="Times New Roman" w:cs="Times New Roman"/>
                <w:shd w:val="clear" w:color="auto" w:fill="FFFFFF"/>
                <w:vertAlign w:val="superscript"/>
              </w:rPr>
            </w:rPrChange>
          </w:rPr>
          <w:t>†</w:t>
        </w:r>
        <w:r w:rsidRPr="00A05792">
          <w:rPr>
            <w:rFonts w:ascii="Times New Roman" w:eastAsia="Times New Roman" w:hAnsi="Times New Roman" w:cs="Times New Roman"/>
            <w:i/>
            <w:iCs/>
            <w:sz w:val="24"/>
            <w:szCs w:val="24"/>
            <w:lang w:eastAsia="en-CA"/>
            <w:rPrChange w:id="3421" w:author="Elizabeth Marks" w:date="2021-04-29T05:43:00Z">
              <w:rPr>
                <w:rFonts w:ascii="Times New Roman" w:eastAsia="Times New Roman" w:hAnsi="Times New Roman" w:cs="Times New Roman"/>
                <w:i/>
                <w:iCs/>
                <w:lang w:eastAsia="en-CA"/>
              </w:rPr>
            </w:rPrChange>
          </w:rPr>
          <w:t xml:space="preserve">p &lt; .10, *p </w:t>
        </w:r>
        <w:r w:rsidRPr="00A05792">
          <w:rPr>
            <w:rFonts w:ascii="Times New Roman" w:eastAsia="Times New Roman" w:hAnsi="Times New Roman" w:cs="Times New Roman"/>
            <w:sz w:val="24"/>
            <w:szCs w:val="24"/>
            <w:lang w:eastAsia="en-CA"/>
            <w:rPrChange w:id="3422" w:author="Elizabeth Marks" w:date="2021-04-29T05:43:00Z">
              <w:rPr>
                <w:rFonts w:ascii="Times New Roman" w:eastAsia="Times New Roman" w:hAnsi="Times New Roman" w:cs="Times New Roman"/>
                <w:lang w:eastAsia="en-CA"/>
              </w:rPr>
            </w:rPrChange>
          </w:rPr>
          <w:t>&lt; .05 level</w:t>
        </w:r>
        <w:r w:rsidRPr="00A05792">
          <w:rPr>
            <w:rFonts w:ascii="Times New Roman" w:eastAsia="Times New Roman" w:hAnsi="Times New Roman" w:cs="Times New Roman"/>
            <w:i/>
            <w:iCs/>
            <w:sz w:val="24"/>
            <w:szCs w:val="24"/>
            <w:lang w:eastAsia="en-CA"/>
            <w:rPrChange w:id="3423" w:author="Elizabeth Marks" w:date="2021-04-29T05:43:00Z">
              <w:rPr>
                <w:rFonts w:ascii="Times New Roman" w:eastAsia="Times New Roman" w:hAnsi="Times New Roman" w:cs="Times New Roman"/>
                <w:i/>
                <w:iCs/>
                <w:lang w:eastAsia="en-CA"/>
              </w:rPr>
            </w:rPrChange>
          </w:rPr>
          <w:t xml:space="preserve">, ** p </w:t>
        </w:r>
        <w:r w:rsidRPr="00A05792">
          <w:rPr>
            <w:rFonts w:ascii="Times New Roman" w:eastAsia="Times New Roman" w:hAnsi="Times New Roman" w:cs="Times New Roman"/>
            <w:sz w:val="24"/>
            <w:szCs w:val="24"/>
            <w:lang w:eastAsia="en-CA"/>
            <w:rPrChange w:id="3424" w:author="Elizabeth Marks" w:date="2021-04-29T05:43:00Z">
              <w:rPr>
                <w:rFonts w:ascii="Times New Roman" w:eastAsia="Times New Roman" w:hAnsi="Times New Roman" w:cs="Times New Roman"/>
                <w:lang w:eastAsia="en-CA"/>
              </w:rPr>
            </w:rPrChange>
          </w:rPr>
          <w:t xml:space="preserve">&lt; .01 level, </w:t>
        </w:r>
        <w:r w:rsidRPr="00A05792">
          <w:rPr>
            <w:rFonts w:ascii="Times New Roman" w:eastAsia="Times New Roman" w:hAnsi="Times New Roman" w:cs="Times New Roman"/>
            <w:i/>
            <w:iCs/>
            <w:sz w:val="24"/>
            <w:szCs w:val="24"/>
            <w:lang w:eastAsia="en-CA"/>
            <w:rPrChange w:id="3425" w:author="Elizabeth Marks" w:date="2021-04-29T05:43:00Z">
              <w:rPr>
                <w:rFonts w:ascii="Times New Roman" w:eastAsia="Times New Roman" w:hAnsi="Times New Roman" w:cs="Times New Roman"/>
                <w:i/>
                <w:iCs/>
                <w:lang w:eastAsia="en-CA"/>
              </w:rPr>
            </w:rPrChange>
          </w:rPr>
          <w:t xml:space="preserve">*** p </w:t>
        </w:r>
        <w:r w:rsidRPr="00A05792">
          <w:rPr>
            <w:rFonts w:ascii="Times New Roman" w:eastAsia="Times New Roman" w:hAnsi="Times New Roman" w:cs="Times New Roman"/>
            <w:sz w:val="24"/>
            <w:szCs w:val="24"/>
            <w:lang w:eastAsia="en-CA"/>
            <w:rPrChange w:id="3426" w:author="Elizabeth Marks" w:date="2021-04-29T05:43:00Z">
              <w:rPr>
                <w:rFonts w:ascii="Times New Roman" w:eastAsia="Times New Roman" w:hAnsi="Times New Roman" w:cs="Times New Roman"/>
                <w:lang w:eastAsia="en-CA"/>
              </w:rPr>
            </w:rPrChange>
          </w:rPr>
          <w:t>&lt; .001 level.</w:t>
        </w:r>
      </w:ins>
    </w:p>
    <w:p w14:paraId="3F74B415" w14:textId="596BCA94" w:rsidR="00DC5136" w:rsidRPr="00692718" w:rsidRDefault="00DC5136" w:rsidP="00DC5136">
      <w:pPr>
        <w:spacing w:after="0" w:line="240" w:lineRule="auto"/>
        <w:ind w:left="405"/>
        <w:rPr>
          <w:ins w:id="3427" w:author="Elizabeth Marks" w:date="2021-04-29T03:26:00Z"/>
          <w:rFonts w:ascii="Times New Roman" w:eastAsia="Times New Roman" w:hAnsi="Times New Roman" w:cs="Times New Roman"/>
          <w:lang w:eastAsia="en-CA"/>
        </w:rPr>
      </w:pPr>
      <w:ins w:id="3428" w:author="Elizabeth Marks" w:date="2021-04-29T03:26:00Z">
        <w:r w:rsidRPr="00692718">
          <w:rPr>
            <w:rFonts w:ascii="Times New Roman" w:eastAsia="Times New Roman" w:hAnsi="Times New Roman" w:cs="Times New Roman"/>
            <w:lang w:eastAsia="en-CA"/>
          </w:rPr>
          <w:t>Manipulation = Manipulation Check, Exploitation = Exploitation Justification, Mistreatment = Mistreatment Justification, Perfectionism = Expectations of Perfectionism, Co is Fun Place = Perception of Fun Workplace</w:t>
        </w:r>
      </w:ins>
    </w:p>
    <w:p w14:paraId="58A0CEE1" w14:textId="77777777" w:rsidR="00DC5136" w:rsidRDefault="00DC5136" w:rsidP="00DC5136">
      <w:pPr>
        <w:spacing w:after="0" w:line="240" w:lineRule="auto"/>
        <w:rPr>
          <w:ins w:id="3429" w:author="Elizabeth Marks" w:date="2021-04-29T03:24:00Z"/>
          <w:rFonts w:ascii="Times New Roman" w:hAnsi="Times New Roman" w:cs="Times New Roman"/>
          <w:b/>
          <w:bCs/>
          <w:sz w:val="24"/>
          <w:szCs w:val="24"/>
        </w:rPr>
      </w:pPr>
    </w:p>
    <w:p w14:paraId="66F972C5" w14:textId="77777777" w:rsidR="00DC5136" w:rsidRDefault="00DC5136" w:rsidP="00DC5136">
      <w:pPr>
        <w:spacing w:after="0" w:line="240" w:lineRule="auto"/>
        <w:rPr>
          <w:ins w:id="3430" w:author="Elizabeth Marks" w:date="2021-04-29T03:24:00Z"/>
          <w:rFonts w:ascii="Times New Roman" w:hAnsi="Times New Roman" w:cs="Times New Roman"/>
          <w:b/>
          <w:bCs/>
          <w:sz w:val="24"/>
          <w:szCs w:val="24"/>
        </w:rPr>
      </w:pPr>
    </w:p>
    <w:p w14:paraId="56853699" w14:textId="77777777" w:rsidR="00DC5136" w:rsidRDefault="00DC5136" w:rsidP="00DC5136">
      <w:pPr>
        <w:spacing w:after="0" w:line="240" w:lineRule="auto"/>
        <w:rPr>
          <w:ins w:id="3431" w:author="Elizabeth Marks" w:date="2021-04-29T03:24:00Z"/>
          <w:rFonts w:ascii="Times New Roman" w:hAnsi="Times New Roman" w:cs="Times New Roman"/>
          <w:b/>
          <w:bCs/>
          <w:sz w:val="24"/>
          <w:szCs w:val="24"/>
        </w:rPr>
      </w:pPr>
    </w:p>
    <w:p w14:paraId="57275CE6" w14:textId="77777777" w:rsidR="00DC5136" w:rsidRDefault="00DC5136" w:rsidP="00DC5136">
      <w:pPr>
        <w:spacing w:after="0" w:line="240" w:lineRule="auto"/>
        <w:rPr>
          <w:ins w:id="3432" w:author="Elizabeth Marks" w:date="2021-04-29T03:24:00Z"/>
          <w:rFonts w:ascii="Times New Roman" w:hAnsi="Times New Roman" w:cs="Times New Roman"/>
          <w:b/>
          <w:bCs/>
          <w:sz w:val="24"/>
          <w:szCs w:val="24"/>
        </w:rPr>
      </w:pPr>
    </w:p>
    <w:p w14:paraId="22D4F57A" w14:textId="77777777" w:rsidR="00DC5136" w:rsidRDefault="00DC5136" w:rsidP="00DC5136">
      <w:pPr>
        <w:spacing w:after="0" w:line="240" w:lineRule="auto"/>
        <w:rPr>
          <w:ins w:id="3433" w:author="Elizabeth Marks" w:date="2021-04-29T03:24:00Z"/>
          <w:rFonts w:ascii="Times New Roman" w:hAnsi="Times New Roman" w:cs="Times New Roman"/>
          <w:b/>
          <w:bCs/>
          <w:sz w:val="24"/>
          <w:szCs w:val="24"/>
        </w:rPr>
      </w:pPr>
    </w:p>
    <w:p w14:paraId="6E44F2F0" w14:textId="77777777" w:rsidR="00DC5136" w:rsidRDefault="00DC5136" w:rsidP="00DC5136">
      <w:pPr>
        <w:spacing w:after="0" w:line="240" w:lineRule="auto"/>
        <w:rPr>
          <w:ins w:id="3434" w:author="Elizabeth Marks" w:date="2021-04-29T03:24:00Z"/>
          <w:rFonts w:ascii="Times New Roman" w:hAnsi="Times New Roman" w:cs="Times New Roman"/>
          <w:b/>
          <w:bCs/>
          <w:sz w:val="24"/>
          <w:szCs w:val="24"/>
        </w:rPr>
      </w:pPr>
    </w:p>
    <w:p w14:paraId="498C68CD" w14:textId="77777777" w:rsidR="00DC5136" w:rsidRDefault="00DC5136" w:rsidP="00DC5136">
      <w:pPr>
        <w:spacing w:after="0" w:line="240" w:lineRule="auto"/>
        <w:rPr>
          <w:ins w:id="3435" w:author="Elizabeth Marks" w:date="2021-04-29T03:24:00Z"/>
          <w:rFonts w:ascii="Times New Roman" w:hAnsi="Times New Roman" w:cs="Times New Roman"/>
          <w:b/>
          <w:bCs/>
          <w:sz w:val="24"/>
          <w:szCs w:val="24"/>
        </w:rPr>
      </w:pPr>
    </w:p>
    <w:p w14:paraId="728D15FF" w14:textId="77777777" w:rsidR="00DC5136" w:rsidRDefault="00DC5136" w:rsidP="00DC5136">
      <w:pPr>
        <w:spacing w:after="0" w:line="240" w:lineRule="auto"/>
        <w:rPr>
          <w:ins w:id="3436" w:author="Elizabeth Marks" w:date="2021-04-29T03:24:00Z"/>
          <w:rFonts w:ascii="Times New Roman" w:hAnsi="Times New Roman" w:cs="Times New Roman"/>
          <w:b/>
          <w:bCs/>
          <w:sz w:val="24"/>
          <w:szCs w:val="24"/>
        </w:rPr>
      </w:pPr>
    </w:p>
    <w:p w14:paraId="4DBF3563" w14:textId="77777777" w:rsidR="00230BD8" w:rsidRPr="00230BD8" w:rsidDel="006B569A" w:rsidRDefault="00230BD8" w:rsidP="00230BD8">
      <w:pPr>
        <w:spacing w:line="480" w:lineRule="auto"/>
        <w:rPr>
          <w:del w:id="3437" w:author="Elizabeth Marks" w:date="2021-04-30T05:41:00Z"/>
          <w:rFonts w:ascii="Times New Roman" w:hAnsi="Times New Roman" w:cs="Times New Roman"/>
          <w:noProof/>
          <w:sz w:val="24"/>
          <w:szCs w:val="24"/>
        </w:rPr>
      </w:pPr>
    </w:p>
    <w:p w14:paraId="3C952D2A" w14:textId="77777777" w:rsidR="00FD583E" w:rsidRPr="0089456A" w:rsidDel="006B569A" w:rsidRDefault="00FD583E" w:rsidP="007003E5">
      <w:pPr>
        <w:spacing w:line="480" w:lineRule="auto"/>
        <w:rPr>
          <w:del w:id="3438" w:author="Elizabeth Marks" w:date="2021-04-30T05:41:00Z"/>
          <w:rFonts w:ascii="Times New Roman" w:hAnsi="Times New Roman" w:cs="Times New Roman"/>
          <w:b/>
          <w:bCs/>
          <w:noProof/>
          <w:sz w:val="24"/>
          <w:szCs w:val="24"/>
        </w:rPr>
      </w:pPr>
    </w:p>
    <w:p w14:paraId="1DFA1DB8" w14:textId="70A48BC1" w:rsidR="00EC1E1C" w:rsidRPr="0089456A" w:rsidRDefault="00EC1E1C">
      <w:pPr>
        <w:rPr>
          <w:rFonts w:ascii="Times New Roman" w:hAnsi="Times New Roman" w:cs="Times New Roman"/>
          <w:sz w:val="24"/>
          <w:szCs w:val="24"/>
        </w:rPr>
      </w:pPr>
    </w:p>
    <w:sectPr w:rsidR="00EC1E1C" w:rsidRPr="0089456A" w:rsidSect="0062090E">
      <w:headerReference w:type="default" r:id="rId26"/>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William Hall" w:date="2021-04-29T14:39:00Z" w:initials="WH">
    <w:p w14:paraId="06FFAF6F" w14:textId="1E236586" w:rsidR="00F96B5A" w:rsidRDefault="00F96B5A">
      <w:pPr>
        <w:pStyle w:val="CommentText"/>
      </w:pPr>
      <w:r>
        <w:rPr>
          <w:rStyle w:val="CommentReference"/>
        </w:rPr>
        <w:annotationRef/>
      </w:r>
      <w:r>
        <w:t>Great!</w:t>
      </w:r>
    </w:p>
  </w:comment>
  <w:comment w:id="23" w:author="William Hall" w:date="2021-04-28T10:08:00Z" w:initials="WH">
    <w:p w14:paraId="6D97C73B" w14:textId="6DF1E58D" w:rsidR="00F96B5A" w:rsidRDefault="00F96B5A">
      <w:pPr>
        <w:pStyle w:val="CommentText"/>
      </w:pPr>
      <w:r>
        <w:rPr>
          <w:rStyle w:val="CommentReference"/>
        </w:rPr>
        <w:annotationRef/>
      </w:r>
      <w:r>
        <w:t xml:space="preserve">System justification is an important theory for this paper but I don’t think it’s quite central enough to be in your title. I would think about editing the title so that it includes something about “perks” and “exploitation”. </w:t>
      </w:r>
    </w:p>
  </w:comment>
  <w:comment w:id="32" w:author="William Hall" w:date="2021-04-29T14:40:00Z" w:initials="WH">
    <w:p w14:paraId="4EFA939B" w14:textId="4D90A7C2" w:rsidR="00F96B5A" w:rsidRDefault="00F96B5A">
      <w:pPr>
        <w:pStyle w:val="CommentText"/>
      </w:pPr>
      <w:r>
        <w:rPr>
          <w:rStyle w:val="CommentReference"/>
        </w:rPr>
        <w:annotationRef/>
      </w:r>
      <w:r>
        <w:t xml:space="preserve">This needs to be re-written to reflect what we actually found. </w:t>
      </w:r>
    </w:p>
  </w:comment>
  <w:comment w:id="26" w:author="William Hall" w:date="2021-04-28T10:08:00Z" w:initials="WH">
    <w:p w14:paraId="059008A6" w14:textId="2FE77E21" w:rsidR="00F96B5A" w:rsidRDefault="00F96B5A" w:rsidP="00D90BFA">
      <w:pPr>
        <w:pStyle w:val="CommentText"/>
      </w:pPr>
      <w:r>
        <w:rPr>
          <w:rStyle w:val="CommentReference"/>
        </w:rPr>
        <w:annotationRef/>
      </w:r>
      <w:r>
        <w:t>This shouldn’t be center justified .</w:t>
      </w:r>
    </w:p>
  </w:comment>
  <w:comment w:id="24" w:author="William Hall" w:date="2021-04-30T12:53:00Z" w:initials="WH">
    <w:p w14:paraId="0FD32A31" w14:textId="33064782" w:rsidR="00F96B5A" w:rsidRDefault="00F96B5A">
      <w:pPr>
        <w:pStyle w:val="CommentText"/>
      </w:pPr>
      <w:r>
        <w:rPr>
          <w:rStyle w:val="CommentReference"/>
        </w:rPr>
        <w:annotationRef/>
      </w:r>
    </w:p>
  </w:comment>
  <w:comment w:id="27" w:author="William Hall" w:date="2021-04-30T12:53:00Z" w:initials="WH">
    <w:p w14:paraId="017463D0" w14:textId="212AA977" w:rsidR="00F96B5A" w:rsidRDefault="00F96B5A">
      <w:pPr>
        <w:pStyle w:val="CommentText"/>
      </w:pPr>
      <w:r>
        <w:rPr>
          <w:rStyle w:val="CommentReference"/>
        </w:rPr>
        <w:annotationRef/>
      </w:r>
      <w:r>
        <w:t>Great!</w:t>
      </w:r>
    </w:p>
  </w:comment>
  <w:comment w:id="111" w:author="William Hall" w:date="2021-04-27T09:17:00Z" w:initials="WH">
    <w:p w14:paraId="437D32EF" w14:textId="77777777" w:rsidR="00F96B5A" w:rsidRDefault="00F96B5A" w:rsidP="0089456A">
      <w:pPr>
        <w:pStyle w:val="CommentText"/>
      </w:pPr>
      <w:r>
        <w:rPr>
          <w:rStyle w:val="CommentReference"/>
        </w:rPr>
        <w:annotationRef/>
      </w:r>
      <w:r>
        <w:t>Remember to remove these hyperlinks from future drafts</w:t>
      </w:r>
    </w:p>
    <w:p w14:paraId="3517DE41" w14:textId="77777777" w:rsidR="00F96B5A" w:rsidRDefault="00F96B5A" w:rsidP="0089456A">
      <w:pPr>
        <w:pStyle w:val="CommentText"/>
      </w:pPr>
    </w:p>
  </w:comment>
  <w:comment w:id="124" w:author="William Hall" w:date="2021-04-23T15:17:00Z" w:initials="WH">
    <w:p w14:paraId="6FB63EE0" w14:textId="77777777" w:rsidR="00F96B5A" w:rsidRDefault="00F96B5A" w:rsidP="0089456A">
      <w:pPr>
        <w:pStyle w:val="CommentText"/>
      </w:pPr>
      <w:r>
        <w:rPr>
          <w:rStyle w:val="CommentReference"/>
        </w:rPr>
        <w:annotationRef/>
      </w:r>
      <w:r>
        <w:t xml:space="preserve">Make this into an APA citation. </w:t>
      </w:r>
    </w:p>
  </w:comment>
  <w:comment w:id="123" w:author="William Hall" w:date="2021-04-27T09:22:00Z" w:initials="WH">
    <w:p w14:paraId="3D96FA5B" w14:textId="77777777" w:rsidR="00F96B5A" w:rsidRDefault="00F96B5A" w:rsidP="0089456A">
      <w:pPr>
        <w:pStyle w:val="CommentText"/>
      </w:pPr>
      <w:r>
        <w:rPr>
          <w:rStyle w:val="CommentReference"/>
        </w:rPr>
        <w:annotationRef/>
      </w:r>
      <w:r>
        <w:t xml:space="preserve">I would cut the sample sizes from these citations. It’s not typical to report that level of detail in an introduction. </w:t>
      </w:r>
    </w:p>
    <w:p w14:paraId="640F4CF3" w14:textId="77777777" w:rsidR="00F96B5A" w:rsidRDefault="00F96B5A" w:rsidP="0089456A">
      <w:pPr>
        <w:pStyle w:val="CommentText"/>
      </w:pPr>
    </w:p>
    <w:p w14:paraId="3A07E297" w14:textId="77777777" w:rsidR="00F96B5A" w:rsidRDefault="00F96B5A" w:rsidP="0089456A">
      <w:pPr>
        <w:pStyle w:val="CommentText"/>
      </w:pPr>
      <w:r>
        <w:t>I would also remove “57%” as it’s difficult for your reader to know what that 57% means. You could just say something like “reports of burnout”</w:t>
      </w:r>
    </w:p>
  </w:comment>
  <w:comment w:id="137" w:author="William Hall" w:date="2021-04-23T15:17:00Z" w:initials="WH">
    <w:p w14:paraId="5B8C8C4D" w14:textId="77777777" w:rsidR="00F96B5A" w:rsidRDefault="00F96B5A" w:rsidP="0089456A">
      <w:pPr>
        <w:pStyle w:val="CommentText"/>
      </w:pPr>
      <w:r>
        <w:rPr>
          <w:rStyle w:val="CommentReference"/>
        </w:rPr>
        <w:annotationRef/>
      </w:r>
      <w:r>
        <w:t xml:space="preserve">This language is a bit too causal. Read through a psych journal article and write in a similarly formal style. </w:t>
      </w:r>
    </w:p>
  </w:comment>
  <w:comment w:id="122" w:author="William Hall" w:date="2021-04-27T09:19:00Z" w:initials="WH">
    <w:p w14:paraId="39EF50D2" w14:textId="77777777" w:rsidR="00F96B5A" w:rsidRDefault="00F96B5A" w:rsidP="0089456A">
      <w:pPr>
        <w:pStyle w:val="CommentText"/>
      </w:pPr>
      <w:r>
        <w:rPr>
          <w:rStyle w:val="CommentReference"/>
        </w:rPr>
        <w:annotationRef/>
      </w:r>
      <w:r>
        <w:t xml:space="preserve">Make the font consistent. </w:t>
      </w:r>
    </w:p>
  </w:comment>
  <w:comment w:id="142" w:author="William Hall" w:date="2021-04-27T10:32:00Z" w:initials="WH">
    <w:p w14:paraId="2CFC62E1" w14:textId="77777777" w:rsidR="00F96B5A" w:rsidRDefault="00F96B5A" w:rsidP="0089456A">
      <w:pPr>
        <w:pStyle w:val="CommentText"/>
      </w:pPr>
      <w:r>
        <w:rPr>
          <w:rStyle w:val="CommentReference"/>
        </w:rPr>
        <w:annotationRef/>
      </w:r>
      <w:r>
        <w:t xml:space="preserve">I think this paragraph could be simplified. I’ve suggested a rewrite below: </w:t>
      </w:r>
    </w:p>
    <w:p w14:paraId="696A1C5D" w14:textId="77777777" w:rsidR="00F96B5A" w:rsidRDefault="00F96B5A" w:rsidP="0089456A">
      <w:pPr>
        <w:pStyle w:val="CommentText"/>
      </w:pPr>
    </w:p>
    <w:p w14:paraId="26CF18B1" w14:textId="77777777" w:rsidR="00F96B5A" w:rsidRDefault="00F96B5A" w:rsidP="0089456A">
      <w:pPr>
        <w:pStyle w:val="CommentText"/>
      </w:pPr>
    </w:p>
    <w:p w14:paraId="71F31045" w14:textId="77777777" w:rsidR="00F96B5A" w:rsidRDefault="00F96B5A" w:rsidP="0089456A">
      <w:pPr>
        <w:pStyle w:val="CommentText"/>
        <w:rPr>
          <w:rFonts w:ascii="Times New Roman" w:hAnsi="Times New Roman" w:cs="Times New Roman"/>
          <w:sz w:val="24"/>
          <w:szCs w:val="24"/>
          <w:lang w:val="en-US"/>
        </w:rPr>
      </w:pPr>
      <w:r w:rsidRPr="00AE0D08">
        <w:rPr>
          <w:rFonts w:ascii="Times New Roman" w:hAnsi="Times New Roman" w:cs="Times New Roman"/>
          <w:sz w:val="24"/>
          <w:szCs w:val="24"/>
          <w:lang w:val="en-US"/>
        </w:rPr>
        <w:t>While</w:t>
      </w:r>
      <w:r>
        <w:rPr>
          <w:rStyle w:val="CommentReference"/>
        </w:rPr>
        <w:annotationRef/>
      </w:r>
      <w:r w:rsidRPr="00AE0D08">
        <w:rPr>
          <w:rFonts w:ascii="Times New Roman" w:hAnsi="Times New Roman" w:cs="Times New Roman"/>
          <w:sz w:val="24"/>
          <w:szCs w:val="24"/>
          <w:lang w:val="en-US"/>
        </w:rPr>
        <w:t xml:space="preserve"> the policies and perks implemented by these companies suggest a strong desire to create a fun and inspiring </w:t>
      </w:r>
      <w:r>
        <w:rPr>
          <w:rFonts w:ascii="Times New Roman" w:hAnsi="Times New Roman" w:cs="Times New Roman"/>
          <w:sz w:val="24"/>
          <w:szCs w:val="24"/>
          <w:lang w:val="en-US"/>
        </w:rPr>
        <w:t>workspace</w:t>
      </w:r>
      <w:r w:rsidRPr="00AE0D08">
        <w:rPr>
          <w:rFonts w:ascii="Times New Roman" w:hAnsi="Times New Roman" w:cs="Times New Roman"/>
          <w:sz w:val="24"/>
          <w:szCs w:val="24"/>
          <w:lang w:val="en-US"/>
        </w:rPr>
        <w:t>, the outlook on employee workload and mental health begs the question of whether this modernization has contributed to a culture of overwork and exploitation.</w:t>
      </w:r>
      <w:r>
        <w:rPr>
          <w:rFonts w:ascii="Times New Roman" w:hAnsi="Times New Roman" w:cs="Times New Roman"/>
          <w:sz w:val="24"/>
          <w:szCs w:val="24"/>
          <w:lang w:val="en-US"/>
        </w:rPr>
        <w:t xml:space="preserve"> In present research, we test the idea that workplace perks prevalent in modern tech companies help employees rationalize instances of exploitation and overwork. </w:t>
      </w:r>
    </w:p>
    <w:p w14:paraId="14C41C55" w14:textId="77777777" w:rsidR="00F96B5A" w:rsidRPr="001313C7" w:rsidRDefault="00F96B5A" w:rsidP="0089456A">
      <w:pPr>
        <w:pStyle w:val="CommentText"/>
        <w:rPr>
          <w:rFonts w:ascii="Times New Roman" w:hAnsi="Times New Roman" w:cs="Times New Roman"/>
          <w:sz w:val="24"/>
          <w:szCs w:val="24"/>
          <w:lang w:val="en-US"/>
        </w:rPr>
      </w:pPr>
    </w:p>
    <w:p w14:paraId="427FA6B2" w14:textId="77777777" w:rsidR="00F96B5A" w:rsidRDefault="00F96B5A" w:rsidP="0089456A">
      <w:pPr>
        <w:pStyle w:val="CommentText"/>
      </w:pPr>
    </w:p>
    <w:p w14:paraId="362ACEE2" w14:textId="77777777" w:rsidR="00F96B5A" w:rsidRDefault="00F96B5A" w:rsidP="0089456A">
      <w:pPr>
        <w:pStyle w:val="CommentText"/>
      </w:pPr>
    </w:p>
  </w:comment>
  <w:comment w:id="148" w:author="William Hall" w:date="2021-04-27T09:29:00Z" w:initials="WH">
    <w:p w14:paraId="669B4D42" w14:textId="77777777" w:rsidR="00F96B5A" w:rsidRDefault="00F96B5A" w:rsidP="0089456A">
      <w:pPr>
        <w:pStyle w:val="CommentText"/>
      </w:pPr>
      <w:r>
        <w:rPr>
          <w:rStyle w:val="CommentReference"/>
        </w:rPr>
        <w:annotationRef/>
      </w:r>
      <w:r>
        <w:t xml:space="preserve">I would get rid of this sentence. It’s a little difficult to understand. You might keep it for later in the introduction. If you do, you’ll need to add a citation to back-up the idea that shared needs and environments leads to certain cultures forming. </w:t>
      </w:r>
    </w:p>
  </w:comment>
  <w:comment w:id="238" w:author="William Hall" w:date="2021-04-27T09:34:00Z" w:initials="WH">
    <w:p w14:paraId="5089FD9B" w14:textId="77777777" w:rsidR="00F96B5A" w:rsidRDefault="00F96B5A" w:rsidP="00000282">
      <w:pPr>
        <w:pStyle w:val="CommentText"/>
      </w:pPr>
      <w:r>
        <w:rPr>
          <w:rStyle w:val="CommentReference"/>
        </w:rPr>
        <w:annotationRef/>
      </w:r>
      <w:r>
        <w:t>Do you have any citations for this point?</w:t>
      </w:r>
    </w:p>
  </w:comment>
  <w:comment w:id="221" w:author="William Hall" w:date="2021-04-27T09:34:00Z" w:initials="WH">
    <w:p w14:paraId="25A79BF1" w14:textId="77777777" w:rsidR="00F96B5A" w:rsidRDefault="00F96B5A" w:rsidP="0089456A">
      <w:pPr>
        <w:pStyle w:val="CommentText"/>
      </w:pPr>
      <w:r>
        <w:rPr>
          <w:rStyle w:val="CommentReference"/>
        </w:rPr>
        <w:annotationRef/>
      </w:r>
      <w:r>
        <w:t>Do you have any citations for this point?</w:t>
      </w:r>
    </w:p>
  </w:comment>
  <w:comment w:id="260" w:author="William Hall" w:date="2021-04-28T10:13:00Z" w:initials="WH">
    <w:p w14:paraId="74004529" w14:textId="21F131B3" w:rsidR="00F96B5A" w:rsidRDefault="00F96B5A">
      <w:pPr>
        <w:pStyle w:val="CommentText"/>
      </w:pPr>
      <w:r>
        <w:rPr>
          <w:rStyle w:val="CommentReference"/>
        </w:rPr>
        <w:annotationRef/>
      </w:r>
      <w:r>
        <w:t>Do you have a citation for this sentence.</w:t>
      </w:r>
    </w:p>
  </w:comment>
  <w:comment w:id="272" w:author="William Hall" w:date="2021-04-28T10:14:00Z" w:initials="WH">
    <w:p w14:paraId="3D0C7393" w14:textId="33D88716" w:rsidR="00F96B5A" w:rsidRDefault="00F96B5A">
      <w:pPr>
        <w:pStyle w:val="CommentText"/>
      </w:pPr>
      <w:r>
        <w:rPr>
          <w:rStyle w:val="CommentReference"/>
        </w:rPr>
        <w:annotationRef/>
      </w:r>
      <w:r>
        <w:t xml:space="preserve">You need a citation here. </w:t>
      </w:r>
    </w:p>
  </w:comment>
  <w:comment w:id="364" w:author="William Hall" w:date="2021-04-28T10:17:00Z" w:initials="WH">
    <w:p w14:paraId="7F8BA7FA" w14:textId="592F96B8" w:rsidR="00F96B5A" w:rsidRDefault="00F96B5A">
      <w:pPr>
        <w:pStyle w:val="CommentText"/>
      </w:pPr>
      <w:r>
        <w:rPr>
          <w:rStyle w:val="CommentReference"/>
        </w:rPr>
        <w:annotationRef/>
      </w:r>
      <w:r>
        <w:t>Add a citation</w:t>
      </w:r>
    </w:p>
  </w:comment>
  <w:comment w:id="374" w:author="William Hall" w:date="2021-04-27T09:50:00Z" w:initials="WH">
    <w:p w14:paraId="4111C35A" w14:textId="77777777" w:rsidR="00F96B5A" w:rsidRDefault="00F96B5A" w:rsidP="00C61BE9">
      <w:pPr>
        <w:pStyle w:val="CommentText"/>
      </w:pPr>
      <w:r>
        <w:rPr>
          <w:rStyle w:val="CommentReference"/>
        </w:rPr>
        <w:annotationRef/>
      </w:r>
      <w:r>
        <w:t>Good</w:t>
      </w:r>
    </w:p>
  </w:comment>
  <w:comment w:id="377" w:author="William Hall" w:date="2021-04-28T10:17:00Z" w:initials="WH">
    <w:p w14:paraId="4CA94EB2" w14:textId="4A1ACD7C" w:rsidR="00F96B5A" w:rsidRDefault="00F96B5A">
      <w:pPr>
        <w:pStyle w:val="CommentText"/>
      </w:pPr>
      <w:r>
        <w:rPr>
          <w:rStyle w:val="CommentReference"/>
        </w:rPr>
        <w:annotationRef/>
      </w:r>
      <w:r>
        <w:t xml:space="preserve">You need a citation here. </w:t>
      </w:r>
    </w:p>
  </w:comment>
  <w:comment w:id="378" w:author="William Hall" w:date="2021-04-27T09:49:00Z" w:initials="WH">
    <w:p w14:paraId="04E7C876" w14:textId="77777777" w:rsidR="00F96B5A" w:rsidRDefault="00F96B5A" w:rsidP="0089456A">
      <w:pPr>
        <w:pStyle w:val="CommentText"/>
      </w:pPr>
      <w:r>
        <w:rPr>
          <w:rStyle w:val="CommentReference"/>
        </w:rPr>
        <w:annotationRef/>
      </w:r>
      <w:r>
        <w:t xml:space="preserve">This needs a citation. </w:t>
      </w:r>
    </w:p>
  </w:comment>
  <w:comment w:id="382" w:author="William Hall" w:date="2021-04-27T09:50:00Z" w:initials="WH">
    <w:p w14:paraId="4B02015A" w14:textId="77777777" w:rsidR="00F96B5A" w:rsidRDefault="00F96B5A" w:rsidP="0089456A">
      <w:pPr>
        <w:pStyle w:val="CommentText"/>
      </w:pPr>
      <w:r>
        <w:rPr>
          <w:rStyle w:val="CommentReference"/>
        </w:rPr>
        <w:annotationRef/>
      </w:r>
      <w:r>
        <w:t>Good</w:t>
      </w:r>
    </w:p>
  </w:comment>
  <w:comment w:id="388" w:author="William Hall" w:date="2021-04-27T09:50:00Z" w:initials="WH">
    <w:p w14:paraId="7AB80116" w14:textId="77777777" w:rsidR="00F96B5A" w:rsidRDefault="00F96B5A" w:rsidP="0089456A">
      <w:pPr>
        <w:pStyle w:val="CommentText"/>
      </w:pPr>
      <w:r>
        <w:rPr>
          <w:rStyle w:val="CommentReference"/>
        </w:rPr>
        <w:annotationRef/>
      </w:r>
      <w:r>
        <w:t xml:space="preserve">What did they find? Give a brief (1-2 sentences) description of the findings. </w:t>
      </w:r>
    </w:p>
  </w:comment>
  <w:comment w:id="413" w:author="William Hall" w:date="2021-04-27T09:51:00Z" w:initials="WH">
    <w:p w14:paraId="000E96FE" w14:textId="77777777" w:rsidR="00F96B5A" w:rsidRDefault="00F96B5A" w:rsidP="0089456A">
      <w:pPr>
        <w:pStyle w:val="CommentText"/>
      </w:pPr>
      <w:r>
        <w:rPr>
          <w:rStyle w:val="CommentReference"/>
        </w:rPr>
        <w:annotationRef/>
      </w:r>
      <w:r>
        <w:t xml:space="preserve">You need a citation for this point. </w:t>
      </w:r>
    </w:p>
  </w:comment>
  <w:comment w:id="430" w:author="William Hall" w:date="2021-04-27T09:52:00Z" w:initials="WH">
    <w:p w14:paraId="4AC33443" w14:textId="77777777" w:rsidR="00F96B5A" w:rsidRDefault="00F96B5A" w:rsidP="0089456A">
      <w:pPr>
        <w:pStyle w:val="CommentText"/>
      </w:pPr>
      <w:r>
        <w:rPr>
          <w:rStyle w:val="CommentReference"/>
        </w:rPr>
        <w:annotationRef/>
      </w:r>
      <w:r>
        <w:t>I’ve never heard this term before. Is there a citation for it?</w:t>
      </w:r>
    </w:p>
  </w:comment>
  <w:comment w:id="431" w:author="Elizabeth Marks" w:date="2021-04-30T04:43:00Z" w:initials="EM">
    <w:p w14:paraId="38B39E6C" w14:textId="03FBE497" w:rsidR="00F96B5A" w:rsidRDefault="00F96B5A">
      <w:pPr>
        <w:pStyle w:val="CommentText"/>
      </w:pPr>
      <w:r>
        <w:rPr>
          <w:rStyle w:val="CommentReference"/>
        </w:rPr>
        <w:annotationRef/>
      </w:r>
      <w:r>
        <w:t>Procedural generation is a term in video game design that my mind filled in after I typed procedural</w:t>
      </w:r>
    </w:p>
  </w:comment>
  <w:comment w:id="441" w:author="William Hall" w:date="2021-04-27T09:53:00Z" w:initials="WH">
    <w:p w14:paraId="3DB8CBB4" w14:textId="77777777" w:rsidR="00F96B5A" w:rsidRDefault="00F96B5A" w:rsidP="0089456A">
      <w:pPr>
        <w:pStyle w:val="CommentText"/>
      </w:pPr>
      <w:r>
        <w:rPr>
          <w:rStyle w:val="CommentReference"/>
        </w:rPr>
        <w:annotationRef/>
      </w:r>
      <w:r>
        <w:t xml:space="preserve">I think there might be a typo in this sentence, or I’m not fully following your logic. </w:t>
      </w:r>
    </w:p>
  </w:comment>
  <w:comment w:id="463" w:author="William Hall" w:date="2021-04-28T10:20:00Z" w:initials="WH">
    <w:p w14:paraId="1AAEB2F8" w14:textId="23AE3DAC" w:rsidR="00F96B5A" w:rsidRDefault="00F96B5A">
      <w:pPr>
        <w:pStyle w:val="CommentText"/>
      </w:pPr>
      <w:r>
        <w:rPr>
          <w:rStyle w:val="CommentReference"/>
        </w:rPr>
        <w:annotationRef/>
      </w:r>
      <w:r w:rsidRPr="002B02C8">
        <w:rPr>
          <w:rStyle w:val="CommentReference"/>
        </w:rPr>
        <w:t>EXCELLENT</w:t>
      </w:r>
      <w:r>
        <w:rPr>
          <w:rStyle w:val="CommentReference"/>
        </w:rPr>
        <w:t>!!!</w:t>
      </w:r>
    </w:p>
  </w:comment>
  <w:comment w:id="522" w:author="William Hall" w:date="2021-04-28T10:22:00Z" w:initials="WH">
    <w:p w14:paraId="7620A74F" w14:textId="77777777" w:rsidR="00F96B5A" w:rsidRDefault="00F96B5A">
      <w:pPr>
        <w:pStyle w:val="CommentText"/>
      </w:pPr>
      <w:r>
        <w:rPr>
          <w:rStyle w:val="CommentReference"/>
        </w:rPr>
        <w:annotationRef/>
      </w:r>
      <w:r>
        <w:t>What perception?</w:t>
      </w:r>
    </w:p>
    <w:p w14:paraId="181DBEB3" w14:textId="77777777" w:rsidR="00F96B5A" w:rsidRDefault="00F96B5A">
      <w:pPr>
        <w:pStyle w:val="CommentText"/>
      </w:pPr>
    </w:p>
    <w:p w14:paraId="6E80B9F6" w14:textId="2AF5A4A0" w:rsidR="00F96B5A" w:rsidRDefault="00F96B5A">
      <w:pPr>
        <w:pStyle w:val="CommentText"/>
      </w:pPr>
      <w:r>
        <w:t xml:space="preserve">Make this topic sentence a little clearer for your reader. </w:t>
      </w:r>
    </w:p>
  </w:comment>
  <w:comment w:id="510" w:author="William Hall" w:date="2021-04-29T14:57:00Z" w:initials="WH">
    <w:p w14:paraId="23F82DE7" w14:textId="543D02AB" w:rsidR="00F96B5A" w:rsidRDefault="00F96B5A">
      <w:pPr>
        <w:pStyle w:val="CommentText"/>
      </w:pPr>
      <w:r>
        <w:rPr>
          <w:rStyle w:val="CommentReference"/>
        </w:rPr>
        <w:annotationRef/>
      </w:r>
      <w:r>
        <w:t xml:space="preserve">Can you rewrite this sentence. I’m not following what you are saying. </w:t>
      </w:r>
    </w:p>
  </w:comment>
  <w:comment w:id="511" w:author="William Hall" w:date="2021-04-27T10:31:00Z" w:initials="WH">
    <w:p w14:paraId="041D256E" w14:textId="77777777" w:rsidR="00F96B5A" w:rsidRDefault="00F96B5A" w:rsidP="008F56A0">
      <w:pPr>
        <w:pStyle w:val="CommentText"/>
      </w:pPr>
      <w:r>
        <w:rPr>
          <w:rStyle w:val="CommentReference"/>
        </w:rPr>
        <w:annotationRef/>
      </w:r>
      <w:r>
        <w:t xml:space="preserve">You haven’t introduced system justification theory so you can’t start talking about it here as if your reader knows what it is. </w:t>
      </w:r>
    </w:p>
  </w:comment>
  <w:comment w:id="512" w:author="William Hall" w:date="2021-04-27T10:38:00Z" w:initials="WH">
    <w:p w14:paraId="6D318FE0" w14:textId="77777777" w:rsidR="00F96B5A" w:rsidRDefault="00F96B5A" w:rsidP="008F56A0">
      <w:pPr>
        <w:pStyle w:val="CommentText"/>
      </w:pPr>
      <w:r>
        <w:rPr>
          <w:rStyle w:val="CommentReference"/>
        </w:rPr>
        <w:annotationRef/>
      </w:r>
      <w:r>
        <w:t xml:space="preserve">This section might be moved into the hypotheses section of your paper. </w:t>
      </w:r>
    </w:p>
  </w:comment>
  <w:comment w:id="543" w:author="William Hall" w:date="2021-04-28T10:24:00Z" w:initials="WH">
    <w:p w14:paraId="59C0FC8C" w14:textId="1063D15B" w:rsidR="00F96B5A" w:rsidRDefault="00F96B5A">
      <w:pPr>
        <w:pStyle w:val="CommentText"/>
      </w:pPr>
      <w:r>
        <w:rPr>
          <w:rStyle w:val="CommentReference"/>
        </w:rPr>
        <w:annotationRef/>
      </w:r>
      <w:r>
        <w:t>Move this into your discussion.</w:t>
      </w:r>
    </w:p>
  </w:comment>
  <w:comment w:id="546" w:author="William Hall" w:date="2021-04-27T10:26:00Z" w:initials="WH">
    <w:p w14:paraId="625856BF" w14:textId="77777777" w:rsidR="00F96B5A" w:rsidRDefault="00F96B5A" w:rsidP="009173FB">
      <w:pPr>
        <w:pStyle w:val="CommentText"/>
      </w:pPr>
      <w:r>
        <w:rPr>
          <w:rStyle w:val="CommentReference"/>
        </w:rPr>
        <w:annotationRef/>
      </w:r>
      <w:r>
        <w:t xml:space="preserve">This would be good sentence in the last paragraph of a discussion, but it’s too broad a statement for this part of your introduction. </w:t>
      </w:r>
    </w:p>
    <w:p w14:paraId="7204C370" w14:textId="77777777" w:rsidR="00F96B5A" w:rsidRDefault="00F96B5A" w:rsidP="009173FB">
      <w:pPr>
        <w:pStyle w:val="CommentText"/>
      </w:pPr>
    </w:p>
    <w:p w14:paraId="3BCA88AA" w14:textId="77777777" w:rsidR="00F96B5A" w:rsidRDefault="00F96B5A" w:rsidP="009173FB">
      <w:pPr>
        <w:pStyle w:val="CommentText"/>
      </w:pPr>
      <w:r>
        <w:t xml:space="preserve">Your project isn’t about </w:t>
      </w:r>
      <w:r w:rsidRPr="00381932">
        <w:rPr>
          <w:lang w:val="en-US"/>
        </w:rPr>
        <w:t>"hustle culture" or "rise and grin</w:t>
      </w:r>
      <w:r>
        <w:rPr>
          <w:lang w:val="en-US"/>
        </w:rPr>
        <w:t xml:space="preserve">d” so it feels a little out of place here. These phenomena might be related to the ideas you are exploring, and that’s why it would be good to circle back to them at the end of your discussion. </w:t>
      </w:r>
      <w:r>
        <w:t xml:space="preserve"> </w:t>
      </w:r>
    </w:p>
  </w:comment>
  <w:comment w:id="552" w:author="William Hall" w:date="2021-04-19T15:09:00Z" w:initials="WH">
    <w:p w14:paraId="75D23E08" w14:textId="77777777" w:rsidR="00F96B5A" w:rsidRDefault="00F96B5A" w:rsidP="00A02AE3">
      <w:pPr>
        <w:pStyle w:val="CommentText"/>
      </w:pPr>
      <w:r>
        <w:rPr>
          <w:rStyle w:val="CommentReference"/>
        </w:rPr>
        <w:annotationRef/>
      </w:r>
      <w:r>
        <w:t>This is great!</w:t>
      </w:r>
    </w:p>
  </w:comment>
  <w:comment w:id="569" w:author="William Hall" w:date="2021-04-28T10:28:00Z" w:initials="WH">
    <w:p w14:paraId="06EA9393" w14:textId="77777777" w:rsidR="00F96B5A" w:rsidRDefault="00F96B5A">
      <w:pPr>
        <w:pStyle w:val="CommentText"/>
      </w:pPr>
      <w:r>
        <w:rPr>
          <w:rStyle w:val="CommentReference"/>
        </w:rPr>
        <w:annotationRef/>
      </w:r>
      <w:r>
        <w:t xml:space="preserve">Lets not call these clan culture perks. I would just describe them for what they are. E.g., extravagant perks common in tech. </w:t>
      </w:r>
    </w:p>
    <w:p w14:paraId="668A1884" w14:textId="77777777" w:rsidR="00F96B5A" w:rsidRDefault="00F96B5A">
      <w:pPr>
        <w:pStyle w:val="CommentText"/>
      </w:pPr>
    </w:p>
    <w:p w14:paraId="60634BA0" w14:textId="3E5E9B38" w:rsidR="00F96B5A" w:rsidRDefault="00F96B5A">
      <w:pPr>
        <w:pStyle w:val="CommentText"/>
      </w:pPr>
      <w:r>
        <w:t xml:space="preserve">I would go through and remove all the references to clan culture perks. Doing this means that you don’t have to rely on your reader to remember what a clan culture is. </w:t>
      </w:r>
    </w:p>
  </w:comment>
  <w:comment w:id="573" w:author="William Hall" w:date="2021-04-29T14:59:00Z" w:initials="WH">
    <w:p w14:paraId="628BD6D7" w14:textId="57C3348C" w:rsidR="00F96B5A" w:rsidRDefault="00F96B5A">
      <w:pPr>
        <w:pStyle w:val="CommentText"/>
      </w:pPr>
      <w:r>
        <w:rPr>
          <w:rStyle w:val="CommentReference"/>
        </w:rPr>
        <w:annotationRef/>
      </w:r>
      <w:r>
        <w:rPr>
          <w:rStyle w:val="CommentReference"/>
        </w:rPr>
        <w:t xml:space="preserve">I don’t think these should be bolded, but check APA formatting. </w:t>
      </w:r>
    </w:p>
  </w:comment>
  <w:comment w:id="580" w:author="William Hall" w:date="2021-04-19T15:10:00Z" w:initials="WH">
    <w:p w14:paraId="1DA2A9D3" w14:textId="77777777" w:rsidR="00F96B5A" w:rsidRDefault="00F96B5A" w:rsidP="00A02AE3">
      <w:pPr>
        <w:pStyle w:val="CommentText"/>
      </w:pPr>
      <w:r>
        <w:rPr>
          <w:rStyle w:val="CommentReference"/>
        </w:rPr>
        <w:annotationRef/>
      </w:r>
      <w:r>
        <w:t xml:space="preserve">I edited this sentence to simplify the language a little </w:t>
      </w:r>
    </w:p>
  </w:comment>
  <w:comment w:id="583" w:author="William Hall" w:date="2021-04-28T10:30:00Z" w:initials="WH">
    <w:p w14:paraId="4E757F78" w14:textId="2A0734CB" w:rsidR="00F96B5A" w:rsidRDefault="00F96B5A">
      <w:pPr>
        <w:pStyle w:val="CommentText"/>
      </w:pPr>
      <w:r>
        <w:rPr>
          <w:rStyle w:val="CommentReference"/>
        </w:rPr>
        <w:annotationRef/>
      </w:r>
      <w:r>
        <w:t>Can you add in that John isn’t getting extra pay.</w:t>
      </w:r>
    </w:p>
  </w:comment>
  <w:comment w:id="601" w:author="William Hall" w:date="2021-04-28T10:30:00Z" w:initials="WH">
    <w:p w14:paraId="6001519E" w14:textId="77777777" w:rsidR="00F96B5A" w:rsidRDefault="00F96B5A" w:rsidP="00604996">
      <w:pPr>
        <w:pStyle w:val="CommentText"/>
      </w:pPr>
      <w:r>
        <w:rPr>
          <w:rStyle w:val="CommentReference"/>
        </w:rPr>
        <w:annotationRef/>
      </w:r>
      <w:r>
        <w:t>Can you add in that John isn’t getting extra pay.</w:t>
      </w:r>
    </w:p>
  </w:comment>
  <w:comment w:id="629" w:author="William Hall" w:date="2021-04-19T15:12:00Z" w:initials="WH">
    <w:p w14:paraId="0459D34E" w14:textId="77777777" w:rsidR="00F96B5A" w:rsidRDefault="00F96B5A" w:rsidP="00A02AE3">
      <w:pPr>
        <w:pStyle w:val="CommentText"/>
      </w:pPr>
      <w:r>
        <w:rPr>
          <w:rStyle w:val="CommentReference"/>
        </w:rPr>
        <w:annotationRef/>
      </w:r>
      <w:r>
        <w:rPr>
          <w:rStyle w:val="CommentReference"/>
        </w:rPr>
        <w:t xml:space="preserve">Tell you reader </w:t>
      </w:r>
      <w:r>
        <w:t xml:space="preserve">what participants actually asked when making this rating? </w:t>
      </w:r>
    </w:p>
  </w:comment>
  <w:comment w:id="665" w:author="William Hall" w:date="2021-04-19T15:14:00Z" w:initials="WH">
    <w:p w14:paraId="050C0E0A" w14:textId="77777777" w:rsidR="00F96B5A" w:rsidRDefault="00F96B5A" w:rsidP="00A02AE3">
      <w:pPr>
        <w:pStyle w:val="CommentText"/>
      </w:pPr>
      <w:r>
        <w:rPr>
          <w:rStyle w:val="CommentReference"/>
        </w:rPr>
        <w:annotationRef/>
      </w:r>
      <w:r>
        <w:t>This is good!</w:t>
      </w:r>
    </w:p>
  </w:comment>
  <w:comment w:id="692" w:author="William Hall" w:date="2021-04-28T10:38:00Z" w:initials="WH">
    <w:p w14:paraId="4FFB61D4" w14:textId="6EF96310" w:rsidR="00F96B5A" w:rsidRDefault="00F96B5A">
      <w:pPr>
        <w:pStyle w:val="CommentText"/>
      </w:pPr>
      <w:r>
        <w:rPr>
          <w:rStyle w:val="CommentReference"/>
        </w:rPr>
        <w:annotationRef/>
      </w:r>
      <w:r>
        <w:t xml:space="preserve">I would also list the item about whether CCM is a fun place to work. </w:t>
      </w:r>
    </w:p>
  </w:comment>
  <w:comment w:id="709" w:author="William Hall" w:date="2021-04-19T15:14:00Z" w:initials="WH">
    <w:p w14:paraId="3A8339AD" w14:textId="77777777" w:rsidR="00F96B5A" w:rsidRDefault="00F96B5A" w:rsidP="00A02AE3">
      <w:pPr>
        <w:pStyle w:val="CommentText"/>
      </w:pPr>
      <w:r>
        <w:rPr>
          <w:rStyle w:val="CommentReference"/>
        </w:rPr>
        <w:annotationRef/>
      </w:r>
      <w:r>
        <w:t>This second item sounds like it asks participants to write something, but you report a correlation. Can you clarify?</w:t>
      </w:r>
    </w:p>
  </w:comment>
  <w:comment w:id="710" w:author="William Hall" w:date="2021-04-30T13:13:00Z" w:initials="WH">
    <w:p w14:paraId="001CFEA0" w14:textId="07C58C7F" w:rsidR="00F96B5A" w:rsidRDefault="00F96B5A">
      <w:pPr>
        <w:pStyle w:val="CommentText"/>
      </w:pPr>
      <w:r>
        <w:rPr>
          <w:rStyle w:val="CommentReference"/>
        </w:rPr>
        <w:annotationRef/>
      </w:r>
      <w:r>
        <w:t xml:space="preserve">Add a sentence to make it clear that we aren’t planning on combining these two items (i.e., they will be analyzed separately). </w:t>
      </w:r>
    </w:p>
  </w:comment>
  <w:comment w:id="737" w:author="William Hall" w:date="2021-04-19T15:16:00Z" w:initials="WH">
    <w:p w14:paraId="5748637C" w14:textId="77777777" w:rsidR="00F96B5A" w:rsidRDefault="00F96B5A" w:rsidP="00A02AE3">
      <w:pPr>
        <w:pStyle w:val="CommentText"/>
      </w:pPr>
      <w:r>
        <w:rPr>
          <w:rStyle w:val="CommentReference"/>
        </w:rPr>
        <w:annotationRef/>
      </w:r>
      <w:r>
        <w:t>Can you make this a little clearer? What was the text for the questions? What were the response options?</w:t>
      </w:r>
    </w:p>
  </w:comment>
  <w:comment w:id="802" w:author="William Hall" w:date="2021-04-19T15:17:00Z" w:initials="WH">
    <w:p w14:paraId="09CD6785" w14:textId="77777777" w:rsidR="00F96B5A" w:rsidRDefault="00F96B5A" w:rsidP="0017653D">
      <w:pPr>
        <w:pStyle w:val="CommentText"/>
      </w:pPr>
      <w:r>
        <w:rPr>
          <w:rStyle w:val="CommentReference"/>
        </w:rPr>
        <w:annotationRef/>
      </w:r>
      <w:r>
        <w:t xml:space="preserve">Like you did in the methods, you want to add a bit of narrative to the results section. </w:t>
      </w:r>
    </w:p>
    <w:p w14:paraId="28091795" w14:textId="77777777" w:rsidR="00F96B5A" w:rsidRDefault="00F96B5A" w:rsidP="0017653D">
      <w:pPr>
        <w:pStyle w:val="CommentText"/>
      </w:pPr>
    </w:p>
    <w:p w14:paraId="7FDA86CB" w14:textId="77777777" w:rsidR="00F96B5A" w:rsidRDefault="00F96B5A" w:rsidP="0017653D">
      <w:pPr>
        <w:pStyle w:val="CommentText"/>
      </w:pPr>
      <w:r>
        <w:t>For example …First we tested whether our manipulation was successful. To do this, we…</w:t>
      </w:r>
    </w:p>
  </w:comment>
  <w:comment w:id="816" w:author="William Hall" w:date="2021-04-28T10:41:00Z" w:initials="WH">
    <w:p w14:paraId="0CD4FC3A" w14:textId="48EF5525" w:rsidR="00F96B5A" w:rsidRDefault="00F96B5A">
      <w:pPr>
        <w:pStyle w:val="CommentText"/>
      </w:pPr>
      <w:r>
        <w:rPr>
          <w:rStyle w:val="CommentReference"/>
        </w:rPr>
        <w:annotationRef/>
      </w:r>
      <w:r>
        <w:t>What is this CI referring to? The differences in means?</w:t>
      </w:r>
    </w:p>
  </w:comment>
  <w:comment w:id="817" w:author="Elizabeth Marks" w:date="2021-04-28T21:34:00Z" w:initials="EM">
    <w:p w14:paraId="2DF51EE3" w14:textId="4E330666" w:rsidR="00F96B5A" w:rsidRDefault="00F96B5A">
      <w:pPr>
        <w:pStyle w:val="CommentText"/>
      </w:pPr>
      <w:r>
        <w:rPr>
          <w:rStyle w:val="CommentReference"/>
        </w:rPr>
        <w:annotationRef/>
      </w:r>
      <w:r>
        <w:t>It’s referring to the CI for the t-score. Does that not need to be included?</w:t>
      </w:r>
    </w:p>
  </w:comment>
  <w:comment w:id="821" w:author="William Hall" w:date="2021-04-28T10:41:00Z" w:initials="WH">
    <w:p w14:paraId="58A68B0C" w14:textId="77777777" w:rsidR="00F96B5A" w:rsidRDefault="00F96B5A" w:rsidP="0003174C">
      <w:pPr>
        <w:pStyle w:val="CommentText"/>
      </w:pPr>
      <w:r>
        <w:rPr>
          <w:rStyle w:val="CommentReference"/>
        </w:rPr>
        <w:annotationRef/>
      </w:r>
      <w:r>
        <w:t>What is this CI referring to? The differences in means?</w:t>
      </w:r>
    </w:p>
  </w:comment>
  <w:comment w:id="822" w:author="Elizabeth Marks" w:date="2021-04-28T21:34:00Z" w:initials="EM">
    <w:p w14:paraId="083125E0" w14:textId="77777777" w:rsidR="00F96B5A" w:rsidRDefault="00F96B5A" w:rsidP="0003174C">
      <w:pPr>
        <w:pStyle w:val="CommentText"/>
      </w:pPr>
      <w:r>
        <w:rPr>
          <w:rStyle w:val="CommentReference"/>
        </w:rPr>
        <w:annotationRef/>
      </w:r>
      <w:r>
        <w:t>It’s referring to the CI for the t-score. Does that not need to be included?</w:t>
      </w:r>
    </w:p>
  </w:comment>
  <w:comment w:id="823" w:author="William Hall" w:date="2021-04-29T15:28:00Z" w:initials="WH">
    <w:p w14:paraId="4B3853AA" w14:textId="7AC6CD41" w:rsidR="00F96B5A" w:rsidRDefault="00F96B5A">
      <w:pPr>
        <w:pStyle w:val="CommentText"/>
      </w:pPr>
      <w:r>
        <w:rPr>
          <w:rStyle w:val="CommentReference"/>
        </w:rPr>
        <w:annotationRef/>
      </w:r>
      <w:r>
        <w:t xml:space="preserve">I don’t think it is the CI for the t-stat because the t stat is -.64 and your 95% does contain your t-stats, i.e. your CI runs from -.49 to .25. I think it’s probably the 95% CI for the mean differences between the two conditions. It’s fine to leave it in. </w:t>
      </w:r>
    </w:p>
  </w:comment>
  <w:comment w:id="804" w:author="William Hall" w:date="2021-04-28T10:39:00Z" w:initials="WH">
    <w:p w14:paraId="705A57FE" w14:textId="47CCC1FF" w:rsidR="00F96B5A" w:rsidRDefault="00F96B5A">
      <w:pPr>
        <w:pStyle w:val="CommentText"/>
      </w:pPr>
      <w:r>
        <w:rPr>
          <w:rStyle w:val="CommentReference"/>
        </w:rPr>
        <w:annotationRef/>
      </w:r>
      <w:r>
        <w:t xml:space="preserve">Add the analysis of the question ask about whether CCM is a fun place to work. </w:t>
      </w:r>
    </w:p>
  </w:comment>
  <w:comment w:id="837" w:author="William Hall" w:date="2021-04-29T15:25:00Z" w:initials="WH">
    <w:p w14:paraId="79EC6F39" w14:textId="15FB382A" w:rsidR="00F96B5A" w:rsidRDefault="00F96B5A">
      <w:pPr>
        <w:pStyle w:val="CommentText"/>
      </w:pPr>
      <w:r>
        <w:rPr>
          <w:rStyle w:val="CommentReference"/>
        </w:rPr>
        <w:annotationRef/>
      </w:r>
      <w:r>
        <w:t xml:space="preserve">Avoid using terms like “item 1”. You are better to describe what the item is, rather than asking your readers to remember what “item 1” refers to/. </w:t>
      </w:r>
    </w:p>
  </w:comment>
  <w:comment w:id="876" w:author="William Hall" w:date="2021-04-30T13:14:00Z" w:initials="WH">
    <w:p w14:paraId="00D85CFB" w14:textId="77777777" w:rsidR="00F96B5A" w:rsidRDefault="00F96B5A">
      <w:pPr>
        <w:pStyle w:val="CommentText"/>
      </w:pPr>
      <w:r>
        <w:rPr>
          <w:rStyle w:val="CommentReference"/>
        </w:rPr>
        <w:annotationRef/>
      </w:r>
      <w:r>
        <w:t>For this and other analyses, can you write them like this:</w:t>
      </w:r>
    </w:p>
    <w:p w14:paraId="7EAC0A78" w14:textId="77777777" w:rsidR="00F96B5A" w:rsidRDefault="00F96B5A">
      <w:pPr>
        <w:pStyle w:val="CommentText"/>
      </w:pPr>
    </w:p>
    <w:p w14:paraId="291A967E" w14:textId="5F7617AF" w:rsidR="00F96B5A" w:rsidRPr="0089456A" w:rsidRDefault="00F96B5A" w:rsidP="007B383E">
      <w:pPr>
        <w:spacing w:line="48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A students t-test revealed that pa</w:t>
      </w:r>
      <w:r w:rsidRPr="00FD46CC">
        <w:rPr>
          <w:rFonts w:ascii="Times New Roman" w:hAnsi="Times New Roman" w:cs="Times New Roman"/>
          <w:sz w:val="24"/>
          <w:szCs w:val="24"/>
          <w:lang w:val="en-US"/>
        </w:rPr>
        <w:t xml:space="preserve">rticipants in the experimental condition </w:t>
      </w:r>
      <w:r>
        <w:rPr>
          <w:rFonts w:ascii="Times New Roman" w:hAnsi="Times New Roman" w:cs="Times New Roman"/>
          <w:sz w:val="24"/>
          <w:szCs w:val="24"/>
          <w:lang w:val="en-US"/>
        </w:rPr>
        <w:t>(</w:t>
      </w:r>
      <w:r>
        <w:rPr>
          <w:rFonts w:ascii="Times New Roman" w:hAnsi="Times New Roman" w:cs="Times New Roman"/>
          <w:i/>
          <w:iCs/>
          <w:sz w:val="24"/>
          <w:szCs w:val="24"/>
          <w:lang w:val="en-US"/>
        </w:rPr>
        <w:t xml:space="preserve">M </w:t>
      </w:r>
      <w:r>
        <w:rPr>
          <w:rFonts w:ascii="Times New Roman" w:hAnsi="Times New Roman" w:cs="Times New Roman"/>
          <w:sz w:val="24"/>
          <w:szCs w:val="24"/>
          <w:lang w:val="en-US"/>
        </w:rPr>
        <w:t xml:space="preserve">= 2.69, </w:t>
      </w:r>
      <w:r>
        <w:rPr>
          <w:rFonts w:ascii="Times New Roman" w:hAnsi="Times New Roman" w:cs="Times New Roman"/>
          <w:i/>
          <w:iCs/>
          <w:sz w:val="24"/>
          <w:szCs w:val="24"/>
          <w:lang w:val="en-US"/>
        </w:rPr>
        <w:t>SD</w:t>
      </w:r>
      <w:r>
        <w:rPr>
          <w:rFonts w:ascii="Times New Roman" w:hAnsi="Times New Roman" w:cs="Times New Roman"/>
          <w:sz w:val="24"/>
          <w:szCs w:val="24"/>
          <w:lang w:val="en-US"/>
        </w:rPr>
        <w:t xml:space="preserve"> = 1.50) </w:t>
      </w:r>
      <w:r w:rsidRPr="00FD46CC">
        <w:rPr>
          <w:rFonts w:ascii="Times New Roman" w:hAnsi="Times New Roman" w:cs="Times New Roman"/>
          <w:sz w:val="24"/>
          <w:szCs w:val="24"/>
          <w:lang w:val="en-US"/>
        </w:rPr>
        <w:t xml:space="preserve">agreed significantly more with the statement that CCM was a fun place to work than participants within the control </w:t>
      </w:r>
      <w:r>
        <w:rPr>
          <w:rFonts w:ascii="Times New Roman" w:hAnsi="Times New Roman" w:cs="Times New Roman"/>
          <w:sz w:val="24"/>
          <w:szCs w:val="24"/>
          <w:lang w:val="en-US"/>
        </w:rPr>
        <w:t>condition (</w:t>
      </w:r>
      <w:r>
        <w:rPr>
          <w:rFonts w:ascii="Times New Roman" w:hAnsi="Times New Roman" w:cs="Times New Roman"/>
          <w:i/>
          <w:iCs/>
          <w:sz w:val="24"/>
          <w:szCs w:val="24"/>
          <w:lang w:val="en-US"/>
        </w:rPr>
        <w:t xml:space="preserve">M </w:t>
      </w:r>
      <w:r>
        <w:rPr>
          <w:rFonts w:ascii="Times New Roman" w:hAnsi="Times New Roman" w:cs="Times New Roman"/>
          <w:sz w:val="24"/>
          <w:szCs w:val="24"/>
          <w:lang w:val="en-US"/>
        </w:rPr>
        <w:t xml:space="preserve">= 2.29, </w:t>
      </w:r>
      <w:r>
        <w:rPr>
          <w:rFonts w:ascii="Times New Roman" w:hAnsi="Times New Roman" w:cs="Times New Roman"/>
          <w:i/>
          <w:iCs/>
          <w:sz w:val="24"/>
          <w:szCs w:val="24"/>
          <w:lang w:val="en-US"/>
        </w:rPr>
        <w:t>SD</w:t>
      </w:r>
      <w:r>
        <w:rPr>
          <w:rFonts w:ascii="Times New Roman" w:hAnsi="Times New Roman" w:cs="Times New Roman"/>
          <w:sz w:val="24"/>
          <w:szCs w:val="24"/>
          <w:lang w:val="en-US"/>
        </w:rPr>
        <w:t xml:space="preserve"> = 1.24), </w:t>
      </w:r>
      <w:r w:rsidRPr="00FD46CC">
        <w:rPr>
          <w:rFonts w:ascii="Times New Roman" w:hAnsi="Times New Roman" w:cs="Times New Roman"/>
          <w:sz w:val="24"/>
          <w:szCs w:val="24"/>
          <w:lang w:val="en-US"/>
        </w:rPr>
        <w:t xml:space="preserve"> (</w:t>
      </w:r>
      <w:r w:rsidRPr="00942575">
        <w:rPr>
          <w:rFonts w:ascii="Times New Roman" w:hAnsi="Times New Roman" w:cs="Times New Roman"/>
          <w:i/>
          <w:iCs/>
          <w:sz w:val="24"/>
          <w:szCs w:val="24"/>
          <w:lang w:val="en-US"/>
        </w:rPr>
        <w:t>t</w:t>
      </w:r>
      <w:r w:rsidRPr="00FD46CC">
        <w:rPr>
          <w:rFonts w:ascii="Times New Roman" w:hAnsi="Times New Roman" w:cs="Times New Roman"/>
          <w:sz w:val="24"/>
          <w:szCs w:val="24"/>
          <w:lang w:val="en-US"/>
        </w:rPr>
        <w:t xml:space="preserve">(280) = -2.49, </w:t>
      </w:r>
      <w:r w:rsidRPr="00942575">
        <w:rPr>
          <w:rFonts w:ascii="Times New Roman" w:hAnsi="Times New Roman" w:cs="Times New Roman"/>
          <w:i/>
          <w:iCs/>
          <w:sz w:val="24"/>
          <w:szCs w:val="24"/>
          <w:lang w:val="en-US"/>
        </w:rPr>
        <w:t>p</w:t>
      </w:r>
      <w:r w:rsidRPr="00FD46CC">
        <w:rPr>
          <w:rFonts w:ascii="Times New Roman" w:hAnsi="Times New Roman" w:cs="Times New Roman"/>
          <w:sz w:val="24"/>
          <w:szCs w:val="24"/>
          <w:lang w:val="en-US"/>
        </w:rPr>
        <w:t xml:space="preserve"> &lt; .05 , 95% </w:t>
      </w:r>
      <w:r w:rsidRPr="00942575">
        <w:rPr>
          <w:rFonts w:ascii="Times New Roman" w:hAnsi="Times New Roman" w:cs="Times New Roman"/>
          <w:i/>
          <w:iCs/>
          <w:sz w:val="24"/>
          <w:szCs w:val="24"/>
          <w:lang w:val="en-US"/>
        </w:rPr>
        <w:t>CI</w:t>
      </w:r>
      <w:r w:rsidRPr="00FD46CC">
        <w:rPr>
          <w:rFonts w:ascii="Times New Roman" w:hAnsi="Times New Roman" w:cs="Times New Roman"/>
          <w:sz w:val="24"/>
          <w:szCs w:val="24"/>
          <w:lang w:val="en-US"/>
        </w:rPr>
        <w:t xml:space="preserve"> [-0.72, -0.08], </w:t>
      </w:r>
      <w:r w:rsidRPr="00942575">
        <w:rPr>
          <w:rFonts w:ascii="Times New Roman" w:hAnsi="Times New Roman" w:cs="Times New Roman"/>
          <w:i/>
          <w:iCs/>
          <w:sz w:val="24"/>
          <w:szCs w:val="24"/>
          <w:lang w:val="en-US"/>
        </w:rPr>
        <w:t>d</w:t>
      </w:r>
      <w:r>
        <w:rPr>
          <w:rFonts w:ascii="Times New Roman" w:hAnsi="Times New Roman" w:cs="Times New Roman"/>
          <w:sz w:val="24"/>
          <w:szCs w:val="24"/>
          <w:lang w:val="en-US"/>
        </w:rPr>
        <w:t xml:space="preserve"> </w:t>
      </w:r>
      <w:r w:rsidRPr="00FD46CC">
        <w:rPr>
          <w:rFonts w:ascii="Times New Roman" w:hAnsi="Times New Roman" w:cs="Times New Roman"/>
          <w:sz w:val="24"/>
          <w:szCs w:val="24"/>
          <w:lang w:val="en-US"/>
        </w:rPr>
        <w:t>= -0.29</w:t>
      </w:r>
      <w:r>
        <w:rPr>
          <w:rFonts w:ascii="Times New Roman" w:hAnsi="Times New Roman" w:cs="Times New Roman"/>
          <w:sz w:val="24"/>
          <w:szCs w:val="24"/>
          <w:lang w:val="en-US"/>
        </w:rPr>
        <w:t>, see Table D2</w:t>
      </w:r>
      <w:r w:rsidRPr="00FD46CC">
        <w:rPr>
          <w:rFonts w:ascii="Times New Roman" w:hAnsi="Times New Roman" w:cs="Times New Roman"/>
          <w:sz w:val="24"/>
          <w:szCs w:val="24"/>
          <w:lang w:val="en-US"/>
        </w:rPr>
        <w:t>)</w:t>
      </w:r>
      <w:r>
        <w:rPr>
          <w:rFonts w:ascii="Times New Roman" w:hAnsi="Times New Roman" w:cs="Times New Roman"/>
          <w:sz w:val="24"/>
          <w:szCs w:val="24"/>
          <w:lang w:val="en-US"/>
        </w:rPr>
        <w:t>.</w:t>
      </w:r>
      <w:r w:rsidRPr="00FD46CC">
        <w:rPr>
          <w:rFonts w:ascii="Times New Roman" w:hAnsi="Times New Roman" w:cs="Times New Roman"/>
          <w:sz w:val="24"/>
          <w:szCs w:val="24"/>
          <w:lang w:val="en-US"/>
        </w:rPr>
        <w:t xml:space="preserve"> </w:t>
      </w:r>
      <w:r>
        <w:rPr>
          <w:rStyle w:val="CommentReference"/>
        </w:rPr>
        <w:annotationRef/>
      </w:r>
      <w:r>
        <w:rPr>
          <w:rStyle w:val="CommentReference"/>
        </w:rPr>
        <w:annotationRef/>
      </w:r>
    </w:p>
    <w:p w14:paraId="71DDA33A" w14:textId="0773C07C" w:rsidR="00F96B5A" w:rsidRDefault="00F96B5A">
      <w:pPr>
        <w:pStyle w:val="CommentText"/>
      </w:pPr>
    </w:p>
  </w:comment>
  <w:comment w:id="846" w:author="William Hall" w:date="2021-04-29T15:30:00Z" w:initials="WH">
    <w:p w14:paraId="00EB8F03" w14:textId="3F88786E" w:rsidR="00F96B5A" w:rsidRDefault="00F96B5A">
      <w:pPr>
        <w:pStyle w:val="CommentText"/>
      </w:pPr>
      <w:r>
        <w:rPr>
          <w:rStyle w:val="CommentReference"/>
        </w:rPr>
        <w:annotationRef/>
      </w:r>
      <w:r>
        <w:t>Can you add the condition means for this item (like you have for the manipulation check)</w:t>
      </w:r>
    </w:p>
  </w:comment>
  <w:comment w:id="890" w:author="William Hall" w:date="2021-04-19T15:19:00Z" w:initials="WH">
    <w:p w14:paraId="7D720783" w14:textId="77777777" w:rsidR="00F96B5A" w:rsidRDefault="00F96B5A" w:rsidP="0017653D">
      <w:pPr>
        <w:pStyle w:val="CommentText"/>
      </w:pPr>
      <w:r>
        <w:rPr>
          <w:rStyle w:val="CommentReference"/>
        </w:rPr>
        <w:annotationRef/>
      </w:r>
      <w:r>
        <w:t xml:space="preserve">Same comment about adding a narrative throughout the results. Walk your reader through the results like you did in your presentation. </w:t>
      </w:r>
    </w:p>
  </w:comment>
  <w:comment w:id="899" w:author="William Hall" w:date="2021-04-19T15:20:00Z" w:initials="WH">
    <w:p w14:paraId="1A9730D7" w14:textId="77777777" w:rsidR="00F96B5A" w:rsidRDefault="00F96B5A" w:rsidP="0017653D">
      <w:pPr>
        <w:pStyle w:val="CommentText"/>
      </w:pPr>
      <w:r>
        <w:rPr>
          <w:rStyle w:val="CommentReference"/>
        </w:rPr>
        <w:annotationRef/>
      </w:r>
      <w:r>
        <w:t xml:space="preserve">Instead of using item 1 and item 2, remind your reader what those items were. You don’t want to rely on your reader to look back at your methods to find out what item 1 and 2 refer to. </w:t>
      </w:r>
    </w:p>
  </w:comment>
  <w:comment w:id="896" w:author="William Hall" w:date="2021-04-30T13:16:00Z" w:initials="WH">
    <w:p w14:paraId="7D1A571E" w14:textId="5129B23B" w:rsidR="00F96B5A" w:rsidRDefault="00F96B5A">
      <w:pPr>
        <w:pStyle w:val="CommentText"/>
      </w:pPr>
      <w:r>
        <w:rPr>
          <w:rStyle w:val="CommentReference"/>
        </w:rPr>
        <w:annotationRef/>
      </w:r>
      <w:r>
        <w:t xml:space="preserve">This is good. </w:t>
      </w:r>
    </w:p>
  </w:comment>
  <w:comment w:id="934" w:author="Elizabeth Marks" w:date="2021-04-18T03:16:00Z" w:initials="EM">
    <w:p w14:paraId="35397283" w14:textId="77777777" w:rsidR="00F96B5A" w:rsidRDefault="00F96B5A" w:rsidP="0017653D">
      <w:pPr>
        <w:pStyle w:val="CommentText"/>
      </w:pPr>
      <w:r>
        <w:rPr>
          <w:rStyle w:val="CommentReference"/>
        </w:rPr>
        <w:annotationRef/>
      </w:r>
      <w:r>
        <w:t>Worth including?</w:t>
      </w:r>
    </w:p>
  </w:comment>
  <w:comment w:id="927" w:author="William Hall" w:date="2021-04-28T10:42:00Z" w:initials="WH">
    <w:p w14:paraId="20A25079" w14:textId="4FFEFF87" w:rsidR="00F96B5A" w:rsidRDefault="00F96B5A">
      <w:pPr>
        <w:pStyle w:val="CommentText"/>
      </w:pPr>
      <w:r>
        <w:rPr>
          <w:rStyle w:val="CommentReference"/>
        </w:rPr>
        <w:annotationRef/>
      </w:r>
      <w:r>
        <w:t xml:space="preserve">Move these statistics up so that they follow the sentences describing the mean differences for each item. </w:t>
      </w:r>
    </w:p>
  </w:comment>
  <w:comment w:id="919" w:author="William Hall" w:date="2021-04-29T15:37:00Z" w:initials="WH">
    <w:p w14:paraId="4861FB87" w14:textId="1FB7F5A0" w:rsidR="00F96B5A" w:rsidRDefault="00F96B5A">
      <w:pPr>
        <w:pStyle w:val="CommentText"/>
      </w:pPr>
      <w:r>
        <w:rPr>
          <w:rStyle w:val="CommentReference"/>
        </w:rPr>
        <w:annotationRef/>
      </w:r>
      <w:r>
        <w:rPr>
          <w:rStyle w:val="CommentReference"/>
        </w:rPr>
        <w:t>Can you report the statistics in a similar way to item 1.</w:t>
      </w:r>
      <w:r>
        <w:t xml:space="preserve"> </w:t>
      </w:r>
    </w:p>
  </w:comment>
  <w:comment w:id="940" w:author="William Hall" w:date="2021-04-29T15:38:00Z" w:initials="WH">
    <w:p w14:paraId="70E375BB" w14:textId="4BEA757E" w:rsidR="00F96B5A" w:rsidRDefault="00F96B5A">
      <w:pPr>
        <w:pStyle w:val="CommentText"/>
      </w:pPr>
      <w:r>
        <w:rPr>
          <w:rStyle w:val="CommentReference"/>
        </w:rPr>
        <w:annotationRef/>
      </w:r>
      <w:r>
        <w:t>For all of these, go through an change the way you are reporting the stats…e.g….</w:t>
      </w:r>
    </w:p>
    <w:p w14:paraId="66D8A94C" w14:textId="77777777" w:rsidR="00F96B5A" w:rsidRDefault="00F96B5A">
      <w:pPr>
        <w:pStyle w:val="CommentText"/>
      </w:pPr>
    </w:p>
    <w:p w14:paraId="6F56B125" w14:textId="48DAD3C2" w:rsidR="00F96B5A" w:rsidRDefault="00F96B5A">
      <w:pPr>
        <w:pStyle w:val="CommentText"/>
      </w:pPr>
      <w:r>
        <w:rPr>
          <w:rFonts w:ascii="Times New Roman" w:hAnsi="Times New Roman" w:cs="Times New Roman"/>
          <w:sz w:val="24"/>
          <w:szCs w:val="24"/>
          <w:lang w:val="en-US"/>
        </w:rPr>
        <w:t>Participants showed similar levels of agreement that it was fair to expect John to exceed his defined job expectations to receive good performance reviews</w:t>
      </w:r>
      <w:r w:rsidRPr="0089456A">
        <w:rPr>
          <w:rFonts w:ascii="Times New Roman" w:hAnsi="Times New Roman" w:cs="Times New Roman"/>
          <w:sz w:val="24"/>
          <w:szCs w:val="24"/>
          <w:lang w:val="en-US"/>
        </w:rPr>
        <w:t xml:space="preserve"> (Control: </w:t>
      </w:r>
      <w:r w:rsidRPr="0017550F">
        <w:rPr>
          <w:rFonts w:ascii="Times New Roman" w:hAnsi="Times New Roman" w:cs="Times New Roman"/>
          <w:i/>
          <w:iCs/>
          <w:sz w:val="24"/>
          <w:szCs w:val="24"/>
          <w:lang w:val="en-US"/>
        </w:rPr>
        <w:t>M</w:t>
      </w:r>
      <w:r w:rsidRPr="0089456A">
        <w:rPr>
          <w:rFonts w:ascii="Times New Roman" w:hAnsi="Times New Roman" w:cs="Times New Roman"/>
          <w:sz w:val="24"/>
          <w:szCs w:val="24"/>
          <w:lang w:val="en-US"/>
        </w:rPr>
        <w:t xml:space="preserve"> = 3.34, </w:t>
      </w:r>
      <w:r w:rsidRPr="0017550F">
        <w:rPr>
          <w:rFonts w:ascii="Times New Roman" w:hAnsi="Times New Roman" w:cs="Times New Roman"/>
          <w:i/>
          <w:iCs/>
          <w:sz w:val="24"/>
          <w:szCs w:val="24"/>
          <w:lang w:val="en-US"/>
        </w:rPr>
        <w:t>SD</w:t>
      </w:r>
      <w:r w:rsidRPr="0089456A">
        <w:rPr>
          <w:rFonts w:ascii="Times New Roman" w:hAnsi="Times New Roman" w:cs="Times New Roman"/>
          <w:sz w:val="24"/>
          <w:szCs w:val="24"/>
          <w:lang w:val="en-US"/>
        </w:rPr>
        <w:t xml:space="preserve"> = 1.66, Experimental: </w:t>
      </w:r>
      <w:r w:rsidRPr="0017550F">
        <w:rPr>
          <w:rFonts w:ascii="Times New Roman" w:hAnsi="Times New Roman" w:cs="Times New Roman"/>
          <w:i/>
          <w:iCs/>
          <w:sz w:val="24"/>
          <w:szCs w:val="24"/>
          <w:lang w:val="en-US"/>
        </w:rPr>
        <w:t>M</w:t>
      </w:r>
      <w:r w:rsidRPr="0089456A">
        <w:rPr>
          <w:rFonts w:ascii="Times New Roman" w:hAnsi="Times New Roman" w:cs="Times New Roman"/>
          <w:sz w:val="24"/>
          <w:szCs w:val="24"/>
          <w:lang w:val="en-US"/>
        </w:rPr>
        <w:t xml:space="preserve"> = 3.28, </w:t>
      </w:r>
      <w:r w:rsidRPr="0017550F">
        <w:rPr>
          <w:rFonts w:ascii="Times New Roman" w:hAnsi="Times New Roman" w:cs="Times New Roman"/>
          <w:i/>
          <w:iCs/>
          <w:sz w:val="24"/>
          <w:szCs w:val="24"/>
          <w:lang w:val="en-US"/>
        </w:rPr>
        <w:t>SD</w:t>
      </w:r>
      <w:r w:rsidRPr="0089456A">
        <w:rPr>
          <w:rFonts w:ascii="Times New Roman" w:hAnsi="Times New Roman" w:cs="Times New Roman"/>
          <w:sz w:val="24"/>
          <w:szCs w:val="24"/>
          <w:lang w:val="en-US"/>
        </w:rPr>
        <w:t xml:space="preserve"> = 1.65</w:t>
      </w:r>
      <w:r>
        <w:rPr>
          <w:rFonts w:ascii="Times New Roman" w:hAnsi="Times New Roman" w:cs="Times New Roman"/>
          <w:sz w:val="24"/>
          <w:szCs w:val="24"/>
          <w:lang w:val="en-US"/>
        </w:rPr>
        <w:t xml:space="preserve">, </w:t>
      </w:r>
      <w:r w:rsidRPr="0089456A">
        <w:rPr>
          <w:rFonts w:ascii="Times New Roman" w:hAnsi="Times New Roman" w:cs="Times New Roman"/>
          <w:sz w:val="24"/>
          <w:szCs w:val="24"/>
          <w:lang w:val="en-US"/>
        </w:rPr>
        <w:t xml:space="preserve"> (</w:t>
      </w:r>
      <w:r w:rsidRPr="0089456A">
        <w:rPr>
          <w:rFonts w:ascii="Times New Roman" w:hAnsi="Times New Roman" w:cs="Times New Roman"/>
          <w:i/>
          <w:iCs/>
          <w:sz w:val="24"/>
          <w:szCs w:val="24"/>
          <w:lang w:val="en-US"/>
        </w:rPr>
        <w:t>t</w:t>
      </w:r>
      <w:r w:rsidRPr="0089456A">
        <w:rPr>
          <w:rFonts w:ascii="Times New Roman" w:hAnsi="Times New Roman" w:cs="Times New Roman"/>
          <w:sz w:val="24"/>
          <w:szCs w:val="24"/>
          <w:lang w:val="en-US"/>
        </w:rPr>
        <w:t>(289) = 0.33,</w:t>
      </w:r>
      <w:r w:rsidRPr="0089456A">
        <w:rPr>
          <w:rFonts w:ascii="Times New Roman" w:hAnsi="Times New Roman" w:cs="Times New Roman"/>
          <w:i/>
          <w:iCs/>
          <w:sz w:val="24"/>
          <w:szCs w:val="24"/>
          <w:lang w:val="en-US"/>
        </w:rPr>
        <w:t xml:space="preserve"> p</w:t>
      </w:r>
      <w:r w:rsidRPr="0089456A">
        <w:rPr>
          <w:rFonts w:ascii="Times New Roman" w:hAnsi="Times New Roman" w:cs="Times New Roman"/>
          <w:sz w:val="24"/>
          <w:szCs w:val="24"/>
          <w:lang w:val="en-US"/>
        </w:rPr>
        <w:t xml:space="preserve"> = 0.74, 95% </w:t>
      </w:r>
      <w:r w:rsidRPr="0017550F">
        <w:rPr>
          <w:rFonts w:ascii="Times New Roman" w:hAnsi="Times New Roman" w:cs="Times New Roman"/>
          <w:i/>
          <w:iCs/>
          <w:sz w:val="24"/>
          <w:szCs w:val="24"/>
          <w:lang w:val="en-US"/>
        </w:rPr>
        <w:t>CI</w:t>
      </w:r>
      <w:r w:rsidRPr="0089456A">
        <w:rPr>
          <w:rFonts w:ascii="Times New Roman" w:hAnsi="Times New Roman" w:cs="Times New Roman"/>
          <w:sz w:val="24"/>
          <w:szCs w:val="24"/>
          <w:lang w:val="en-US"/>
        </w:rPr>
        <w:t xml:space="preserve"> [-0.31, 0.44], </w:t>
      </w:r>
      <w:r w:rsidRPr="00942575">
        <w:rPr>
          <w:rFonts w:ascii="Times New Roman" w:hAnsi="Times New Roman" w:cs="Times New Roman"/>
          <w:i/>
          <w:iCs/>
          <w:sz w:val="24"/>
          <w:szCs w:val="24"/>
          <w:lang w:val="en-US"/>
        </w:rPr>
        <w:t>d</w:t>
      </w:r>
      <w:r>
        <w:rPr>
          <w:rFonts w:ascii="Times New Roman" w:hAnsi="Times New Roman" w:cs="Times New Roman"/>
          <w:sz w:val="24"/>
          <w:szCs w:val="24"/>
          <w:lang w:val="en-US"/>
        </w:rPr>
        <w:t xml:space="preserve"> </w:t>
      </w:r>
      <w:r w:rsidRPr="0089456A">
        <w:rPr>
          <w:rFonts w:ascii="Times New Roman" w:hAnsi="Times New Roman" w:cs="Times New Roman"/>
          <w:sz w:val="24"/>
          <w:szCs w:val="24"/>
          <w:lang w:val="en-US"/>
        </w:rPr>
        <w:t>= 0.04</w:t>
      </w:r>
      <w:r>
        <w:rPr>
          <w:rFonts w:ascii="Times New Roman" w:hAnsi="Times New Roman" w:cs="Times New Roman"/>
          <w:sz w:val="24"/>
          <w:szCs w:val="24"/>
          <w:lang w:val="en-US"/>
        </w:rPr>
        <w:t xml:space="preserve">). </w:t>
      </w:r>
      <w:r>
        <w:rPr>
          <w:rStyle w:val="CommentReference"/>
        </w:rPr>
        <w:annotationRef/>
      </w:r>
    </w:p>
  </w:comment>
  <w:comment w:id="956" w:author="William Hall" w:date="2021-04-28T10:43:00Z" w:initials="WH">
    <w:p w14:paraId="33A3D3C1" w14:textId="39CB0F02" w:rsidR="00F96B5A" w:rsidRDefault="00F96B5A">
      <w:pPr>
        <w:pStyle w:val="CommentText"/>
      </w:pPr>
      <w:r>
        <w:rPr>
          <w:rStyle w:val="CommentReference"/>
        </w:rPr>
        <w:annotationRef/>
      </w:r>
      <w:r>
        <w:t xml:space="preserve">Same comment as above. </w:t>
      </w:r>
    </w:p>
  </w:comment>
  <w:comment w:id="961" w:author="William Hall" w:date="2021-04-19T15:22:00Z" w:initials="WH">
    <w:p w14:paraId="05D00869" w14:textId="77777777" w:rsidR="00F96B5A" w:rsidRDefault="00F96B5A" w:rsidP="0017653D">
      <w:pPr>
        <w:pStyle w:val="CommentText"/>
      </w:pPr>
      <w:r>
        <w:rPr>
          <w:rStyle w:val="CommentReference"/>
        </w:rPr>
        <w:annotationRef/>
      </w:r>
      <w:r>
        <w:rPr>
          <w:rStyle w:val="CommentReference"/>
        </w:rPr>
        <w:t>Edit to remove “peers”</w:t>
      </w:r>
    </w:p>
  </w:comment>
  <w:comment w:id="963" w:author="William Hall" w:date="2021-04-29T15:40:00Z" w:initials="WH">
    <w:p w14:paraId="7CAA44ED" w14:textId="07EA570E" w:rsidR="00F96B5A" w:rsidRDefault="00F96B5A">
      <w:pPr>
        <w:pStyle w:val="CommentText"/>
      </w:pPr>
      <w:r>
        <w:rPr>
          <w:rStyle w:val="CommentReference"/>
        </w:rPr>
        <w:annotationRef/>
      </w:r>
      <w:r>
        <w:t>Avoid “item 1”. Describe what the item is.</w:t>
      </w:r>
    </w:p>
  </w:comment>
  <w:comment w:id="980" w:author="William Hall" w:date="2021-04-28T10:45:00Z" w:initials="WH">
    <w:p w14:paraId="3E0B8BA1" w14:textId="41B6080E" w:rsidR="00F96B5A" w:rsidRDefault="00F96B5A">
      <w:pPr>
        <w:pStyle w:val="CommentText"/>
      </w:pPr>
      <w:r>
        <w:rPr>
          <w:rStyle w:val="CommentReference"/>
        </w:rPr>
        <w:annotationRef/>
      </w:r>
      <w:r>
        <w:t xml:space="preserve">Same comment as above. </w:t>
      </w:r>
    </w:p>
  </w:comment>
  <w:comment w:id="989" w:author="William Hall" w:date="2021-04-28T10:46:00Z" w:initials="WH">
    <w:p w14:paraId="7F5FD00F" w14:textId="187B42CD" w:rsidR="00F96B5A" w:rsidRDefault="00F96B5A">
      <w:pPr>
        <w:pStyle w:val="CommentText"/>
      </w:pPr>
      <w:r>
        <w:rPr>
          <w:rStyle w:val="CommentReference"/>
        </w:rPr>
        <w:annotationRef/>
      </w:r>
      <w:r>
        <w:t xml:space="preserve">Move this up so that it is in the manipulation check section. </w:t>
      </w:r>
    </w:p>
  </w:comment>
  <w:comment w:id="991" w:author="William Hall" w:date="2021-04-19T15:23:00Z" w:initials="WH">
    <w:p w14:paraId="18DF4BA2" w14:textId="77777777" w:rsidR="00F96B5A" w:rsidRDefault="00F96B5A" w:rsidP="0017653D">
      <w:pPr>
        <w:pStyle w:val="CommentText"/>
      </w:pPr>
      <w:r>
        <w:rPr>
          <w:rStyle w:val="CommentReference"/>
        </w:rPr>
        <w:annotationRef/>
      </w:r>
      <w:r>
        <w:t>You’ll need to motivate these analyses for your reader. Add a paragraph that tells you reader why you are doing these analyses. What are you trying to learn?</w:t>
      </w:r>
    </w:p>
    <w:p w14:paraId="49655520" w14:textId="77777777" w:rsidR="00F96B5A" w:rsidRDefault="00F96B5A" w:rsidP="0017653D">
      <w:pPr>
        <w:pStyle w:val="CommentText"/>
      </w:pPr>
    </w:p>
    <w:p w14:paraId="4F7F8D35" w14:textId="77777777" w:rsidR="00F96B5A" w:rsidRDefault="00F96B5A" w:rsidP="0017653D">
      <w:pPr>
        <w:pStyle w:val="CommentText"/>
      </w:pPr>
      <w:r>
        <w:t>My sense is that this section should focus on the correlations between the manipulation check questions (including the items about CCM being a fun place to work and caring about employee well-being) and the main outcomes.</w:t>
      </w:r>
    </w:p>
    <w:p w14:paraId="6B590943" w14:textId="77777777" w:rsidR="00F96B5A" w:rsidRPr="00402C6F" w:rsidRDefault="00F96B5A" w:rsidP="0017653D">
      <w:pPr>
        <w:pStyle w:val="CommentText"/>
      </w:pPr>
    </w:p>
    <w:p w14:paraId="51C53577" w14:textId="77777777" w:rsidR="00F96B5A" w:rsidRDefault="00F96B5A" w:rsidP="0017653D">
      <w:pPr>
        <w:pStyle w:val="CommentText"/>
        <w:rPr>
          <w:color w:val="000000"/>
        </w:rPr>
      </w:pPr>
      <w:r w:rsidRPr="00402C6F">
        <w:t>The sections “</w:t>
      </w:r>
      <w:r w:rsidRPr="00402C6F">
        <w:rPr>
          <w:color w:val="000000"/>
        </w:rPr>
        <w:t>Difference in means amongst attitudes towards employee” and “Difference in means amongst attitudes towards CCM”</w:t>
      </w:r>
      <w:r>
        <w:rPr>
          <w:color w:val="000000"/>
        </w:rPr>
        <w:t xml:space="preserve"> could be combined into a single paragraph and moved into an appendix (along with Table 1). </w:t>
      </w:r>
    </w:p>
    <w:p w14:paraId="15A10640" w14:textId="77777777" w:rsidR="00F96B5A" w:rsidRDefault="00F96B5A" w:rsidP="0017653D">
      <w:pPr>
        <w:pStyle w:val="CommentText"/>
        <w:rPr>
          <w:color w:val="000000"/>
          <w:lang w:val="en-US"/>
        </w:rPr>
      </w:pPr>
      <w:r w:rsidRPr="00402C6F">
        <w:rPr>
          <w:color w:val="000000"/>
        </w:rPr>
        <w:br/>
        <w:t>You could then add a footnote to the last sentence of the section called “</w:t>
      </w:r>
      <w:r w:rsidRPr="00402C6F">
        <w:rPr>
          <w:color w:val="000000"/>
          <w:lang w:val="en-US"/>
        </w:rPr>
        <w:t xml:space="preserve">Mistreatment Justification” that </w:t>
      </w:r>
      <w:r>
        <w:rPr>
          <w:color w:val="000000"/>
          <w:lang w:val="en-US"/>
        </w:rPr>
        <w:t>says something like…</w:t>
      </w:r>
    </w:p>
    <w:p w14:paraId="5D798DEE" w14:textId="77777777" w:rsidR="00F96B5A" w:rsidRDefault="00F96B5A" w:rsidP="0017653D">
      <w:pPr>
        <w:pStyle w:val="CommentText"/>
        <w:rPr>
          <w:color w:val="000000"/>
          <w:lang w:val="en-US"/>
        </w:rPr>
      </w:pPr>
    </w:p>
    <w:p w14:paraId="1B46C4A5" w14:textId="77777777" w:rsidR="00F96B5A" w:rsidRPr="00402C6F" w:rsidRDefault="00F96B5A" w:rsidP="0017653D">
      <w:pPr>
        <w:pStyle w:val="CommentText"/>
        <w:rPr>
          <w:color w:val="000000"/>
          <w:lang w:val="en-US"/>
        </w:rPr>
      </w:pPr>
      <w:r>
        <w:rPr>
          <w:color w:val="000000"/>
          <w:lang w:val="en-US"/>
        </w:rPr>
        <w:t xml:space="preserve">We conducted a set of additional analyses testing for condition differences on the exploratory measures included in the study. These analyses revealed little evidence for significant differences consistent with our hypotheses. For a summary of these results, see Appendix Z and table 1 within that appendix. </w:t>
      </w:r>
    </w:p>
  </w:comment>
  <w:comment w:id="992" w:author="William Hall" w:date="2021-04-28T10:51:00Z" w:initials="WH">
    <w:p w14:paraId="3D59DD6F" w14:textId="47F685E3" w:rsidR="00F96B5A" w:rsidRDefault="00F96B5A">
      <w:pPr>
        <w:pStyle w:val="CommentText"/>
      </w:pPr>
      <w:r>
        <w:rPr>
          <w:rStyle w:val="CommentReference"/>
        </w:rPr>
        <w:annotationRef/>
      </w:r>
      <w:r>
        <w:t xml:space="preserve">I would rework this whole section so that it’s more focused. In its present form it tries to cover too much ground which means that it’s difficult for your reader to actually pull out useful information. </w:t>
      </w:r>
    </w:p>
    <w:p w14:paraId="3B281698" w14:textId="77777777" w:rsidR="00F96B5A" w:rsidRDefault="00F96B5A">
      <w:pPr>
        <w:pStyle w:val="CommentText"/>
      </w:pPr>
    </w:p>
    <w:p w14:paraId="6052D0B5" w14:textId="5F7BEA33" w:rsidR="00F96B5A" w:rsidRDefault="00F96B5A">
      <w:pPr>
        <w:pStyle w:val="CommentText"/>
      </w:pPr>
      <w:r>
        <w:t xml:space="preserve">What I would do is report the correlations between the measure of CCB as a fun workplace and our key dependent variables (exploitation, perfectionism, and mistreatment). You can put these results in a simple table. Doing this means that your reader doesn’t have to hunt through a large correlation table to pull out useful information.  </w:t>
      </w:r>
    </w:p>
  </w:comment>
  <w:comment w:id="1009" w:author="William Hall" w:date="2021-04-29T15:41:00Z" w:initials="WH">
    <w:p w14:paraId="38450751" w14:textId="39AB75A3" w:rsidR="00F96B5A" w:rsidRDefault="00F96B5A">
      <w:pPr>
        <w:pStyle w:val="CommentText"/>
      </w:pPr>
      <w:r>
        <w:rPr>
          <w:rStyle w:val="CommentReference"/>
        </w:rPr>
        <w:annotationRef/>
      </w:r>
      <w:r>
        <w:t xml:space="preserve">Can you write a couple of sentences explaining why this analysis is useful. </w:t>
      </w:r>
    </w:p>
  </w:comment>
  <w:comment w:id="1014" w:author="William Hall" w:date="2021-04-30T13:20:00Z" w:initials="WH">
    <w:p w14:paraId="47A7725A" w14:textId="55413386" w:rsidR="00F96B5A" w:rsidRDefault="00F96B5A">
      <w:pPr>
        <w:pStyle w:val="CommentText"/>
      </w:pPr>
      <w:r>
        <w:rPr>
          <w:rStyle w:val="CommentReference"/>
        </w:rPr>
        <w:annotationRef/>
      </w:r>
      <w:r>
        <w:t>Great!</w:t>
      </w:r>
    </w:p>
  </w:comment>
  <w:comment w:id="1023" w:author="William Hall" w:date="2021-04-19T15:28:00Z" w:initials="WH">
    <w:p w14:paraId="4E2D21D0" w14:textId="77777777" w:rsidR="00F96B5A" w:rsidRDefault="00F96B5A" w:rsidP="0017653D">
      <w:pPr>
        <w:pStyle w:val="CommentText"/>
      </w:pPr>
      <w:r>
        <w:rPr>
          <w:rStyle w:val="CommentReference"/>
        </w:rPr>
        <w:annotationRef/>
      </w:r>
      <w:r>
        <w:t>In the correlation table?</w:t>
      </w:r>
    </w:p>
  </w:comment>
  <w:comment w:id="1041" w:author="William Hall" w:date="2021-04-30T13:21:00Z" w:initials="WH">
    <w:p w14:paraId="07C6257D" w14:textId="296193E3" w:rsidR="00F96B5A" w:rsidRDefault="00F96B5A">
      <w:pPr>
        <w:pStyle w:val="CommentText"/>
      </w:pPr>
      <w:r>
        <w:rPr>
          <w:rStyle w:val="CommentReference"/>
        </w:rPr>
        <w:annotationRef/>
      </w:r>
      <w:r>
        <w:t>Is this a mistake? It seems to contradict the sentences that follow it.</w:t>
      </w:r>
    </w:p>
  </w:comment>
  <w:comment w:id="1060" w:author="William Hall" w:date="2021-04-30T13:22:00Z" w:initials="WH">
    <w:p w14:paraId="1F733DBD" w14:textId="4003E08B" w:rsidR="00F96B5A" w:rsidRDefault="00F96B5A">
      <w:pPr>
        <w:pStyle w:val="CommentText"/>
      </w:pPr>
      <w:r>
        <w:rPr>
          <w:rStyle w:val="CommentReference"/>
        </w:rPr>
        <w:annotationRef/>
      </w:r>
      <w:r>
        <w:t>This is great!</w:t>
      </w:r>
    </w:p>
  </w:comment>
  <w:comment w:id="1042" w:author="William Hall" w:date="2021-04-29T15:42:00Z" w:initials="WH">
    <w:p w14:paraId="01CCCE47" w14:textId="3F6C5126" w:rsidR="00F96B5A" w:rsidRDefault="00F96B5A">
      <w:pPr>
        <w:pStyle w:val="CommentText"/>
      </w:pPr>
      <w:r>
        <w:rPr>
          <w:rStyle w:val="CommentReference"/>
        </w:rPr>
        <w:annotationRef/>
      </w:r>
      <w:r>
        <w:t xml:space="preserve">This is good but what does this tell us? Help your readers understand why you are doing these correlational analysis. </w:t>
      </w:r>
    </w:p>
  </w:comment>
  <w:comment w:id="1099" w:author="William Hall" w:date="2021-04-28T11:06:00Z" w:initials="WH">
    <w:p w14:paraId="4AB229E0" w14:textId="7A5302FC" w:rsidR="00F96B5A" w:rsidRDefault="00F96B5A">
      <w:pPr>
        <w:pStyle w:val="CommentText"/>
      </w:pPr>
      <w:r>
        <w:rPr>
          <w:rStyle w:val="CommentReference"/>
        </w:rPr>
        <w:annotationRef/>
      </w:r>
      <w:r>
        <w:t xml:space="preserve">There’s lot of great stuff in this section but it needs reworking. Take a look at a discussion section of a psych journal article and see how they structure it. The structure is typically something like this: </w:t>
      </w:r>
    </w:p>
    <w:p w14:paraId="22F86B4B" w14:textId="77777777" w:rsidR="00F96B5A" w:rsidRDefault="00F96B5A">
      <w:pPr>
        <w:pStyle w:val="CommentText"/>
      </w:pPr>
    </w:p>
    <w:p w14:paraId="352E3121" w14:textId="71339E84" w:rsidR="00F96B5A" w:rsidRDefault="00F96B5A" w:rsidP="00AA69E6">
      <w:pPr>
        <w:pStyle w:val="CommentText"/>
        <w:numPr>
          <w:ilvl w:val="0"/>
          <w:numId w:val="17"/>
        </w:numPr>
      </w:pPr>
      <w:r>
        <w:t xml:space="preserve"> A very quick (1-2 paragraphs) restatement of the hypotheses and the relevant literature.</w:t>
      </w:r>
    </w:p>
    <w:p w14:paraId="76A299BE" w14:textId="34ED1E9C" w:rsidR="00F96B5A" w:rsidRDefault="00F96B5A" w:rsidP="00AA69E6">
      <w:pPr>
        <w:pStyle w:val="CommentText"/>
        <w:numPr>
          <w:ilvl w:val="0"/>
          <w:numId w:val="17"/>
        </w:numPr>
      </w:pPr>
      <w:r>
        <w:t xml:space="preserve"> A summary of the findings</w:t>
      </w:r>
    </w:p>
    <w:p w14:paraId="476DE6AC" w14:textId="3BD4ECFA" w:rsidR="00F96B5A" w:rsidRDefault="00F96B5A" w:rsidP="00AA69E6">
      <w:pPr>
        <w:pStyle w:val="CommentText"/>
        <w:numPr>
          <w:ilvl w:val="0"/>
          <w:numId w:val="17"/>
        </w:numPr>
      </w:pPr>
      <w:r>
        <w:t xml:space="preserve"> Limitations and future directions</w:t>
      </w:r>
    </w:p>
    <w:p w14:paraId="56ED56A0" w14:textId="77777777" w:rsidR="00F96B5A" w:rsidRDefault="00F96B5A" w:rsidP="00AA69E6">
      <w:pPr>
        <w:pStyle w:val="CommentText"/>
        <w:numPr>
          <w:ilvl w:val="0"/>
          <w:numId w:val="17"/>
        </w:numPr>
      </w:pPr>
      <w:r>
        <w:t xml:space="preserve"> Implications of the research. </w:t>
      </w:r>
    </w:p>
    <w:p w14:paraId="6B52DC04" w14:textId="77777777" w:rsidR="00F96B5A" w:rsidRDefault="00F96B5A" w:rsidP="00AA69E6">
      <w:pPr>
        <w:pStyle w:val="CommentText"/>
      </w:pPr>
    </w:p>
    <w:p w14:paraId="6B3F403E" w14:textId="69DFCD1C" w:rsidR="00F96B5A" w:rsidRDefault="00F96B5A" w:rsidP="00AA69E6">
      <w:pPr>
        <w:pStyle w:val="CommentText"/>
      </w:pPr>
      <w:r>
        <w:t xml:space="preserve">Restructure your discussion so that it follows this format. </w:t>
      </w:r>
    </w:p>
  </w:comment>
  <w:comment w:id="1104" w:author="William Hall" w:date="2021-04-28T10:24:00Z" w:initials="WH">
    <w:p w14:paraId="6680D06A" w14:textId="77777777" w:rsidR="00F96B5A" w:rsidRDefault="00F96B5A" w:rsidP="00604996">
      <w:pPr>
        <w:pStyle w:val="CommentText"/>
      </w:pPr>
      <w:r>
        <w:rPr>
          <w:rStyle w:val="CommentReference"/>
        </w:rPr>
        <w:annotationRef/>
      </w:r>
      <w:r>
        <w:t>Move this into your discussion.</w:t>
      </w:r>
    </w:p>
  </w:comment>
  <w:comment w:id="1101" w:author="William Hall" w:date="2021-04-27T10:26:00Z" w:initials="WH">
    <w:p w14:paraId="76C87089" w14:textId="77777777" w:rsidR="00F96B5A" w:rsidRDefault="00F96B5A" w:rsidP="00604996">
      <w:pPr>
        <w:pStyle w:val="CommentText"/>
      </w:pPr>
      <w:r>
        <w:rPr>
          <w:rStyle w:val="CommentReference"/>
        </w:rPr>
        <w:annotationRef/>
      </w:r>
      <w:r>
        <w:t xml:space="preserve">This would be good sentence in the last paragraph of a discussion, but it’s too broad a statement for this part of your introduction. </w:t>
      </w:r>
    </w:p>
    <w:p w14:paraId="02923C8C" w14:textId="77777777" w:rsidR="00F96B5A" w:rsidRDefault="00F96B5A" w:rsidP="00604996">
      <w:pPr>
        <w:pStyle w:val="CommentText"/>
      </w:pPr>
    </w:p>
    <w:p w14:paraId="3F29753E" w14:textId="77777777" w:rsidR="00F96B5A" w:rsidRDefault="00F96B5A" w:rsidP="00604996">
      <w:pPr>
        <w:pStyle w:val="CommentText"/>
      </w:pPr>
      <w:r>
        <w:t xml:space="preserve">Your project isn’t about </w:t>
      </w:r>
      <w:r w:rsidRPr="00381932">
        <w:rPr>
          <w:lang w:val="en-US"/>
        </w:rPr>
        <w:t>"hustle culture" or "rise and grin</w:t>
      </w:r>
      <w:r>
        <w:rPr>
          <w:lang w:val="en-US"/>
        </w:rPr>
        <w:t xml:space="preserve">d” so it feels a little out of place here. These phenomena might be related to the ideas you are exploring, and that’s why it would be good to circle back to them at the end of your discussion. </w:t>
      </w:r>
      <w:r>
        <w:t xml:space="preserve"> </w:t>
      </w:r>
    </w:p>
  </w:comment>
  <w:comment w:id="1111" w:author="William Hall" w:date="2021-04-29T15:44:00Z" w:initials="WH">
    <w:p w14:paraId="3971F63F" w14:textId="6400A7C0" w:rsidR="00F96B5A" w:rsidRDefault="00F96B5A">
      <w:pPr>
        <w:pStyle w:val="CommentText"/>
      </w:pPr>
      <w:r>
        <w:rPr>
          <w:rStyle w:val="CommentReference"/>
        </w:rPr>
        <w:annotationRef/>
      </w:r>
    </w:p>
  </w:comment>
  <w:comment w:id="1240" w:author="William Hall" w:date="2021-04-27T09:50:00Z" w:initials="WH">
    <w:p w14:paraId="58414EBF" w14:textId="77777777" w:rsidR="00F96B5A" w:rsidRDefault="00F96B5A" w:rsidP="00B11D9E">
      <w:pPr>
        <w:pStyle w:val="CommentText"/>
      </w:pPr>
      <w:r>
        <w:rPr>
          <w:rStyle w:val="CommentReference"/>
        </w:rPr>
        <w:annotationRef/>
      </w:r>
      <w:r>
        <w:t>Good</w:t>
      </w:r>
    </w:p>
  </w:comment>
  <w:comment w:id="1285" w:author="William Hall" w:date="2021-04-29T15:56:00Z" w:initials="WH">
    <w:p w14:paraId="37D5E86F" w14:textId="7E558F90" w:rsidR="00F96B5A" w:rsidRDefault="00F96B5A">
      <w:pPr>
        <w:pStyle w:val="CommentText"/>
      </w:pPr>
      <w:r>
        <w:rPr>
          <w:rStyle w:val="CommentReference"/>
        </w:rPr>
        <w:annotationRef/>
      </w:r>
      <w:r>
        <w:t xml:space="preserve">This sentence is a bit hard to parse. Can you rewrite. </w:t>
      </w:r>
    </w:p>
  </w:comment>
  <w:comment w:id="1311" w:author="William Hall" w:date="2021-04-29T15:56:00Z" w:initials="WH">
    <w:p w14:paraId="33718EB6" w14:textId="150E0201" w:rsidR="00F96B5A" w:rsidRDefault="00F96B5A">
      <w:pPr>
        <w:pStyle w:val="CommentText"/>
      </w:pPr>
      <w:r>
        <w:rPr>
          <w:rStyle w:val="CommentReference"/>
        </w:rPr>
        <w:annotationRef/>
      </w:r>
      <w:r>
        <w:t>This is great!</w:t>
      </w:r>
    </w:p>
  </w:comment>
  <w:comment w:id="1333" w:author="William Hall" w:date="2021-04-28T11:01:00Z" w:initials="WH">
    <w:p w14:paraId="738CA89D" w14:textId="3400AADB" w:rsidR="00F96B5A" w:rsidRDefault="00F96B5A">
      <w:pPr>
        <w:pStyle w:val="CommentText"/>
      </w:pPr>
      <w:r>
        <w:rPr>
          <w:rStyle w:val="CommentReference"/>
        </w:rPr>
        <w:annotationRef/>
      </w:r>
      <w:r>
        <w:t xml:space="preserve">Cut this. </w:t>
      </w:r>
    </w:p>
  </w:comment>
  <w:comment w:id="1349" w:author="William Hall" w:date="2021-04-29T15:58:00Z" w:initials="WH">
    <w:p w14:paraId="7A85DC1A" w14:textId="7E3F82C9" w:rsidR="00F96B5A" w:rsidRDefault="00F96B5A">
      <w:pPr>
        <w:pStyle w:val="CommentText"/>
      </w:pPr>
      <w:r>
        <w:rPr>
          <w:rStyle w:val="CommentReference"/>
        </w:rPr>
        <w:annotationRef/>
      </w:r>
      <w:r>
        <w:t xml:space="preserve">The writing here is a little casual. Can you re-write. </w:t>
      </w:r>
    </w:p>
  </w:comment>
  <w:comment w:id="1361" w:author="William Hall" w:date="2021-04-29T15:59:00Z" w:initials="WH">
    <w:p w14:paraId="5FFA3F6B" w14:textId="520F13F9" w:rsidR="00F96B5A" w:rsidRDefault="00F96B5A">
      <w:pPr>
        <w:pStyle w:val="CommentText"/>
      </w:pPr>
      <w:r>
        <w:rPr>
          <w:rStyle w:val="CommentReference"/>
        </w:rPr>
        <w:annotationRef/>
      </w:r>
      <w:r>
        <w:t>Good idea!</w:t>
      </w:r>
    </w:p>
  </w:comment>
  <w:comment w:id="1357" w:author="William Hall" w:date="2021-04-28T11:02:00Z" w:initials="WH">
    <w:p w14:paraId="18A7550C" w14:textId="376B0B81" w:rsidR="00F96B5A" w:rsidRDefault="00F96B5A">
      <w:pPr>
        <w:pStyle w:val="CommentText"/>
      </w:pPr>
      <w:r>
        <w:rPr>
          <w:rStyle w:val="CommentReference"/>
        </w:rPr>
        <w:annotationRef/>
      </w:r>
      <w:r>
        <w:t>How might we address this limitation?</w:t>
      </w:r>
    </w:p>
  </w:comment>
  <w:comment w:id="1369" w:author="William Hall" w:date="2021-04-28T11:02:00Z" w:initials="WH">
    <w:p w14:paraId="20A53858" w14:textId="5696BD3B" w:rsidR="00F96B5A" w:rsidRDefault="00F96B5A">
      <w:pPr>
        <w:pStyle w:val="CommentText"/>
      </w:pPr>
      <w:r>
        <w:rPr>
          <w:rStyle w:val="CommentReference"/>
        </w:rPr>
        <w:annotationRef/>
      </w:r>
      <w:r>
        <w:t>Good!</w:t>
      </w:r>
    </w:p>
  </w:comment>
  <w:comment w:id="1381" w:author="William Hall" w:date="2021-04-28T11:02:00Z" w:initials="WH">
    <w:p w14:paraId="6FE65FF7" w14:textId="1EFE8955" w:rsidR="00F96B5A" w:rsidRDefault="00F96B5A">
      <w:pPr>
        <w:pStyle w:val="CommentText"/>
      </w:pPr>
      <w:r>
        <w:rPr>
          <w:rStyle w:val="CommentReference"/>
        </w:rPr>
        <w:annotationRef/>
      </w:r>
      <w:r>
        <w:t xml:space="preserve">What change would you make to fix this issue. </w:t>
      </w:r>
    </w:p>
  </w:comment>
  <w:comment w:id="1390" w:author="William Hall" w:date="2021-04-29T15:59:00Z" w:initials="WH">
    <w:p w14:paraId="277E1053" w14:textId="00D244A5" w:rsidR="00F96B5A" w:rsidRDefault="00F96B5A">
      <w:pPr>
        <w:pStyle w:val="CommentText"/>
      </w:pPr>
      <w:r>
        <w:rPr>
          <w:rStyle w:val="CommentReference"/>
        </w:rPr>
        <w:annotationRef/>
      </w:r>
      <w:r>
        <w:t>Great!</w:t>
      </w:r>
    </w:p>
  </w:comment>
  <w:comment w:id="1395" w:author="William Hall" w:date="2021-04-28T11:03:00Z" w:initials="WH">
    <w:p w14:paraId="25E7513B" w14:textId="24019FB5" w:rsidR="00F96B5A" w:rsidRDefault="00F96B5A">
      <w:pPr>
        <w:pStyle w:val="CommentText"/>
      </w:pPr>
      <w:r>
        <w:rPr>
          <w:rStyle w:val="CommentReference"/>
        </w:rPr>
        <w:annotationRef/>
      </w:r>
      <w:r>
        <w:t xml:space="preserve">Good, but describe how you’d address this limitation. </w:t>
      </w:r>
    </w:p>
  </w:comment>
  <w:comment w:id="1430" w:author="William Hall" w:date="2021-04-28T11:04:00Z" w:initials="WH">
    <w:p w14:paraId="6D589B79" w14:textId="4D7C1E49" w:rsidR="00F96B5A" w:rsidRDefault="00F96B5A">
      <w:pPr>
        <w:pStyle w:val="CommentText"/>
      </w:pPr>
      <w:r>
        <w:rPr>
          <w:rStyle w:val="CommentReference"/>
        </w:rPr>
        <w:annotationRef/>
      </w:r>
      <w:r>
        <w:t xml:space="preserve">This is all great. I would move this stuff up so that you introduce a limitation and then show how you’d address it. </w:t>
      </w:r>
    </w:p>
  </w:comment>
  <w:comment w:id="1434" w:author="William Hall" w:date="2021-04-28T11:04:00Z" w:initials="WH">
    <w:p w14:paraId="2DA2C32B" w14:textId="55CCC64E" w:rsidR="00F96B5A" w:rsidRDefault="00F96B5A">
      <w:pPr>
        <w:pStyle w:val="CommentText"/>
      </w:pPr>
      <w:r>
        <w:rPr>
          <w:rStyle w:val="CommentReference"/>
        </w:rPr>
        <w:annotationRef/>
      </w:r>
      <w:r>
        <w:t>Great!</w:t>
      </w:r>
    </w:p>
  </w:comment>
  <w:comment w:id="1635" w:author="Elizabeth Marks" w:date="2021-04-18T03:16:00Z" w:initials="EM">
    <w:p w14:paraId="4B220533" w14:textId="77777777" w:rsidR="00F96B5A" w:rsidRDefault="00F96B5A" w:rsidP="00230BD8">
      <w:pPr>
        <w:pStyle w:val="CommentText"/>
      </w:pPr>
      <w:r>
        <w:rPr>
          <w:rStyle w:val="CommentReference"/>
        </w:rPr>
        <w:annotationRef/>
      </w:r>
      <w:r>
        <w:t>Should these be in an appendix?</w:t>
      </w:r>
    </w:p>
  </w:comment>
  <w:comment w:id="1636" w:author="William Hall" w:date="2021-04-19T15:30:00Z" w:initials="WH">
    <w:p w14:paraId="732E4E04" w14:textId="77777777" w:rsidR="00F96B5A" w:rsidRDefault="00F96B5A" w:rsidP="00230BD8">
      <w:pPr>
        <w:pStyle w:val="CommentText"/>
      </w:pPr>
      <w:r>
        <w:rPr>
          <w:rStyle w:val="CommentReference"/>
        </w:rPr>
        <w:annotationRef/>
      </w:r>
      <w:r>
        <w:t>Remove the zero from the y-axis.</w:t>
      </w:r>
    </w:p>
  </w:comment>
  <w:comment w:id="1647" w:author="Elizabeth Marks" w:date="2021-04-18T03:15:00Z" w:initials="EM">
    <w:p w14:paraId="5273DD26" w14:textId="77777777" w:rsidR="00F96B5A" w:rsidRDefault="00F96B5A" w:rsidP="00230BD8">
      <w:pPr>
        <w:pStyle w:val="CommentText"/>
      </w:pPr>
      <w:r>
        <w:rPr>
          <w:rStyle w:val="CommentReference"/>
        </w:rPr>
        <w:annotationRef/>
      </w:r>
      <w:r>
        <w:t>All negligible except Work Hours 1, Company First and Competitive 2 (which were all small effect sizes). Is it worth including?</w:t>
      </w:r>
    </w:p>
  </w:comment>
  <w:comment w:id="1649" w:author="Elizabeth Marks" w:date="2021-04-18T03:17:00Z" w:initials="EM">
    <w:p w14:paraId="41F7D1A6" w14:textId="77777777" w:rsidR="00F96B5A" w:rsidRDefault="00F96B5A" w:rsidP="00230BD8">
      <w:pPr>
        <w:pStyle w:val="CommentText"/>
      </w:pPr>
      <w:r>
        <w:rPr>
          <w:rStyle w:val="CommentReference"/>
        </w:rPr>
        <w:annotationRef/>
      </w:r>
      <w:r>
        <w:t>I put the outcomes that suggest clan culture in their own table (2) and the negative outcomes above (Table 1). Does that make things more clear or confusing?</w:t>
      </w:r>
    </w:p>
  </w:comment>
  <w:comment w:id="1650" w:author="Elizabeth Marks" w:date="2021-04-18T03:19:00Z" w:initials="EM">
    <w:p w14:paraId="5B3294C9" w14:textId="77777777" w:rsidR="00F96B5A" w:rsidRDefault="00F96B5A" w:rsidP="00230BD8">
      <w:pPr>
        <w:pStyle w:val="CommentText"/>
      </w:pPr>
      <w:r>
        <w:rPr>
          <w:rStyle w:val="CommentReference"/>
        </w:rPr>
        <w:annotationRef/>
      </w:r>
    </w:p>
  </w:comment>
  <w:comment w:id="1657" w:author="William Hall" w:date="2021-04-19T15:34:00Z" w:initials="WH">
    <w:p w14:paraId="3E82C7CC" w14:textId="77777777" w:rsidR="00F96B5A" w:rsidRDefault="00F96B5A" w:rsidP="00230BD8">
      <w:pPr>
        <w:pStyle w:val="CommentText"/>
      </w:pPr>
      <w:r>
        <w:rPr>
          <w:rStyle w:val="CommentReference"/>
        </w:rPr>
        <w:annotationRef/>
      </w:r>
      <w:r>
        <w:t xml:space="preserve">You might try moving these two item into the main results section, under the manipulation check heading. </w:t>
      </w:r>
    </w:p>
  </w:comment>
  <w:comment w:id="1658" w:author="Elizabeth Marks" w:date="2021-04-18T03:18:00Z" w:initials="EM">
    <w:p w14:paraId="3A37C2B6" w14:textId="77777777" w:rsidR="00F96B5A" w:rsidRDefault="00F96B5A" w:rsidP="00230BD8">
      <w:pPr>
        <w:pStyle w:val="CommentText"/>
      </w:pPr>
      <w:r>
        <w:rPr>
          <w:rStyle w:val="CommentReference"/>
        </w:rPr>
        <w:annotationRef/>
      </w:r>
      <w:r>
        <w:t>Is it clear that my mean and SD diffs are calculated by subtracting the control mean from the experimental mean? Should I just include both means or nothing? I was hoping to show the direction with this since we don’t have figures</w:t>
      </w:r>
    </w:p>
  </w:comment>
  <w:comment w:id="1659" w:author="William Hall" w:date="2021-04-19T15:27:00Z" w:initials="WH">
    <w:p w14:paraId="0835A5A6" w14:textId="77777777" w:rsidR="00F96B5A" w:rsidRDefault="00F96B5A" w:rsidP="00230BD8">
      <w:pPr>
        <w:pStyle w:val="CommentText"/>
      </w:pPr>
      <w:r>
        <w:rPr>
          <w:rStyle w:val="CommentReference"/>
        </w:rPr>
        <w:annotationRef/>
      </w:r>
      <w:r>
        <w:t xml:space="preserve">I would include both means.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6FFAF6F" w15:done="1"/>
  <w15:commentEx w15:paraId="6D97C73B" w15:done="0"/>
  <w15:commentEx w15:paraId="4EFA939B" w15:done="1"/>
  <w15:commentEx w15:paraId="059008A6" w15:done="1"/>
  <w15:commentEx w15:paraId="0FD32A31" w15:done="1"/>
  <w15:commentEx w15:paraId="017463D0" w15:done="1"/>
  <w15:commentEx w15:paraId="3517DE41" w15:done="1"/>
  <w15:commentEx w15:paraId="6FB63EE0" w15:done="1"/>
  <w15:commentEx w15:paraId="3A07E297" w15:done="1"/>
  <w15:commentEx w15:paraId="5B8C8C4D" w15:done="1"/>
  <w15:commentEx w15:paraId="39EF50D2" w15:done="1"/>
  <w15:commentEx w15:paraId="362ACEE2" w15:done="1"/>
  <w15:commentEx w15:paraId="669B4D42" w15:done="1"/>
  <w15:commentEx w15:paraId="5089FD9B" w15:done="1"/>
  <w15:commentEx w15:paraId="25A79BF1" w15:done="1"/>
  <w15:commentEx w15:paraId="74004529" w15:done="1"/>
  <w15:commentEx w15:paraId="3D0C7393" w15:done="1"/>
  <w15:commentEx w15:paraId="7F8BA7FA" w15:done="1"/>
  <w15:commentEx w15:paraId="4111C35A" w15:done="1"/>
  <w15:commentEx w15:paraId="4CA94EB2" w15:done="1"/>
  <w15:commentEx w15:paraId="04E7C876" w15:done="1"/>
  <w15:commentEx w15:paraId="4B02015A" w15:done="1"/>
  <w15:commentEx w15:paraId="7AB80116" w15:done="1"/>
  <w15:commentEx w15:paraId="000E96FE" w15:done="1"/>
  <w15:commentEx w15:paraId="4AC33443" w15:done="1"/>
  <w15:commentEx w15:paraId="38B39E6C" w15:paraIdParent="4AC33443" w15:done="0"/>
  <w15:commentEx w15:paraId="3DB8CBB4" w15:done="1"/>
  <w15:commentEx w15:paraId="1AAEB2F8" w15:done="1"/>
  <w15:commentEx w15:paraId="6E80B9F6" w15:done="0"/>
  <w15:commentEx w15:paraId="23F82DE7" w15:done="1"/>
  <w15:commentEx w15:paraId="041D256E" w15:done="1"/>
  <w15:commentEx w15:paraId="6D318FE0" w15:done="1"/>
  <w15:commentEx w15:paraId="59C0FC8C" w15:done="1"/>
  <w15:commentEx w15:paraId="3BCA88AA" w15:done="1"/>
  <w15:commentEx w15:paraId="75D23E08" w15:done="1"/>
  <w15:commentEx w15:paraId="60634BA0" w15:done="1"/>
  <w15:commentEx w15:paraId="628BD6D7" w15:done="1"/>
  <w15:commentEx w15:paraId="1DA2A9D3" w15:done="1"/>
  <w15:commentEx w15:paraId="4E757F78" w15:done="0"/>
  <w15:commentEx w15:paraId="6001519E" w15:done="1"/>
  <w15:commentEx w15:paraId="0459D34E" w15:done="1"/>
  <w15:commentEx w15:paraId="050C0E0A" w15:done="1"/>
  <w15:commentEx w15:paraId="4FFB61D4" w15:done="1"/>
  <w15:commentEx w15:paraId="3A8339AD" w15:done="1"/>
  <w15:commentEx w15:paraId="001CFEA0" w15:done="1"/>
  <w15:commentEx w15:paraId="5748637C" w15:done="1"/>
  <w15:commentEx w15:paraId="7FDA86CB" w15:done="1"/>
  <w15:commentEx w15:paraId="0CD4FC3A" w15:done="0"/>
  <w15:commentEx w15:paraId="2DF51EE3" w15:paraIdParent="0CD4FC3A" w15:done="0"/>
  <w15:commentEx w15:paraId="58A68B0C" w15:done="1"/>
  <w15:commentEx w15:paraId="083125E0" w15:paraIdParent="58A68B0C" w15:done="1"/>
  <w15:commentEx w15:paraId="4B3853AA" w15:paraIdParent="58A68B0C" w15:done="1"/>
  <w15:commentEx w15:paraId="705A57FE" w15:done="1"/>
  <w15:commentEx w15:paraId="79EC6F39" w15:done="1"/>
  <w15:commentEx w15:paraId="71DDA33A" w15:done="1"/>
  <w15:commentEx w15:paraId="00EB8F03" w15:done="1"/>
  <w15:commentEx w15:paraId="7D720783" w15:done="1"/>
  <w15:commentEx w15:paraId="1A9730D7" w15:done="1"/>
  <w15:commentEx w15:paraId="7D1A571E" w15:done="1"/>
  <w15:commentEx w15:paraId="35397283" w15:done="1"/>
  <w15:commentEx w15:paraId="20A25079" w15:done="1"/>
  <w15:commentEx w15:paraId="4861FB87" w15:done="1"/>
  <w15:commentEx w15:paraId="6F56B125" w15:done="1"/>
  <w15:commentEx w15:paraId="33A3D3C1" w15:done="1"/>
  <w15:commentEx w15:paraId="05D00869" w15:done="1"/>
  <w15:commentEx w15:paraId="7CAA44ED" w15:done="1"/>
  <w15:commentEx w15:paraId="3E0B8BA1" w15:done="1"/>
  <w15:commentEx w15:paraId="7F5FD00F" w15:done="0"/>
  <w15:commentEx w15:paraId="1B46C4A5" w15:done="1"/>
  <w15:commentEx w15:paraId="6052D0B5" w15:done="1"/>
  <w15:commentEx w15:paraId="38450751" w15:done="1"/>
  <w15:commentEx w15:paraId="47A7725A" w15:done="1"/>
  <w15:commentEx w15:paraId="4E2D21D0" w15:done="1"/>
  <w15:commentEx w15:paraId="07C6257D" w15:done="0"/>
  <w15:commentEx w15:paraId="1F733DBD" w15:done="1"/>
  <w15:commentEx w15:paraId="01CCCE47" w15:done="1"/>
  <w15:commentEx w15:paraId="6B3F403E" w15:done="1"/>
  <w15:commentEx w15:paraId="6680D06A" w15:done="1"/>
  <w15:commentEx w15:paraId="3F29753E" w15:done="1"/>
  <w15:commentEx w15:paraId="3971F63F" w15:done="1"/>
  <w15:commentEx w15:paraId="58414EBF" w15:done="1"/>
  <w15:commentEx w15:paraId="37D5E86F" w15:done="1"/>
  <w15:commentEx w15:paraId="33718EB6" w15:done="1"/>
  <w15:commentEx w15:paraId="738CA89D" w15:done="0"/>
  <w15:commentEx w15:paraId="7A85DC1A" w15:done="1"/>
  <w15:commentEx w15:paraId="5FFA3F6B" w15:done="1"/>
  <w15:commentEx w15:paraId="18A7550C" w15:done="1"/>
  <w15:commentEx w15:paraId="20A53858" w15:done="1"/>
  <w15:commentEx w15:paraId="6FE65FF7" w15:done="1"/>
  <w15:commentEx w15:paraId="277E1053" w15:done="1"/>
  <w15:commentEx w15:paraId="25E7513B" w15:done="1"/>
  <w15:commentEx w15:paraId="6D589B79" w15:done="0"/>
  <w15:commentEx w15:paraId="2DA2C32B" w15:done="0"/>
  <w15:commentEx w15:paraId="4B220533" w15:done="1"/>
  <w15:commentEx w15:paraId="732E4E04" w15:done="1"/>
  <w15:commentEx w15:paraId="5273DD26" w15:done="1"/>
  <w15:commentEx w15:paraId="41F7D1A6" w15:done="1"/>
  <w15:commentEx w15:paraId="5B3294C9" w15:paraIdParent="41F7D1A6" w15:done="1"/>
  <w15:commentEx w15:paraId="3E82C7CC" w15:done="1"/>
  <w15:commentEx w15:paraId="3A37C2B6" w15:done="1"/>
  <w15:commentEx w15:paraId="0835A5A6" w15:paraIdParent="3A37C2B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543C4" w16cex:dateUtc="2021-04-29T18:39:00Z"/>
  <w16cex:commentExtensible w16cex:durableId="2433B2A6" w16cex:dateUtc="2021-04-28T14:08:00Z"/>
  <w16cex:commentExtensible w16cex:durableId="243543CF" w16cex:dateUtc="2021-04-29T18:40:00Z"/>
  <w16cex:commentExtensible w16cex:durableId="2433B298" w16cex:dateUtc="2021-04-28T14:08:00Z"/>
  <w16cex:commentExtensible w16cex:durableId="24367C71" w16cex:dateUtc="2021-04-30T16:53:00Z"/>
  <w16cex:commentExtensible w16cex:durableId="24367C72" w16cex:dateUtc="2021-04-30T16:53:00Z"/>
  <w16cex:commentExtensible w16cex:durableId="24325532" w16cex:dateUtc="2021-04-27T13:17:00Z"/>
  <w16cex:commentExtensible w16cex:durableId="242D638A" w16cex:dateUtc="2021-04-23T19:17:00Z"/>
  <w16cex:commentExtensible w16cex:durableId="24325653" w16cex:dateUtc="2021-04-27T13:22:00Z"/>
  <w16cex:commentExtensible w16cex:durableId="242D63A2" w16cex:dateUtc="2021-04-23T19:17:00Z"/>
  <w16cex:commentExtensible w16cex:durableId="243255A1" w16cex:dateUtc="2021-04-27T13:19:00Z"/>
  <w16cex:commentExtensible w16cex:durableId="243266AA" w16cex:dateUtc="2021-04-27T14:32:00Z"/>
  <w16cex:commentExtensible w16cex:durableId="243257E8" w16cex:dateUtc="2021-04-27T13:29:00Z"/>
  <w16cex:commentExtensible w16cex:durableId="2435FF8C" w16cex:dateUtc="2021-04-27T13:34:00Z"/>
  <w16cex:commentExtensible w16cex:durableId="24325913" w16cex:dateUtc="2021-04-27T13:34:00Z"/>
  <w16cex:commentExtensible w16cex:durableId="2433B3E2" w16cex:dateUtc="2021-04-28T14:13:00Z"/>
  <w16cex:commentExtensible w16cex:durableId="2433B403" w16cex:dateUtc="2021-04-28T14:14:00Z"/>
  <w16cex:commentExtensible w16cex:durableId="2433B4B5" w16cex:dateUtc="2021-04-28T14:17:00Z"/>
  <w16cex:commentExtensible w16cex:durableId="24343DB7" w16cex:dateUtc="2021-04-27T13:50:00Z"/>
  <w16cex:commentExtensible w16cex:durableId="2433B4C1" w16cex:dateUtc="2021-04-28T14:17:00Z"/>
  <w16cex:commentExtensible w16cex:durableId="24325CBB" w16cex:dateUtc="2021-04-27T13:49:00Z"/>
  <w16cex:commentExtensible w16cex:durableId="24325CD0" w16cex:dateUtc="2021-04-27T13:50:00Z"/>
  <w16cex:commentExtensible w16cex:durableId="24325D03" w16cex:dateUtc="2021-04-27T13:50:00Z"/>
  <w16cex:commentExtensible w16cex:durableId="24325D37" w16cex:dateUtc="2021-04-27T13:51:00Z"/>
  <w16cex:commentExtensible w16cex:durableId="24325D56" w16cex:dateUtc="2021-04-27T13:52:00Z"/>
  <w16cex:commentExtensible w16cex:durableId="24360963" w16cex:dateUtc="2021-04-30T08:43:00Z"/>
  <w16cex:commentExtensible w16cex:durableId="24325D97" w16cex:dateUtc="2021-04-27T13:53:00Z"/>
  <w16cex:commentExtensible w16cex:durableId="2433B57D" w16cex:dateUtc="2021-04-28T14:20:00Z"/>
  <w16cex:commentExtensible w16cex:durableId="2433B5EF" w16cex:dateUtc="2021-04-28T14:22:00Z"/>
  <w16cex:commentExtensible w16cex:durableId="243547E0" w16cex:dateUtc="2021-04-29T18:57:00Z"/>
  <w16cex:commentExtensible w16cex:durableId="24326672" w16cex:dateUtc="2021-04-27T14:31:00Z"/>
  <w16cex:commentExtensible w16cex:durableId="2432681A" w16cex:dateUtc="2021-04-27T14:38:00Z"/>
  <w16cex:commentExtensible w16cex:durableId="2433B64F" w16cex:dateUtc="2021-04-28T14:24:00Z"/>
  <w16cex:commentExtensible w16cex:durableId="24326568" w16cex:dateUtc="2021-04-27T14:26:00Z"/>
  <w16cex:commentExtensible w16cex:durableId="24281B98" w16cex:dateUtc="2021-04-19T19:09:00Z"/>
  <w16cex:commentExtensible w16cex:durableId="2433B732" w16cex:dateUtc="2021-04-28T14:28:00Z"/>
  <w16cex:commentExtensible w16cex:durableId="2435484D" w16cex:dateUtc="2021-04-29T18:59:00Z"/>
  <w16cex:commentExtensible w16cex:durableId="24281BF1" w16cex:dateUtc="2021-04-19T19:10:00Z"/>
  <w16cex:commentExtensible w16cex:durableId="2433B7D3" w16cex:dateUtc="2021-04-28T14:30:00Z"/>
  <w16cex:commentExtensible w16cex:durableId="2434524C" w16cex:dateUtc="2021-04-28T14:30:00Z"/>
  <w16cex:commentExtensible w16cex:durableId="24281C6B" w16cex:dateUtc="2021-04-19T19:12:00Z"/>
  <w16cex:commentExtensible w16cex:durableId="24281CC0" w16cex:dateUtc="2021-04-19T19:14:00Z"/>
  <w16cex:commentExtensible w16cex:durableId="2433B9A5" w16cex:dateUtc="2021-04-28T14:38:00Z"/>
  <w16cex:commentExtensible w16cex:durableId="24281CE9" w16cex:dateUtc="2021-04-19T19:14:00Z"/>
  <w16cex:commentExtensible w16cex:durableId="243680FD" w16cex:dateUtc="2021-04-30T17:13:00Z"/>
  <w16cex:commentExtensible w16cex:durableId="24281D35" w16cex:dateUtc="2021-04-19T19:16:00Z"/>
  <w16cex:commentExtensible w16cex:durableId="24281D94" w16cex:dateUtc="2021-04-19T19:17:00Z"/>
  <w16cex:commentExtensible w16cex:durableId="2433BA45" w16cex:dateUtc="2021-04-28T14:41:00Z"/>
  <w16cex:commentExtensible w16cex:durableId="2434537E" w16cex:dateUtc="2021-04-29T01:34:00Z"/>
  <w16cex:commentExtensible w16cex:durableId="24345523" w16cex:dateUtc="2021-04-28T14:41:00Z"/>
  <w16cex:commentExtensible w16cex:durableId="24345522" w16cex:dateUtc="2021-04-29T01:34:00Z"/>
  <w16cex:commentExtensible w16cex:durableId="24354F15" w16cex:dateUtc="2021-04-29T19:28:00Z"/>
  <w16cex:commentExtensible w16cex:durableId="2433B9C8" w16cex:dateUtc="2021-04-28T14:39:00Z"/>
  <w16cex:commentExtensible w16cex:durableId="24354E6B" w16cex:dateUtc="2021-04-29T19:25:00Z"/>
  <w16cex:commentExtensible w16cex:durableId="24368151" w16cex:dateUtc="2021-04-30T17:14:00Z"/>
  <w16cex:commentExtensible w16cex:durableId="24354F99" w16cex:dateUtc="2021-04-29T19:30:00Z"/>
  <w16cex:commentExtensible w16cex:durableId="24281DF9" w16cex:dateUtc="2021-04-19T19:19:00Z"/>
  <w16cex:commentExtensible w16cex:durableId="24281E54" w16cex:dateUtc="2021-04-19T19:20:00Z"/>
  <w16cex:commentExtensible w16cex:durableId="24368194" w16cex:dateUtc="2021-04-30T17:16:00Z"/>
  <w16cex:commentExtensible w16cex:durableId="2426230A" w16cex:dateUtc="2021-04-18T07:16:00Z"/>
  <w16cex:commentExtensible w16cex:durableId="2433BA87" w16cex:dateUtc="2021-04-28T14:42:00Z"/>
  <w16cex:commentExtensible w16cex:durableId="2435511E" w16cex:dateUtc="2021-04-29T19:37:00Z"/>
  <w16cex:commentExtensible w16cex:durableId="24355191" w16cex:dateUtc="2021-04-29T19:38:00Z"/>
  <w16cex:commentExtensible w16cex:durableId="2433BAD8" w16cex:dateUtc="2021-04-28T14:43:00Z"/>
  <w16cex:commentExtensible w16cex:durableId="24281EA3" w16cex:dateUtc="2021-04-19T19:22:00Z"/>
  <w16cex:commentExtensible w16cex:durableId="243551DF" w16cex:dateUtc="2021-04-29T19:40:00Z"/>
  <w16cex:commentExtensible w16cex:durableId="2433BB60" w16cex:dateUtc="2021-04-28T14:45:00Z"/>
  <w16cex:commentExtensible w16cex:durableId="2433BB69" w16cex:dateUtc="2021-04-28T14:46:00Z"/>
  <w16cex:commentExtensible w16cex:durableId="24281EE3" w16cex:dateUtc="2021-04-19T19:23:00Z"/>
  <w16cex:commentExtensible w16cex:durableId="2433BCC6" w16cex:dateUtc="2021-04-28T14:51:00Z"/>
  <w16cex:commentExtensible w16cex:durableId="24355221" w16cex:dateUtc="2021-04-29T19:41:00Z"/>
  <w16cex:commentExtensible w16cex:durableId="243682B1" w16cex:dateUtc="2021-04-30T17:20:00Z"/>
  <w16cex:commentExtensible w16cex:durableId="24282014" w16cex:dateUtc="2021-04-19T19:28:00Z"/>
  <w16cex:commentExtensible w16cex:durableId="243682F1" w16cex:dateUtc="2021-04-30T17:21:00Z"/>
  <w16cex:commentExtensible w16cex:durableId="24368321" w16cex:dateUtc="2021-04-30T17:22:00Z"/>
  <w16cex:commentExtensible w16cex:durableId="24355258" w16cex:dateUtc="2021-04-29T19:42:00Z"/>
  <w16cex:commentExtensible w16cex:durableId="2433C024" w16cex:dateUtc="2021-04-28T15:06:00Z"/>
  <w16cex:commentExtensible w16cex:durableId="243450B1" w16cex:dateUtc="2021-04-28T14:24:00Z"/>
  <w16cex:commentExtensible w16cex:durableId="243450B0" w16cex:dateUtc="2021-04-27T14:26:00Z"/>
  <w16cex:commentExtensible w16cex:durableId="243552DC" w16cex:dateUtc="2021-04-29T19:44:00Z"/>
  <w16cex:commentExtensible w16cex:durableId="24347276" w16cex:dateUtc="2021-04-27T13:50:00Z"/>
  <w16cex:commentExtensible w16cex:durableId="243555A1" w16cex:dateUtc="2021-04-29T19:56:00Z"/>
  <w16cex:commentExtensible w16cex:durableId="243555CA" w16cex:dateUtc="2021-04-29T19:56:00Z"/>
  <w16cex:commentExtensible w16cex:durableId="2433BF11" w16cex:dateUtc="2021-04-28T15:01:00Z"/>
  <w16cex:commentExtensible w16cex:durableId="24355622" w16cex:dateUtc="2021-04-29T19:58:00Z"/>
  <w16cex:commentExtensible w16cex:durableId="2435564D" w16cex:dateUtc="2021-04-29T19:59:00Z"/>
  <w16cex:commentExtensible w16cex:durableId="2433BF33" w16cex:dateUtc="2021-04-28T15:02:00Z"/>
  <w16cex:commentExtensible w16cex:durableId="2433BF4A" w16cex:dateUtc="2021-04-28T15:02:00Z"/>
  <w16cex:commentExtensible w16cex:durableId="2433BF53" w16cex:dateUtc="2021-04-28T15:02:00Z"/>
  <w16cex:commentExtensible w16cex:durableId="24355668" w16cex:dateUtc="2021-04-29T19:59:00Z"/>
  <w16cex:commentExtensible w16cex:durableId="2433BF6F" w16cex:dateUtc="2021-04-28T15:03:00Z"/>
  <w16cex:commentExtensible w16cex:durableId="2433BFAC" w16cex:dateUtc="2021-04-28T15:04:00Z"/>
  <w16cex:commentExtensible w16cex:durableId="2433BFC9" w16cex:dateUtc="2021-04-28T15:04:00Z"/>
  <w16cex:commentExtensible w16cex:durableId="24262314" w16cex:dateUtc="2021-04-18T07:16:00Z"/>
  <w16cex:commentExtensible w16cex:durableId="24282098" w16cex:dateUtc="2021-04-19T19:30:00Z"/>
  <w16cex:commentExtensible w16cex:durableId="242622C5" w16cex:dateUtc="2021-04-18T07:15:00Z"/>
  <w16cex:commentExtensible w16cex:durableId="24262339" w16cex:dateUtc="2021-04-18T07:17:00Z"/>
  <w16cex:commentExtensible w16cex:durableId="242623C4" w16cex:dateUtc="2021-04-18T07:19:00Z"/>
  <w16cex:commentExtensible w16cex:durableId="24282198" w16cex:dateUtc="2021-04-19T19:34:00Z"/>
  <w16cex:commentExtensible w16cex:durableId="2426238E" w16cex:dateUtc="2021-04-18T07:18:00Z"/>
  <w16cex:commentExtensible w16cex:durableId="24281FF2" w16cex:dateUtc="2021-04-19T19: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6FFAF6F" w16cid:durableId="243543C4"/>
  <w16cid:commentId w16cid:paraId="6D97C73B" w16cid:durableId="2433B2A6"/>
  <w16cid:commentId w16cid:paraId="4EFA939B" w16cid:durableId="243543CF"/>
  <w16cid:commentId w16cid:paraId="059008A6" w16cid:durableId="2433B298"/>
  <w16cid:commentId w16cid:paraId="0FD32A31" w16cid:durableId="24367C71"/>
  <w16cid:commentId w16cid:paraId="017463D0" w16cid:durableId="24367C72"/>
  <w16cid:commentId w16cid:paraId="3517DE41" w16cid:durableId="24325532"/>
  <w16cid:commentId w16cid:paraId="6FB63EE0" w16cid:durableId="242D638A"/>
  <w16cid:commentId w16cid:paraId="3A07E297" w16cid:durableId="24325653"/>
  <w16cid:commentId w16cid:paraId="5B8C8C4D" w16cid:durableId="242D63A2"/>
  <w16cid:commentId w16cid:paraId="39EF50D2" w16cid:durableId="243255A1"/>
  <w16cid:commentId w16cid:paraId="362ACEE2" w16cid:durableId="243266AA"/>
  <w16cid:commentId w16cid:paraId="669B4D42" w16cid:durableId="243257E8"/>
  <w16cid:commentId w16cid:paraId="5089FD9B" w16cid:durableId="2435FF8C"/>
  <w16cid:commentId w16cid:paraId="25A79BF1" w16cid:durableId="24325913"/>
  <w16cid:commentId w16cid:paraId="74004529" w16cid:durableId="2433B3E2"/>
  <w16cid:commentId w16cid:paraId="3D0C7393" w16cid:durableId="2433B403"/>
  <w16cid:commentId w16cid:paraId="7F8BA7FA" w16cid:durableId="2433B4B5"/>
  <w16cid:commentId w16cid:paraId="4111C35A" w16cid:durableId="24343DB7"/>
  <w16cid:commentId w16cid:paraId="4CA94EB2" w16cid:durableId="2433B4C1"/>
  <w16cid:commentId w16cid:paraId="04E7C876" w16cid:durableId="24325CBB"/>
  <w16cid:commentId w16cid:paraId="4B02015A" w16cid:durableId="24325CD0"/>
  <w16cid:commentId w16cid:paraId="7AB80116" w16cid:durableId="24325D03"/>
  <w16cid:commentId w16cid:paraId="000E96FE" w16cid:durableId="24325D37"/>
  <w16cid:commentId w16cid:paraId="4AC33443" w16cid:durableId="24325D56"/>
  <w16cid:commentId w16cid:paraId="38B39E6C" w16cid:durableId="24360963"/>
  <w16cid:commentId w16cid:paraId="3DB8CBB4" w16cid:durableId="24325D97"/>
  <w16cid:commentId w16cid:paraId="1AAEB2F8" w16cid:durableId="2433B57D"/>
  <w16cid:commentId w16cid:paraId="6E80B9F6" w16cid:durableId="2433B5EF"/>
  <w16cid:commentId w16cid:paraId="23F82DE7" w16cid:durableId="243547E0"/>
  <w16cid:commentId w16cid:paraId="041D256E" w16cid:durableId="24326672"/>
  <w16cid:commentId w16cid:paraId="6D318FE0" w16cid:durableId="2432681A"/>
  <w16cid:commentId w16cid:paraId="59C0FC8C" w16cid:durableId="2433B64F"/>
  <w16cid:commentId w16cid:paraId="3BCA88AA" w16cid:durableId="24326568"/>
  <w16cid:commentId w16cid:paraId="75D23E08" w16cid:durableId="24281B98"/>
  <w16cid:commentId w16cid:paraId="60634BA0" w16cid:durableId="2433B732"/>
  <w16cid:commentId w16cid:paraId="628BD6D7" w16cid:durableId="2435484D"/>
  <w16cid:commentId w16cid:paraId="1DA2A9D3" w16cid:durableId="24281BF1"/>
  <w16cid:commentId w16cid:paraId="4E757F78" w16cid:durableId="2433B7D3"/>
  <w16cid:commentId w16cid:paraId="6001519E" w16cid:durableId="2434524C"/>
  <w16cid:commentId w16cid:paraId="0459D34E" w16cid:durableId="24281C6B"/>
  <w16cid:commentId w16cid:paraId="050C0E0A" w16cid:durableId="24281CC0"/>
  <w16cid:commentId w16cid:paraId="4FFB61D4" w16cid:durableId="2433B9A5"/>
  <w16cid:commentId w16cid:paraId="3A8339AD" w16cid:durableId="24281CE9"/>
  <w16cid:commentId w16cid:paraId="001CFEA0" w16cid:durableId="243680FD"/>
  <w16cid:commentId w16cid:paraId="5748637C" w16cid:durableId="24281D35"/>
  <w16cid:commentId w16cid:paraId="7FDA86CB" w16cid:durableId="24281D94"/>
  <w16cid:commentId w16cid:paraId="0CD4FC3A" w16cid:durableId="2433BA45"/>
  <w16cid:commentId w16cid:paraId="2DF51EE3" w16cid:durableId="2434537E"/>
  <w16cid:commentId w16cid:paraId="58A68B0C" w16cid:durableId="24345523"/>
  <w16cid:commentId w16cid:paraId="083125E0" w16cid:durableId="24345522"/>
  <w16cid:commentId w16cid:paraId="4B3853AA" w16cid:durableId="24354F15"/>
  <w16cid:commentId w16cid:paraId="705A57FE" w16cid:durableId="2433B9C8"/>
  <w16cid:commentId w16cid:paraId="79EC6F39" w16cid:durableId="24354E6B"/>
  <w16cid:commentId w16cid:paraId="71DDA33A" w16cid:durableId="24368151"/>
  <w16cid:commentId w16cid:paraId="00EB8F03" w16cid:durableId="24354F99"/>
  <w16cid:commentId w16cid:paraId="7D720783" w16cid:durableId="24281DF9"/>
  <w16cid:commentId w16cid:paraId="1A9730D7" w16cid:durableId="24281E54"/>
  <w16cid:commentId w16cid:paraId="7D1A571E" w16cid:durableId="24368194"/>
  <w16cid:commentId w16cid:paraId="35397283" w16cid:durableId="2426230A"/>
  <w16cid:commentId w16cid:paraId="20A25079" w16cid:durableId="2433BA87"/>
  <w16cid:commentId w16cid:paraId="4861FB87" w16cid:durableId="2435511E"/>
  <w16cid:commentId w16cid:paraId="6F56B125" w16cid:durableId="24355191"/>
  <w16cid:commentId w16cid:paraId="33A3D3C1" w16cid:durableId="2433BAD8"/>
  <w16cid:commentId w16cid:paraId="05D00869" w16cid:durableId="24281EA3"/>
  <w16cid:commentId w16cid:paraId="7CAA44ED" w16cid:durableId="243551DF"/>
  <w16cid:commentId w16cid:paraId="3E0B8BA1" w16cid:durableId="2433BB60"/>
  <w16cid:commentId w16cid:paraId="7F5FD00F" w16cid:durableId="2433BB69"/>
  <w16cid:commentId w16cid:paraId="1B46C4A5" w16cid:durableId="24281EE3"/>
  <w16cid:commentId w16cid:paraId="6052D0B5" w16cid:durableId="2433BCC6"/>
  <w16cid:commentId w16cid:paraId="38450751" w16cid:durableId="24355221"/>
  <w16cid:commentId w16cid:paraId="47A7725A" w16cid:durableId="243682B1"/>
  <w16cid:commentId w16cid:paraId="4E2D21D0" w16cid:durableId="24282014"/>
  <w16cid:commentId w16cid:paraId="07C6257D" w16cid:durableId="243682F1"/>
  <w16cid:commentId w16cid:paraId="1F733DBD" w16cid:durableId="24368321"/>
  <w16cid:commentId w16cid:paraId="01CCCE47" w16cid:durableId="24355258"/>
  <w16cid:commentId w16cid:paraId="6B3F403E" w16cid:durableId="2433C024"/>
  <w16cid:commentId w16cid:paraId="6680D06A" w16cid:durableId="243450B1"/>
  <w16cid:commentId w16cid:paraId="3F29753E" w16cid:durableId="243450B0"/>
  <w16cid:commentId w16cid:paraId="3971F63F" w16cid:durableId="243552DC"/>
  <w16cid:commentId w16cid:paraId="58414EBF" w16cid:durableId="24347276"/>
  <w16cid:commentId w16cid:paraId="37D5E86F" w16cid:durableId="243555A1"/>
  <w16cid:commentId w16cid:paraId="33718EB6" w16cid:durableId="243555CA"/>
  <w16cid:commentId w16cid:paraId="738CA89D" w16cid:durableId="2433BF11"/>
  <w16cid:commentId w16cid:paraId="7A85DC1A" w16cid:durableId="24355622"/>
  <w16cid:commentId w16cid:paraId="5FFA3F6B" w16cid:durableId="2435564D"/>
  <w16cid:commentId w16cid:paraId="18A7550C" w16cid:durableId="2433BF33"/>
  <w16cid:commentId w16cid:paraId="20A53858" w16cid:durableId="2433BF4A"/>
  <w16cid:commentId w16cid:paraId="6FE65FF7" w16cid:durableId="2433BF53"/>
  <w16cid:commentId w16cid:paraId="277E1053" w16cid:durableId="24355668"/>
  <w16cid:commentId w16cid:paraId="25E7513B" w16cid:durableId="2433BF6F"/>
  <w16cid:commentId w16cid:paraId="6D589B79" w16cid:durableId="2433BFAC"/>
  <w16cid:commentId w16cid:paraId="2DA2C32B" w16cid:durableId="2433BFC9"/>
  <w16cid:commentId w16cid:paraId="4B220533" w16cid:durableId="24262314"/>
  <w16cid:commentId w16cid:paraId="732E4E04" w16cid:durableId="24282098"/>
  <w16cid:commentId w16cid:paraId="5273DD26" w16cid:durableId="242622C5"/>
  <w16cid:commentId w16cid:paraId="41F7D1A6" w16cid:durableId="24262339"/>
  <w16cid:commentId w16cid:paraId="5B3294C9" w16cid:durableId="242623C4"/>
  <w16cid:commentId w16cid:paraId="3E82C7CC" w16cid:durableId="24282198"/>
  <w16cid:commentId w16cid:paraId="3A37C2B6" w16cid:durableId="2426238E"/>
  <w16cid:commentId w16cid:paraId="0835A5A6" w16cid:durableId="24281F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E3B575" w14:textId="77777777" w:rsidR="006F2AF4" w:rsidRDefault="006F2AF4" w:rsidP="0062090E">
      <w:pPr>
        <w:spacing w:after="0" w:line="240" w:lineRule="auto"/>
      </w:pPr>
      <w:r>
        <w:separator/>
      </w:r>
    </w:p>
  </w:endnote>
  <w:endnote w:type="continuationSeparator" w:id="0">
    <w:p w14:paraId="0DFCA2FE" w14:textId="77777777" w:rsidR="006F2AF4" w:rsidRDefault="006F2AF4" w:rsidP="006209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0B4926" w14:textId="77777777" w:rsidR="006F2AF4" w:rsidRDefault="006F2AF4" w:rsidP="0062090E">
      <w:pPr>
        <w:spacing w:after="0" w:line="240" w:lineRule="auto"/>
      </w:pPr>
      <w:r>
        <w:separator/>
      </w:r>
    </w:p>
  </w:footnote>
  <w:footnote w:type="continuationSeparator" w:id="0">
    <w:p w14:paraId="2551069C" w14:textId="77777777" w:rsidR="006F2AF4" w:rsidRDefault="006F2AF4" w:rsidP="006209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9379861"/>
      <w:docPartObj>
        <w:docPartGallery w:val="Page Numbers (Top of Page)"/>
        <w:docPartUnique/>
      </w:docPartObj>
    </w:sdtPr>
    <w:sdtEndPr>
      <w:rPr>
        <w:noProof/>
      </w:rPr>
    </w:sdtEndPr>
    <w:sdtContent>
      <w:p w14:paraId="0B1FFB1B" w14:textId="0A3CF4D5" w:rsidR="00F96B5A" w:rsidRDefault="00F96B5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CDCB7B3" w14:textId="0AA14B0B" w:rsidR="00F96B5A" w:rsidRPr="0062090E" w:rsidRDefault="00F96B5A">
    <w:pPr>
      <w:pStyle w:val="Header"/>
      <w:rPr>
        <w:rFonts w:ascii="Times New Roman" w:hAnsi="Times New Roman" w:cs="Times New Roman"/>
        <w:lang w:val="en-US"/>
      </w:rPr>
    </w:pPr>
    <w:r w:rsidRPr="0062090E">
      <w:rPr>
        <w:rFonts w:ascii="Times New Roman" w:hAnsi="Times New Roman" w:cs="Times New Roman"/>
        <w:lang w:val="en-US"/>
      </w:rPr>
      <w:t>SYSTEM JUSTIFICATION IN HIGH TECH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5208D"/>
    <w:multiLevelType w:val="hybridMultilevel"/>
    <w:tmpl w:val="D72EAF9A"/>
    <w:lvl w:ilvl="0" w:tplc="AB7C5C14">
      <w:start w:val="1"/>
      <w:numFmt w:val="decimal"/>
      <w:lvlText w:val="%1."/>
      <w:lvlJc w:val="left"/>
      <w:pPr>
        <w:ind w:left="720" w:hanging="360"/>
      </w:pPr>
      <w:rPr>
        <w:rFonts w:hint="default"/>
        <w:b w:val="0"/>
        <w:color w:val="40404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6080C5B"/>
    <w:multiLevelType w:val="hybridMultilevel"/>
    <w:tmpl w:val="D72EAF9A"/>
    <w:lvl w:ilvl="0" w:tplc="AB7C5C14">
      <w:start w:val="1"/>
      <w:numFmt w:val="decimal"/>
      <w:lvlText w:val="%1."/>
      <w:lvlJc w:val="left"/>
      <w:pPr>
        <w:ind w:left="720" w:hanging="360"/>
      </w:pPr>
      <w:rPr>
        <w:rFonts w:hint="default"/>
        <w:b w:val="0"/>
        <w:color w:val="40404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B364E45"/>
    <w:multiLevelType w:val="hybridMultilevel"/>
    <w:tmpl w:val="D72EAF9A"/>
    <w:lvl w:ilvl="0" w:tplc="AB7C5C14">
      <w:start w:val="1"/>
      <w:numFmt w:val="decimal"/>
      <w:lvlText w:val="%1."/>
      <w:lvlJc w:val="left"/>
      <w:pPr>
        <w:ind w:left="720" w:hanging="360"/>
      </w:pPr>
      <w:rPr>
        <w:rFonts w:hint="default"/>
        <w:b w:val="0"/>
        <w:color w:val="40404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2F857CB"/>
    <w:multiLevelType w:val="hybridMultilevel"/>
    <w:tmpl w:val="D72EAF9A"/>
    <w:lvl w:ilvl="0" w:tplc="AB7C5C14">
      <w:start w:val="1"/>
      <w:numFmt w:val="decimal"/>
      <w:lvlText w:val="%1."/>
      <w:lvlJc w:val="left"/>
      <w:pPr>
        <w:ind w:left="720" w:hanging="360"/>
      </w:pPr>
      <w:rPr>
        <w:rFonts w:hint="default"/>
        <w:b w:val="0"/>
        <w:color w:val="40404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E2E1021"/>
    <w:multiLevelType w:val="hybridMultilevel"/>
    <w:tmpl w:val="D72EAF9A"/>
    <w:lvl w:ilvl="0" w:tplc="AB7C5C14">
      <w:start w:val="1"/>
      <w:numFmt w:val="decimal"/>
      <w:lvlText w:val="%1."/>
      <w:lvlJc w:val="left"/>
      <w:pPr>
        <w:ind w:left="720" w:hanging="360"/>
      </w:pPr>
      <w:rPr>
        <w:rFonts w:hint="default"/>
        <w:b w:val="0"/>
        <w:color w:val="40404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E584BEA"/>
    <w:multiLevelType w:val="hybridMultilevel"/>
    <w:tmpl w:val="D72EAF9A"/>
    <w:lvl w:ilvl="0" w:tplc="AB7C5C14">
      <w:start w:val="1"/>
      <w:numFmt w:val="decimal"/>
      <w:lvlText w:val="%1."/>
      <w:lvlJc w:val="left"/>
      <w:pPr>
        <w:ind w:left="720" w:hanging="360"/>
      </w:pPr>
      <w:rPr>
        <w:rFonts w:hint="default"/>
        <w:b w:val="0"/>
        <w:color w:val="40404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E707186"/>
    <w:multiLevelType w:val="hybridMultilevel"/>
    <w:tmpl w:val="F91ADBA8"/>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EE32FF6"/>
    <w:multiLevelType w:val="hybridMultilevel"/>
    <w:tmpl w:val="D1983D7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3FB07ED"/>
    <w:multiLevelType w:val="hybridMultilevel"/>
    <w:tmpl w:val="D72EAF9A"/>
    <w:lvl w:ilvl="0" w:tplc="AB7C5C14">
      <w:start w:val="1"/>
      <w:numFmt w:val="decimal"/>
      <w:lvlText w:val="%1."/>
      <w:lvlJc w:val="left"/>
      <w:pPr>
        <w:ind w:left="720" w:hanging="360"/>
      </w:pPr>
      <w:rPr>
        <w:rFonts w:hint="default"/>
        <w:b w:val="0"/>
        <w:color w:val="40404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C0506AF"/>
    <w:multiLevelType w:val="hybridMultilevel"/>
    <w:tmpl w:val="D72EAF9A"/>
    <w:lvl w:ilvl="0" w:tplc="AB7C5C14">
      <w:start w:val="1"/>
      <w:numFmt w:val="decimal"/>
      <w:lvlText w:val="%1."/>
      <w:lvlJc w:val="left"/>
      <w:pPr>
        <w:ind w:left="720" w:hanging="360"/>
      </w:pPr>
      <w:rPr>
        <w:rFonts w:hint="default"/>
        <w:b w:val="0"/>
        <w:color w:val="40404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5826855"/>
    <w:multiLevelType w:val="hybridMultilevel"/>
    <w:tmpl w:val="D72EAF9A"/>
    <w:lvl w:ilvl="0" w:tplc="AB7C5C14">
      <w:start w:val="1"/>
      <w:numFmt w:val="decimal"/>
      <w:lvlText w:val="%1."/>
      <w:lvlJc w:val="left"/>
      <w:pPr>
        <w:ind w:left="720" w:hanging="360"/>
      </w:pPr>
      <w:rPr>
        <w:rFonts w:hint="default"/>
        <w:b w:val="0"/>
        <w:color w:val="40404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9330D66"/>
    <w:multiLevelType w:val="hybridMultilevel"/>
    <w:tmpl w:val="4EE41B28"/>
    <w:lvl w:ilvl="0" w:tplc="4008CB50">
      <w:start w:val="1"/>
      <w:numFmt w:val="bullet"/>
      <w:lvlText w:val="-"/>
      <w:lvlJc w:val="left"/>
      <w:pPr>
        <w:ind w:left="3960" w:hanging="360"/>
      </w:pPr>
      <w:rPr>
        <w:rFonts w:ascii="Times New Roman" w:eastAsiaTheme="minorHAnsi" w:hAnsi="Times New Roman" w:cs="Times New Roman" w:hint="default"/>
      </w:rPr>
    </w:lvl>
    <w:lvl w:ilvl="1" w:tplc="10090003" w:tentative="1">
      <w:start w:val="1"/>
      <w:numFmt w:val="bullet"/>
      <w:lvlText w:val="o"/>
      <w:lvlJc w:val="left"/>
      <w:pPr>
        <w:ind w:left="4680" w:hanging="360"/>
      </w:pPr>
      <w:rPr>
        <w:rFonts w:ascii="Courier New" w:hAnsi="Courier New" w:cs="Courier New" w:hint="default"/>
      </w:rPr>
    </w:lvl>
    <w:lvl w:ilvl="2" w:tplc="10090005" w:tentative="1">
      <w:start w:val="1"/>
      <w:numFmt w:val="bullet"/>
      <w:lvlText w:val=""/>
      <w:lvlJc w:val="left"/>
      <w:pPr>
        <w:ind w:left="5400" w:hanging="360"/>
      </w:pPr>
      <w:rPr>
        <w:rFonts w:ascii="Wingdings" w:hAnsi="Wingdings" w:hint="default"/>
      </w:rPr>
    </w:lvl>
    <w:lvl w:ilvl="3" w:tplc="10090001" w:tentative="1">
      <w:start w:val="1"/>
      <w:numFmt w:val="bullet"/>
      <w:lvlText w:val=""/>
      <w:lvlJc w:val="left"/>
      <w:pPr>
        <w:ind w:left="6120" w:hanging="360"/>
      </w:pPr>
      <w:rPr>
        <w:rFonts w:ascii="Symbol" w:hAnsi="Symbol" w:hint="default"/>
      </w:rPr>
    </w:lvl>
    <w:lvl w:ilvl="4" w:tplc="10090003" w:tentative="1">
      <w:start w:val="1"/>
      <w:numFmt w:val="bullet"/>
      <w:lvlText w:val="o"/>
      <w:lvlJc w:val="left"/>
      <w:pPr>
        <w:ind w:left="6840" w:hanging="360"/>
      </w:pPr>
      <w:rPr>
        <w:rFonts w:ascii="Courier New" w:hAnsi="Courier New" w:cs="Courier New" w:hint="default"/>
      </w:rPr>
    </w:lvl>
    <w:lvl w:ilvl="5" w:tplc="10090005" w:tentative="1">
      <w:start w:val="1"/>
      <w:numFmt w:val="bullet"/>
      <w:lvlText w:val=""/>
      <w:lvlJc w:val="left"/>
      <w:pPr>
        <w:ind w:left="7560" w:hanging="360"/>
      </w:pPr>
      <w:rPr>
        <w:rFonts w:ascii="Wingdings" w:hAnsi="Wingdings" w:hint="default"/>
      </w:rPr>
    </w:lvl>
    <w:lvl w:ilvl="6" w:tplc="10090001" w:tentative="1">
      <w:start w:val="1"/>
      <w:numFmt w:val="bullet"/>
      <w:lvlText w:val=""/>
      <w:lvlJc w:val="left"/>
      <w:pPr>
        <w:ind w:left="8280" w:hanging="360"/>
      </w:pPr>
      <w:rPr>
        <w:rFonts w:ascii="Symbol" w:hAnsi="Symbol" w:hint="default"/>
      </w:rPr>
    </w:lvl>
    <w:lvl w:ilvl="7" w:tplc="10090003" w:tentative="1">
      <w:start w:val="1"/>
      <w:numFmt w:val="bullet"/>
      <w:lvlText w:val="o"/>
      <w:lvlJc w:val="left"/>
      <w:pPr>
        <w:ind w:left="9000" w:hanging="360"/>
      </w:pPr>
      <w:rPr>
        <w:rFonts w:ascii="Courier New" w:hAnsi="Courier New" w:cs="Courier New" w:hint="default"/>
      </w:rPr>
    </w:lvl>
    <w:lvl w:ilvl="8" w:tplc="10090005" w:tentative="1">
      <w:start w:val="1"/>
      <w:numFmt w:val="bullet"/>
      <w:lvlText w:val=""/>
      <w:lvlJc w:val="left"/>
      <w:pPr>
        <w:ind w:left="9720" w:hanging="360"/>
      </w:pPr>
      <w:rPr>
        <w:rFonts w:ascii="Wingdings" w:hAnsi="Wingdings" w:hint="default"/>
      </w:rPr>
    </w:lvl>
  </w:abstractNum>
  <w:abstractNum w:abstractNumId="12" w15:restartNumberingAfterBreak="0">
    <w:nsid w:val="4A3A6A09"/>
    <w:multiLevelType w:val="hybridMultilevel"/>
    <w:tmpl w:val="D72EAF9A"/>
    <w:lvl w:ilvl="0" w:tplc="AB7C5C14">
      <w:start w:val="1"/>
      <w:numFmt w:val="decimal"/>
      <w:lvlText w:val="%1."/>
      <w:lvlJc w:val="left"/>
      <w:pPr>
        <w:ind w:left="720" w:hanging="360"/>
      </w:pPr>
      <w:rPr>
        <w:rFonts w:hint="default"/>
        <w:b w:val="0"/>
        <w:color w:val="40404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4FF70E47"/>
    <w:multiLevelType w:val="hybridMultilevel"/>
    <w:tmpl w:val="D1983D7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527463A2"/>
    <w:multiLevelType w:val="hybridMultilevel"/>
    <w:tmpl w:val="D72EAF9A"/>
    <w:lvl w:ilvl="0" w:tplc="AB7C5C14">
      <w:start w:val="1"/>
      <w:numFmt w:val="decimal"/>
      <w:lvlText w:val="%1."/>
      <w:lvlJc w:val="left"/>
      <w:pPr>
        <w:ind w:left="720" w:hanging="360"/>
      </w:pPr>
      <w:rPr>
        <w:rFonts w:hint="default"/>
        <w:b w:val="0"/>
        <w:color w:val="40404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657918CC"/>
    <w:multiLevelType w:val="hybridMultilevel"/>
    <w:tmpl w:val="78FCE91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68037C74"/>
    <w:multiLevelType w:val="hybridMultilevel"/>
    <w:tmpl w:val="5094BF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3"/>
  </w:num>
  <w:num w:numId="3">
    <w:abstractNumId w:val="15"/>
  </w:num>
  <w:num w:numId="4">
    <w:abstractNumId w:val="5"/>
  </w:num>
  <w:num w:numId="5">
    <w:abstractNumId w:val="11"/>
  </w:num>
  <w:num w:numId="6">
    <w:abstractNumId w:val="1"/>
  </w:num>
  <w:num w:numId="7">
    <w:abstractNumId w:val="2"/>
  </w:num>
  <w:num w:numId="8">
    <w:abstractNumId w:val="0"/>
  </w:num>
  <w:num w:numId="9">
    <w:abstractNumId w:val="9"/>
  </w:num>
  <w:num w:numId="10">
    <w:abstractNumId w:val="10"/>
  </w:num>
  <w:num w:numId="11">
    <w:abstractNumId w:val="8"/>
  </w:num>
  <w:num w:numId="12">
    <w:abstractNumId w:val="12"/>
  </w:num>
  <w:num w:numId="13">
    <w:abstractNumId w:val="3"/>
  </w:num>
  <w:num w:numId="14">
    <w:abstractNumId w:val="14"/>
  </w:num>
  <w:num w:numId="15">
    <w:abstractNumId w:val="4"/>
  </w:num>
  <w:num w:numId="16">
    <w:abstractNumId w:val="7"/>
  </w:num>
  <w:num w:numId="17">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lizabeth Marks">
    <w15:presenceInfo w15:providerId="Windows Live" w15:userId="23c45164968f2109"/>
  </w15:person>
  <w15:person w15:author="William Hall">
    <w15:presenceInfo w15:providerId="AD" w15:userId="S::will.hall@utoronto.ca::28a7ef54-dc5e-450d-b9ef-7b1d25bc1f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zMDExsrA0MrI0MTBU0lEKTi0uzszPAymwqAUAmkAsKiwAAAA="/>
  </w:docVars>
  <w:rsids>
    <w:rsidRoot w:val="00FA5FFE"/>
    <w:rsid w:val="00000282"/>
    <w:rsid w:val="000031A7"/>
    <w:rsid w:val="00013B54"/>
    <w:rsid w:val="00014FCB"/>
    <w:rsid w:val="00015617"/>
    <w:rsid w:val="00021A0F"/>
    <w:rsid w:val="000256A6"/>
    <w:rsid w:val="0003174C"/>
    <w:rsid w:val="0004454D"/>
    <w:rsid w:val="000604C2"/>
    <w:rsid w:val="00065D7E"/>
    <w:rsid w:val="0006680B"/>
    <w:rsid w:val="0008327E"/>
    <w:rsid w:val="000A180D"/>
    <w:rsid w:val="000A3A3D"/>
    <w:rsid w:val="000B19E8"/>
    <w:rsid w:val="000C00FA"/>
    <w:rsid w:val="000C3C07"/>
    <w:rsid w:val="000D4708"/>
    <w:rsid w:val="000D569A"/>
    <w:rsid w:val="000E2344"/>
    <w:rsid w:val="000F4C0C"/>
    <w:rsid w:val="0012131D"/>
    <w:rsid w:val="00145FE7"/>
    <w:rsid w:val="001545F7"/>
    <w:rsid w:val="00154E04"/>
    <w:rsid w:val="00155D6D"/>
    <w:rsid w:val="0017550F"/>
    <w:rsid w:val="00175F64"/>
    <w:rsid w:val="0017653D"/>
    <w:rsid w:val="00187021"/>
    <w:rsid w:val="00194678"/>
    <w:rsid w:val="00195B40"/>
    <w:rsid w:val="001972EC"/>
    <w:rsid w:val="00197FA5"/>
    <w:rsid w:val="001A1A52"/>
    <w:rsid w:val="001B24E2"/>
    <w:rsid w:val="001B25CD"/>
    <w:rsid w:val="001D0F30"/>
    <w:rsid w:val="001E35DC"/>
    <w:rsid w:val="001F233E"/>
    <w:rsid w:val="00200210"/>
    <w:rsid w:val="00205A2F"/>
    <w:rsid w:val="0021092D"/>
    <w:rsid w:val="002166A6"/>
    <w:rsid w:val="002168B4"/>
    <w:rsid w:val="00227F3B"/>
    <w:rsid w:val="00230BD8"/>
    <w:rsid w:val="0023208A"/>
    <w:rsid w:val="00236B1D"/>
    <w:rsid w:val="002415AC"/>
    <w:rsid w:val="0025710C"/>
    <w:rsid w:val="0026042F"/>
    <w:rsid w:val="002631FE"/>
    <w:rsid w:val="0028240B"/>
    <w:rsid w:val="00284CBD"/>
    <w:rsid w:val="00287D49"/>
    <w:rsid w:val="0029308B"/>
    <w:rsid w:val="002B02C8"/>
    <w:rsid w:val="002B1665"/>
    <w:rsid w:val="002C082F"/>
    <w:rsid w:val="002E4448"/>
    <w:rsid w:val="002E6667"/>
    <w:rsid w:val="002E7369"/>
    <w:rsid w:val="002F7095"/>
    <w:rsid w:val="002F7D6C"/>
    <w:rsid w:val="00301864"/>
    <w:rsid w:val="00311469"/>
    <w:rsid w:val="003419A4"/>
    <w:rsid w:val="00343642"/>
    <w:rsid w:val="0036287B"/>
    <w:rsid w:val="00370B06"/>
    <w:rsid w:val="00387A5E"/>
    <w:rsid w:val="003A09C1"/>
    <w:rsid w:val="003C14A3"/>
    <w:rsid w:val="003C4594"/>
    <w:rsid w:val="003D158E"/>
    <w:rsid w:val="003E596E"/>
    <w:rsid w:val="003E6DA8"/>
    <w:rsid w:val="003F6D9E"/>
    <w:rsid w:val="00403395"/>
    <w:rsid w:val="00407A03"/>
    <w:rsid w:val="00415C3B"/>
    <w:rsid w:val="00416518"/>
    <w:rsid w:val="004374D7"/>
    <w:rsid w:val="004417E4"/>
    <w:rsid w:val="00471DE4"/>
    <w:rsid w:val="00472534"/>
    <w:rsid w:val="004824D3"/>
    <w:rsid w:val="00493259"/>
    <w:rsid w:val="00494456"/>
    <w:rsid w:val="00494D4E"/>
    <w:rsid w:val="00494FE0"/>
    <w:rsid w:val="004A008E"/>
    <w:rsid w:val="004A0DE1"/>
    <w:rsid w:val="004A2AB2"/>
    <w:rsid w:val="004B26DC"/>
    <w:rsid w:val="004E0284"/>
    <w:rsid w:val="00523ABF"/>
    <w:rsid w:val="005315C3"/>
    <w:rsid w:val="005331C5"/>
    <w:rsid w:val="00536A69"/>
    <w:rsid w:val="00536E8B"/>
    <w:rsid w:val="00546B20"/>
    <w:rsid w:val="0055295C"/>
    <w:rsid w:val="005551BE"/>
    <w:rsid w:val="00556021"/>
    <w:rsid w:val="00571E5B"/>
    <w:rsid w:val="00573135"/>
    <w:rsid w:val="00573B5F"/>
    <w:rsid w:val="005964D8"/>
    <w:rsid w:val="005A6264"/>
    <w:rsid w:val="005B427A"/>
    <w:rsid w:val="005B58DA"/>
    <w:rsid w:val="005C00FA"/>
    <w:rsid w:val="005C4999"/>
    <w:rsid w:val="005C4C97"/>
    <w:rsid w:val="005D5E6E"/>
    <w:rsid w:val="005D6314"/>
    <w:rsid w:val="005F4FF1"/>
    <w:rsid w:val="006004ED"/>
    <w:rsid w:val="00604996"/>
    <w:rsid w:val="00606398"/>
    <w:rsid w:val="00611EA6"/>
    <w:rsid w:val="0062090E"/>
    <w:rsid w:val="00621EEC"/>
    <w:rsid w:val="006220E2"/>
    <w:rsid w:val="00623161"/>
    <w:rsid w:val="00645625"/>
    <w:rsid w:val="00661108"/>
    <w:rsid w:val="00684393"/>
    <w:rsid w:val="00690A31"/>
    <w:rsid w:val="00692718"/>
    <w:rsid w:val="00692A64"/>
    <w:rsid w:val="006967E6"/>
    <w:rsid w:val="006A0246"/>
    <w:rsid w:val="006A7AB7"/>
    <w:rsid w:val="006B569A"/>
    <w:rsid w:val="006C5533"/>
    <w:rsid w:val="006C6A0A"/>
    <w:rsid w:val="006D1C79"/>
    <w:rsid w:val="006E16D5"/>
    <w:rsid w:val="006E5BD8"/>
    <w:rsid w:val="006E7802"/>
    <w:rsid w:val="006F2AF4"/>
    <w:rsid w:val="007003E5"/>
    <w:rsid w:val="0070187B"/>
    <w:rsid w:val="007066EC"/>
    <w:rsid w:val="00723423"/>
    <w:rsid w:val="00734B59"/>
    <w:rsid w:val="00736829"/>
    <w:rsid w:val="00740832"/>
    <w:rsid w:val="00741A84"/>
    <w:rsid w:val="0076582F"/>
    <w:rsid w:val="00766772"/>
    <w:rsid w:val="0077215D"/>
    <w:rsid w:val="00772D73"/>
    <w:rsid w:val="00776BCC"/>
    <w:rsid w:val="007912C8"/>
    <w:rsid w:val="007947A8"/>
    <w:rsid w:val="007A167F"/>
    <w:rsid w:val="007B2A92"/>
    <w:rsid w:val="007B383E"/>
    <w:rsid w:val="007C1A56"/>
    <w:rsid w:val="007D4950"/>
    <w:rsid w:val="00821F87"/>
    <w:rsid w:val="008236CD"/>
    <w:rsid w:val="00824DE5"/>
    <w:rsid w:val="00846554"/>
    <w:rsid w:val="00862F1B"/>
    <w:rsid w:val="00867714"/>
    <w:rsid w:val="00881D90"/>
    <w:rsid w:val="0088296B"/>
    <w:rsid w:val="00892975"/>
    <w:rsid w:val="0089456A"/>
    <w:rsid w:val="00895186"/>
    <w:rsid w:val="008A0A01"/>
    <w:rsid w:val="008A7304"/>
    <w:rsid w:val="008A7928"/>
    <w:rsid w:val="008C27C2"/>
    <w:rsid w:val="008E216C"/>
    <w:rsid w:val="008F56A0"/>
    <w:rsid w:val="00911023"/>
    <w:rsid w:val="00912AB7"/>
    <w:rsid w:val="009173FB"/>
    <w:rsid w:val="009226CF"/>
    <w:rsid w:val="009244F6"/>
    <w:rsid w:val="00924E24"/>
    <w:rsid w:val="00927B69"/>
    <w:rsid w:val="00935106"/>
    <w:rsid w:val="00937DAE"/>
    <w:rsid w:val="00940B58"/>
    <w:rsid w:val="00942575"/>
    <w:rsid w:val="00942A00"/>
    <w:rsid w:val="00944CF8"/>
    <w:rsid w:val="00960395"/>
    <w:rsid w:val="0096074F"/>
    <w:rsid w:val="009740D1"/>
    <w:rsid w:val="00981E95"/>
    <w:rsid w:val="0099176E"/>
    <w:rsid w:val="009C3B88"/>
    <w:rsid w:val="009D3C74"/>
    <w:rsid w:val="009E48A5"/>
    <w:rsid w:val="009E695B"/>
    <w:rsid w:val="009E69C4"/>
    <w:rsid w:val="009F111B"/>
    <w:rsid w:val="00A02AE3"/>
    <w:rsid w:val="00A05792"/>
    <w:rsid w:val="00A1474B"/>
    <w:rsid w:val="00A31178"/>
    <w:rsid w:val="00A35336"/>
    <w:rsid w:val="00A424D3"/>
    <w:rsid w:val="00A43B2C"/>
    <w:rsid w:val="00A57A0D"/>
    <w:rsid w:val="00A600B4"/>
    <w:rsid w:val="00A7591A"/>
    <w:rsid w:val="00AA1366"/>
    <w:rsid w:val="00AA2CA3"/>
    <w:rsid w:val="00AA2E27"/>
    <w:rsid w:val="00AA69E6"/>
    <w:rsid w:val="00AA7703"/>
    <w:rsid w:val="00AB3A05"/>
    <w:rsid w:val="00AB5F63"/>
    <w:rsid w:val="00AB7021"/>
    <w:rsid w:val="00AC0C10"/>
    <w:rsid w:val="00AD2155"/>
    <w:rsid w:val="00AD5DC6"/>
    <w:rsid w:val="00AD7459"/>
    <w:rsid w:val="00AF00C0"/>
    <w:rsid w:val="00B01F94"/>
    <w:rsid w:val="00B021A0"/>
    <w:rsid w:val="00B03C9D"/>
    <w:rsid w:val="00B11D9E"/>
    <w:rsid w:val="00B33653"/>
    <w:rsid w:val="00B449C3"/>
    <w:rsid w:val="00B46D5D"/>
    <w:rsid w:val="00B56F5D"/>
    <w:rsid w:val="00B63BD0"/>
    <w:rsid w:val="00B63F5F"/>
    <w:rsid w:val="00B7073B"/>
    <w:rsid w:val="00B85D8D"/>
    <w:rsid w:val="00BB0A48"/>
    <w:rsid w:val="00BF12AA"/>
    <w:rsid w:val="00BF330B"/>
    <w:rsid w:val="00C016B1"/>
    <w:rsid w:val="00C01958"/>
    <w:rsid w:val="00C04262"/>
    <w:rsid w:val="00C14C1F"/>
    <w:rsid w:val="00C20013"/>
    <w:rsid w:val="00C20096"/>
    <w:rsid w:val="00C22633"/>
    <w:rsid w:val="00C47FD6"/>
    <w:rsid w:val="00C519D5"/>
    <w:rsid w:val="00C61BE9"/>
    <w:rsid w:val="00C637C4"/>
    <w:rsid w:val="00C65869"/>
    <w:rsid w:val="00C6729F"/>
    <w:rsid w:val="00C70B94"/>
    <w:rsid w:val="00C710C2"/>
    <w:rsid w:val="00C74CDF"/>
    <w:rsid w:val="00CA118D"/>
    <w:rsid w:val="00CA5A7F"/>
    <w:rsid w:val="00CB171E"/>
    <w:rsid w:val="00CB2C48"/>
    <w:rsid w:val="00CC0AA7"/>
    <w:rsid w:val="00CC36D7"/>
    <w:rsid w:val="00CD0F5E"/>
    <w:rsid w:val="00CD6CF5"/>
    <w:rsid w:val="00CE475F"/>
    <w:rsid w:val="00CF3646"/>
    <w:rsid w:val="00CF47DD"/>
    <w:rsid w:val="00CF6645"/>
    <w:rsid w:val="00D037B7"/>
    <w:rsid w:val="00D24E59"/>
    <w:rsid w:val="00D26BE9"/>
    <w:rsid w:val="00D273C6"/>
    <w:rsid w:val="00D33388"/>
    <w:rsid w:val="00D354CF"/>
    <w:rsid w:val="00D46F8B"/>
    <w:rsid w:val="00D517BE"/>
    <w:rsid w:val="00D610E5"/>
    <w:rsid w:val="00D63765"/>
    <w:rsid w:val="00D63A37"/>
    <w:rsid w:val="00D70DD4"/>
    <w:rsid w:val="00D70F57"/>
    <w:rsid w:val="00D83D64"/>
    <w:rsid w:val="00D84DFE"/>
    <w:rsid w:val="00D90BFA"/>
    <w:rsid w:val="00DA05D7"/>
    <w:rsid w:val="00DA25A3"/>
    <w:rsid w:val="00DA444C"/>
    <w:rsid w:val="00DC238C"/>
    <w:rsid w:val="00DC5136"/>
    <w:rsid w:val="00DE5069"/>
    <w:rsid w:val="00DF2433"/>
    <w:rsid w:val="00DF5584"/>
    <w:rsid w:val="00DF6968"/>
    <w:rsid w:val="00E1257F"/>
    <w:rsid w:val="00E12625"/>
    <w:rsid w:val="00E14A01"/>
    <w:rsid w:val="00E31917"/>
    <w:rsid w:val="00E35B58"/>
    <w:rsid w:val="00E46C92"/>
    <w:rsid w:val="00E56060"/>
    <w:rsid w:val="00E57306"/>
    <w:rsid w:val="00E671E7"/>
    <w:rsid w:val="00E723DF"/>
    <w:rsid w:val="00E7747B"/>
    <w:rsid w:val="00E82573"/>
    <w:rsid w:val="00E84FC0"/>
    <w:rsid w:val="00E955E5"/>
    <w:rsid w:val="00EA158E"/>
    <w:rsid w:val="00EC1016"/>
    <w:rsid w:val="00EC1E1C"/>
    <w:rsid w:val="00EC5679"/>
    <w:rsid w:val="00ED038C"/>
    <w:rsid w:val="00EF2A12"/>
    <w:rsid w:val="00F01B73"/>
    <w:rsid w:val="00F15C35"/>
    <w:rsid w:val="00F25D7F"/>
    <w:rsid w:val="00F301E0"/>
    <w:rsid w:val="00F31396"/>
    <w:rsid w:val="00F345AC"/>
    <w:rsid w:val="00F47622"/>
    <w:rsid w:val="00F66068"/>
    <w:rsid w:val="00F81325"/>
    <w:rsid w:val="00F815F2"/>
    <w:rsid w:val="00F81A2D"/>
    <w:rsid w:val="00F82D04"/>
    <w:rsid w:val="00F96B5A"/>
    <w:rsid w:val="00FA5FFE"/>
    <w:rsid w:val="00FA72AE"/>
    <w:rsid w:val="00FC5602"/>
    <w:rsid w:val="00FD46CC"/>
    <w:rsid w:val="00FD583E"/>
    <w:rsid w:val="00FE036C"/>
    <w:rsid w:val="00FE30A2"/>
    <w:rsid w:val="00FE3289"/>
    <w:rsid w:val="00FF03F0"/>
    <w:rsid w:val="00FF417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ACF05"/>
  <w15:chartTrackingRefBased/>
  <w15:docId w15:val="{6F74CD83-17B2-4448-8B98-CA42B0DCB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7A0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07A03"/>
    <w:rPr>
      <w:color w:val="0000FF"/>
      <w:u w:val="single"/>
    </w:rPr>
  </w:style>
  <w:style w:type="character" w:styleId="CommentReference">
    <w:name w:val="annotation reference"/>
    <w:basedOn w:val="DefaultParagraphFont"/>
    <w:unhideWhenUsed/>
    <w:rsid w:val="00407A03"/>
    <w:rPr>
      <w:sz w:val="16"/>
      <w:szCs w:val="16"/>
    </w:rPr>
  </w:style>
  <w:style w:type="paragraph" w:styleId="CommentText">
    <w:name w:val="annotation text"/>
    <w:basedOn w:val="Normal"/>
    <w:link w:val="CommentTextChar"/>
    <w:unhideWhenUsed/>
    <w:rsid w:val="00407A03"/>
    <w:pPr>
      <w:spacing w:line="240" w:lineRule="auto"/>
    </w:pPr>
    <w:rPr>
      <w:sz w:val="20"/>
      <w:szCs w:val="20"/>
    </w:rPr>
  </w:style>
  <w:style w:type="character" w:customStyle="1" w:styleId="CommentTextChar">
    <w:name w:val="Comment Text Char"/>
    <w:basedOn w:val="DefaultParagraphFont"/>
    <w:link w:val="CommentText"/>
    <w:rsid w:val="00407A03"/>
    <w:rPr>
      <w:sz w:val="20"/>
      <w:szCs w:val="20"/>
    </w:rPr>
  </w:style>
  <w:style w:type="paragraph" w:styleId="NormalWeb">
    <w:name w:val="Normal (Web)"/>
    <w:basedOn w:val="Normal"/>
    <w:uiPriority w:val="99"/>
    <w:unhideWhenUsed/>
    <w:rsid w:val="00A02AE3"/>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17653D"/>
    <w:pPr>
      <w:ind w:left="720"/>
      <w:contextualSpacing/>
    </w:pPr>
  </w:style>
  <w:style w:type="table" w:styleId="TableGrid">
    <w:name w:val="Table Grid"/>
    <w:basedOn w:val="TableNormal"/>
    <w:uiPriority w:val="39"/>
    <w:rsid w:val="001765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17653D"/>
    <w:rPr>
      <w:b/>
      <w:bCs/>
    </w:rPr>
  </w:style>
  <w:style w:type="character" w:customStyle="1" w:styleId="CommentSubjectChar">
    <w:name w:val="Comment Subject Char"/>
    <w:basedOn w:val="CommentTextChar"/>
    <w:link w:val="CommentSubject"/>
    <w:uiPriority w:val="99"/>
    <w:semiHidden/>
    <w:rsid w:val="0017653D"/>
    <w:rPr>
      <w:b/>
      <w:bCs/>
      <w:sz w:val="20"/>
      <w:szCs w:val="20"/>
    </w:rPr>
  </w:style>
  <w:style w:type="paragraph" w:styleId="Header">
    <w:name w:val="header"/>
    <w:basedOn w:val="Normal"/>
    <w:link w:val="HeaderChar"/>
    <w:uiPriority w:val="99"/>
    <w:unhideWhenUsed/>
    <w:rsid w:val="006209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090E"/>
  </w:style>
  <w:style w:type="paragraph" w:styleId="Footer">
    <w:name w:val="footer"/>
    <w:basedOn w:val="Normal"/>
    <w:link w:val="FooterChar"/>
    <w:uiPriority w:val="99"/>
    <w:unhideWhenUsed/>
    <w:rsid w:val="006209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090E"/>
  </w:style>
  <w:style w:type="character" w:styleId="UnresolvedMention">
    <w:name w:val="Unresolved Mention"/>
    <w:basedOn w:val="DefaultParagraphFont"/>
    <w:uiPriority w:val="99"/>
    <w:semiHidden/>
    <w:unhideWhenUsed/>
    <w:rsid w:val="00690A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microsoft.com/office/2007/relationships/hdphoto" Target="media/hdphoto1.wdp"/><Relationship Id="rId18" Type="http://schemas.openxmlformats.org/officeDocument/2006/relationships/image" Target="media/image4.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1.png"/><Relationship Id="rId17" Type="http://schemas.microsoft.com/office/2007/relationships/hdphoto" Target="media/hdphoto3.wdp"/><Relationship Id="rId25"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0.png"/><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9.pn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23c45164968f2109/Desktop/Thesis/Data%20analysis/Latest_recoded_clean_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CA" sz="1100" b="1" baseline="0">
                <a:solidFill>
                  <a:sysClr val="windowText" lastClr="000000"/>
                </a:solidFill>
              </a:rPr>
              <a:t>"</a:t>
            </a:r>
            <a:r>
              <a:rPr lang="en-CA" sz="1100" b="1">
                <a:solidFill>
                  <a:sysClr val="windowText" lastClr="000000"/>
                </a:solidFill>
              </a:rPr>
              <a:t>CCM seems like a Fun Place to Work"</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noFill/>
            <a:ln>
              <a:solidFill>
                <a:schemeClr val="tx1"/>
              </a:solidFill>
            </a:ln>
            <a:effectLst/>
          </c:spPr>
          <c:invertIfNegative val="0"/>
          <c:errBars>
            <c:errBarType val="both"/>
            <c:errValType val="cust"/>
            <c:noEndCap val="0"/>
            <c:plus>
              <c:numRef>
                <c:f>[Latest_recoded_clean_data.xlsx]Sheet2!$B$15:$C$15</c:f>
                <c:numCache>
                  <c:formatCode>General</c:formatCode>
                  <c:ptCount val="2"/>
                  <c:pt idx="0">
                    <c:v>1.2411760000000001</c:v>
                  </c:pt>
                  <c:pt idx="1">
                    <c:v>1.502022</c:v>
                  </c:pt>
                </c:numCache>
              </c:numRef>
            </c:plus>
            <c:minus>
              <c:numRef>
                <c:f>[Latest_recoded_clean_data.xlsx]Sheet2!$B$15:$C$15</c:f>
                <c:numCache>
                  <c:formatCode>General</c:formatCode>
                  <c:ptCount val="2"/>
                  <c:pt idx="0">
                    <c:v>1.2411760000000001</c:v>
                  </c:pt>
                  <c:pt idx="1">
                    <c:v>1.502022</c:v>
                  </c:pt>
                </c:numCache>
              </c:numRef>
            </c:minus>
            <c:spPr>
              <a:noFill/>
              <a:ln w="9525" cap="flat" cmpd="sng" algn="ctr">
                <a:solidFill>
                  <a:schemeClr val="tx1">
                    <a:lumMod val="65000"/>
                    <a:lumOff val="35000"/>
                  </a:schemeClr>
                </a:solidFill>
                <a:round/>
              </a:ln>
              <a:effectLst/>
            </c:spPr>
          </c:errBars>
          <c:cat>
            <c:strRef>
              <c:f>[Latest_recoded_clean_data.xlsx]Sheet2!$B$13:$C$13</c:f>
              <c:strCache>
                <c:ptCount val="2"/>
                <c:pt idx="0">
                  <c:v>Control</c:v>
                </c:pt>
                <c:pt idx="1">
                  <c:v>Experimental</c:v>
                </c:pt>
              </c:strCache>
            </c:strRef>
          </c:cat>
          <c:val>
            <c:numRef>
              <c:f>[Latest_recoded_clean_data.xlsx]Sheet2!$B$14:$C$14</c:f>
              <c:numCache>
                <c:formatCode>General</c:formatCode>
                <c:ptCount val="2"/>
                <c:pt idx="0">
                  <c:v>2.2896550000000002</c:v>
                </c:pt>
                <c:pt idx="1">
                  <c:v>2.6917810000000002</c:v>
                </c:pt>
              </c:numCache>
            </c:numRef>
          </c:val>
          <c:extLst>
            <c:ext xmlns:c16="http://schemas.microsoft.com/office/drawing/2014/chart" uri="{C3380CC4-5D6E-409C-BE32-E72D297353CC}">
              <c16:uniqueId val="{00000000-F0DC-49B9-A529-D8C4088993F1}"/>
            </c:ext>
          </c:extLst>
        </c:ser>
        <c:dLbls>
          <c:showLegendKey val="0"/>
          <c:showVal val="0"/>
          <c:showCatName val="0"/>
          <c:showSerName val="0"/>
          <c:showPercent val="0"/>
          <c:showBubbleSize val="0"/>
        </c:dLbls>
        <c:gapWidth val="219"/>
        <c:overlap val="-27"/>
        <c:axId val="1646593120"/>
        <c:axId val="1646592704"/>
      </c:barChart>
      <c:catAx>
        <c:axId val="1646593120"/>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CA" sz="900" b="1">
                    <a:solidFill>
                      <a:sysClr val="windowText" lastClr="000000"/>
                    </a:solidFill>
                  </a:rPr>
                  <a:t>Condition</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592704"/>
        <c:crosses val="autoZero"/>
        <c:auto val="1"/>
        <c:lblAlgn val="ctr"/>
        <c:lblOffset val="100"/>
        <c:noMultiLvlLbl val="0"/>
      </c:catAx>
      <c:valAx>
        <c:axId val="1646592704"/>
        <c:scaling>
          <c:orientation val="minMax"/>
          <c:min val="1"/>
        </c:scaling>
        <c:delete val="0"/>
        <c:axPos val="l"/>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CA" sz="800" b="1">
                    <a:solidFill>
                      <a:sysClr val="windowText" lastClr="000000"/>
                    </a:solidFill>
                  </a:rPr>
                  <a:t>Agreement</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5931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831073-0A5A-4ABB-A1EA-F6232A2F6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46</Pages>
  <Words>12651</Words>
  <Characters>72114</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Marks</dc:creator>
  <cp:keywords/>
  <dc:description/>
  <cp:lastModifiedBy>Elizabeth Marks</cp:lastModifiedBy>
  <cp:revision>37</cp:revision>
  <dcterms:created xsi:type="dcterms:W3CDTF">2021-05-01T00:58:00Z</dcterms:created>
  <dcterms:modified xsi:type="dcterms:W3CDTF">2021-05-01T02:11:00Z</dcterms:modified>
</cp:coreProperties>
</file>